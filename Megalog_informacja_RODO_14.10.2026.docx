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419A" w14:textId="77777777" w:rsidR="00625BB6" w:rsidRDefault="00000000">
      <w:pPr>
        <w:spacing w:after="0" w:line="240" w:lineRule="auto"/>
        <w:jc w:val="center"/>
        <w:rPr>
          <w:rFonts w:ascii="Century Gothic" w:hAnsi="Century Gothic"/>
        </w:rPr>
      </w:pPr>
      <w:commentRangeStart w:id="0"/>
      <w:del w:id="101" w:author="Ewa Retajczyk" w:date="2026-10-14T12:00:00Z">
        <w:r>
          <w:rPr>
            <w:rFonts w:ascii="Century Gothic" w:hAnsi="Century Gothic" w:cs="Times New Roman"/>
            <w:b/>
            <w:bCs/>
          </w:rPr>
          <w:delText xml:space="preserve">ADMINISTRATOR</w:delText>
        </w:r>
      </w:del>
      <w:ins w:id="102" w:author="Ewa Retajczyk" w:date="2026-10-14T12:00:00Z">
        <w:r>
          <w:rPr>
            <w:rFonts w:ascii="Century Gothic" w:hAnsi="Century Gothic" w:cs="Times New Roman"/>
            <w:b/>
            <w:bCs/>
          </w:rPr>
          <w:t xml:space="preserve">INFORMACJA O PRZETWARZANIU</w:t>
        </w:r>
      </w:ins>
      <w:r>
        <w:rPr>
          <w:rFonts w:ascii="Century Gothic" w:hAnsi="Century Gothic" w:cs="Times New Roman"/>
          <w:b/>
          <w:bCs/>
        </w:rPr>
        <w:t xml:space="preserve"> DANYCH OSOBOWYCH</w:t>
      </w:r>
      <w:commentRangeEnd w:id="0"/>
      <w:r>
        <w:commentReference w:id="0"/>
      </w:r>
    </w:p>
    <w:p w14:paraId="0BE6AD41" w14:textId="77777777" w:rsidR="00625BB6" w:rsidRDefault="00625BB6">
      <w:pPr>
        <w:spacing w:after="0" w:line="240" w:lineRule="auto"/>
        <w:jc w:val="center"/>
        <w:rPr>
          <w:rFonts w:ascii="Century Gothic" w:hAnsi="Century Gothic" w:cs="Times New Roman"/>
        </w:rPr>
      </w:pPr>
    </w:p>
    <w:p w14:paraId="2B915734" w14:textId="77777777" w:rsidR="00625BB6" w:rsidRDefault="00000000">
      <w:pPr>
        <w:pStyle w:val="Tekstpodstawowy"/>
        <w:spacing w:line="240" w:lineRule="auto"/>
        <w:ind w:left="-142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ab/>
      </w:r>
      <w:bookmarkStart w:id="0" w:name="X92450e80a24fb6747c436521589050606813068"/>
      <w:r>
        <w:rPr>
          <w:rFonts w:ascii="Century Gothic" w:hAnsi="Century Gothic"/>
          <w:sz w:val="22"/>
        </w:rPr>
        <w:t xml:space="preserve">Działając w imieniu </w:t>
      </w:r>
      <w:proofErr w:type="spellStart"/>
      <w:r>
        <w:rPr>
          <w:rFonts w:ascii="Century Gothic" w:hAnsi="Century Gothic"/>
          <w:sz w:val="22"/>
        </w:rPr>
        <w:t>Megalog</w:t>
      </w:r>
      <w:proofErr w:type="spellEnd"/>
      <w:r>
        <w:rPr>
          <w:rFonts w:ascii="Century Gothic" w:hAnsi="Century Gothic"/>
          <w:sz w:val="22"/>
        </w:rPr>
        <w:t xml:space="preserve"> Spółka z ograniczoną odpowiedzialnością z siedzibą w </w:t>
      </w:r>
      <w:r>
        <w:rPr>
          <w:rFonts w:ascii="Century Gothic" w:hAnsi="Century Gothic"/>
          <w:sz w:val="22"/>
        </w:rPr>
        <w:tab/>
        <w:t xml:space="preserve">Ciechanowie, jako administratora Państwa danych osobowych, informujemy o </w:t>
      </w:r>
      <w:r>
        <w:rPr>
          <w:rFonts w:ascii="Century Gothic" w:hAnsi="Century Gothic"/>
          <w:sz w:val="22"/>
        </w:rPr>
        <w:tab/>
        <w:t xml:space="preserve">zasadach przetwarzania Państwa danych osobowych oraz o przysługujących </w:t>
      </w:r>
      <w:r>
        <w:rPr>
          <w:rFonts w:ascii="Century Gothic" w:hAnsi="Century Gothic"/>
          <w:sz w:val="22"/>
        </w:rPr>
        <w:tab/>
        <w:t>Państwu prawach.</w:t>
      </w:r>
    </w:p>
    <w:p w14:paraId="01CB2F66" w14:textId="77777777" w:rsidR="00625BB6" w:rsidRDefault="00625BB6">
      <w:pPr>
        <w:pStyle w:val="Tekstpodstawowy"/>
        <w:spacing w:line="240" w:lineRule="auto"/>
        <w:jc w:val="both"/>
        <w:rPr>
          <w:rFonts w:ascii="Century Gothic" w:hAnsi="Century Gothic"/>
          <w:b/>
          <w:bCs/>
          <w:sz w:val="22"/>
        </w:rPr>
      </w:pPr>
    </w:p>
    <w:p>
      <w:pPr>
        <w:pStyle w:val="Tekstpodstawowy"/>
        <w:spacing w:line="240" w:lineRule="auto"/>
        <w:jc w:val="both"/>
        <w:rPr>
          <w:ins w:id="103" w:author="Ewa Retajczyk" w:date="2026-10-14T12:00:00Z"/>
          <w:rFonts w:ascii="Century Gothic" w:hAnsi="Century Gothic"/>
          <w:sz w:val="22"/>
        </w:rPr>
      </w:pPr>
      <w:commentRangeStart w:id="1"/>
      <w:ins w:id="104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Niniejsza informacja jest kierowana do osób fizycznych, które reprezentują strony Umowy nr 393/2026/Wn7/OA-IN-FM/D o dofinansowanie realizacji inwestycji w formie dotacji ze środków zgromadzonych na rachunku Funduszu Modernizacyjnego (dalej: Umowa) lub działają w ich imieniu, w szczególności reprezentantów, pełnomocników, pracowników i współpracowników Narodowego Funduszu Ochrony Środowiska i Gospodarki Wodnej – Krajowego Operatora Funduszu Modernizacyjnego (dalej: NFOŚiGW) oraz Spółki, wskazanych do wykonywania Umowy. Informację przekazujemy zgodnie z art. 13 i 14 RODO oraz § 18 Umowy.</w:t>
        </w:r>
      </w:ins>
      <w:commentRangeEnd w:id="1"/>
      <w:r>
        <w:commentReference w:id="1"/>
      </w:r>
    </w:p>
    <w:p w14:paraId="6AE616CC" w14:textId="77777777" w:rsidR="00625BB6" w:rsidRDefault="00000000">
      <w:pPr>
        <w:pStyle w:val="Tekstpodstawowy"/>
        <w:spacing w:line="240" w:lineRule="auto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b/>
          <w:bCs/>
          <w:sz w:val="22"/>
        </w:rPr>
        <w:t xml:space="preserve">Administratorem Pa</w:t>
      </w:r>
      <w:del w:id="105" w:author="Ewa Retajczyk" w:date="2026-10-14T12:00:00Z">
        <w:r>
          <w:rPr>
            <w:rFonts w:ascii="Century Gothic" w:hAnsi="Century Gothic"/>
            <w:b/>
            <w:bCs/>
            <w:sz w:val="22"/>
          </w:rPr>
          <w:delText xml:space="preserve">ni/Pan</w:delText>
        </w:r>
      </w:del>
      <w:ins w:id="106" w:author="Ewa Retajczyk" w:date="2026-10-14T12:00:00Z">
        <w:r>
          <w:rPr>
            <w:rFonts w:ascii="Century Gothic" w:hAnsi="Century Gothic"/>
            <w:b/>
            <w:bCs/>
            <w:sz w:val="22"/>
          </w:rPr>
          <w:t xml:space="preserve">ństw</w:t>
        </w:r>
      </w:ins>
      <w:r>
        <w:rPr>
          <w:rFonts w:ascii="Century Gothic" w:hAnsi="Century Gothic"/>
          <w:b/>
          <w:bCs/>
          <w:sz w:val="22"/>
        </w:rPr>
        <w:t xml:space="preserve">a danych osobowych jest </w:t>
      </w:r>
      <w:proofErr w:type="spellStart"/>
      <w:r>
        <w:rPr>
          <w:rFonts w:ascii="Century Gothic" w:hAnsi="Century Gothic"/>
          <w:b/>
          <w:bCs/>
          <w:sz w:val="22"/>
        </w:rPr>
        <w:t>Megalog</w:t>
      </w:r>
      <w:proofErr w:type="spellEnd"/>
      <w:r>
        <w:rPr>
          <w:rFonts w:ascii="Century Gothic" w:hAnsi="Century Gothic"/>
          <w:b/>
          <w:bCs/>
          <w:sz w:val="22"/>
        </w:rPr>
        <w:t xml:space="preserve"> spółka z ograniczoną odpowiedzialnością</w:t>
      </w:r>
      <w:r>
        <w:rPr>
          <w:rFonts w:ascii="Century Gothic" w:hAnsi="Century Gothic"/>
          <w:sz w:val="22"/>
        </w:rPr>
        <w:t xml:space="preserve"> </w:t>
      </w:r>
      <w:r>
        <w:rPr>
          <w:rFonts w:ascii="Century Gothic" w:hAnsi="Century Gothic"/>
          <w:b/>
          <w:bCs/>
          <w:sz w:val="22"/>
        </w:rPr>
        <w:t>z siedzibą w Ciechanowie,</w:t>
      </w:r>
      <w:r>
        <w:rPr>
          <w:rFonts w:ascii="Century Gothic" w:hAnsi="Century Gothic"/>
          <w:sz w:val="22"/>
        </w:rPr>
        <w:t xml:space="preserve"> ul. Tysiąclecia 1 06-400 Ciechanów, wpisana pod numerem KRS 0000887792 do rejestru przedsiębiorców Krajowego Rejestru Sądowego prowadzonego przez Sąd Rejonowy dla Łodzi-Śródmieścia w Łodzi, Sąd Gospodarczy, XX Wydział Gospodarczy Krajowego Rejestru Sądowego, NIP: 5662027377, REGON: 388383405, (dalej jako Administrator lub Spółka).</w:t>
      </w:r>
    </w:p>
    <w:p w14:paraId="1805798A" w14:textId="77777777" w:rsidR="00625BB6" w:rsidRDefault="00000000">
      <w:pPr>
        <w:pStyle w:val="Tekstpodstawowy"/>
        <w:spacing w:line="240" w:lineRule="auto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Kontakt z Administratorem jest możliwy:</w:t>
      </w:r>
    </w:p>
    <w:p w14:paraId="25145D0E" w14:textId="1198D356" w:rsidR="00625BB6" w:rsidRDefault="00000000">
      <w:pPr>
        <w:pStyle w:val="Tekstpodstawowy"/>
        <w:numPr>
          <w:ilvl w:val="0"/>
          <w:numId w:val="1"/>
        </w:numPr>
        <w:spacing w:line="240" w:lineRule="auto"/>
        <w:ind w:left="567" w:hanging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drogą elektroniczną:</w:t>
      </w:r>
      <w:r w:rsidR="005F2378">
        <w:rPr>
          <w:rFonts w:ascii="Century Gothic" w:hAnsi="Century Gothic"/>
          <w:sz w:val="22"/>
        </w:rPr>
        <w:t xml:space="preserve"> </w:t>
      </w:r>
      <w:hyperlink r:id="rId5" w:history="1">
        <w:r w:rsidR="005F2378" w:rsidRPr="00265ECF">
          <w:rPr>
            <w:rStyle w:val="Hipercze"/>
            <w:rFonts w:ascii="Century Gothic" w:hAnsi="Century Gothic"/>
            <w:sz w:val="22"/>
          </w:rPr>
          <w:t>info@megalog.pl</w:t>
        </w:r>
      </w:hyperlink>
      <w:r w:rsidR="005F2378">
        <w:rPr>
          <w:rFonts w:ascii="Century Gothic" w:hAnsi="Century Gothic"/>
          <w:sz w:val="22"/>
        </w:rPr>
        <w:t xml:space="preserve"> </w:t>
      </w:r>
    </w:p>
    <w:p w14:paraId="1942A539" w14:textId="25A9ED9D" w:rsidR="00625BB6" w:rsidRDefault="00000000">
      <w:pPr>
        <w:pStyle w:val="Tekstpodstawowy"/>
        <w:numPr>
          <w:ilvl w:val="0"/>
          <w:numId w:val="1"/>
        </w:numPr>
        <w:spacing w:line="240" w:lineRule="auto"/>
        <w:ind w:left="567" w:hanging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telefonicznie: </w:t>
      </w:r>
      <w:r w:rsidR="0058397D">
        <w:rPr>
          <w:rFonts w:ascii="Century Gothic" w:hAnsi="Century Gothic"/>
          <w:sz w:val="22"/>
        </w:rPr>
        <w:t>+48 500 415 515</w:t>
      </w:r>
    </w:p>
    <w:p w14:paraId="2CC94BF5" w14:textId="77777777" w:rsidR="00625BB6" w:rsidRDefault="00000000">
      <w:pPr>
        <w:pStyle w:val="Tekstpodstawowy"/>
        <w:numPr>
          <w:ilvl w:val="0"/>
          <w:numId w:val="1"/>
        </w:numPr>
        <w:spacing w:line="240" w:lineRule="auto"/>
        <w:ind w:left="567" w:hanging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pisemnie: na adres siedziby Administratora wskazany powyżej,</w:t>
      </w:r>
    </w:p>
    <w:p w14:paraId="4173BE16" w14:textId="77777777" w:rsidR="00625BB6" w:rsidRDefault="00625BB6">
      <w:pPr>
        <w:pStyle w:val="Tekstpodstawowy"/>
        <w:spacing w:line="240" w:lineRule="auto"/>
        <w:jc w:val="both"/>
        <w:rPr>
          <w:rFonts w:cs="Calibri"/>
          <w:b/>
          <w:bCs/>
        </w:rPr>
      </w:pPr>
    </w:p>
    <w:p>
      <w:pPr>
        <w:pStyle w:val="Tekstpodstawowy"/>
        <w:spacing w:line="240" w:lineRule="auto"/>
        <w:jc w:val="both"/>
        <w:rPr>
          <w:ins w:id="107" w:author="Ewa Retajczyk" w:date="2026-10-14T12:00:00Z"/>
          <w:rFonts w:ascii="Century Gothic" w:hAnsi="Century Gothic"/>
          <w:sz w:val="22"/>
        </w:rPr>
      </w:pPr>
      <w:commentRangeStart w:id="2"/>
      <w:ins w:id="108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Administrator nie wyznaczył inspektora ochrony danych.</w:t>
        </w:r>
      </w:ins>
      <w:commentRangeEnd w:id="2"/>
      <w:r>
        <w:commentReference w:id="2"/>
      </w:r>
    </w:p>
    <w:p w14:paraId="105021CB" w14:textId="77777777" w:rsidR="00625BB6" w:rsidRDefault="00000000">
      <w:pPr>
        <w:pStyle w:val="xmsonormal"/>
        <w:shd w:val="clear" w:color="auto" w:fill="FFFFFF"/>
        <w:spacing w:beforeAutospacing="0" w:afterAutospacing="0" w:line="240" w:lineRule="auto"/>
        <w:ind w:left="426" w:hanging="426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>Państwa dane osobowe będą przetwarzane, aby:</w:t>
      </w:r>
    </w:p>
    <w:p w14:paraId="6D2D2D61" w14:textId="462D93F8" w:rsidR="00625BB6" w:rsidRDefault="00000000">
      <w:pPr>
        <w:pStyle w:val="xmsonormal"/>
        <w:numPr>
          <w:ilvl w:val="0"/>
          <w:numId w:val="3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commentRangeStart w:id="3"/>
      <w:r>
        <w:rPr>
          <w:rFonts w:ascii="Century Gothic" w:hAnsi="Century Gothic" w:cs="Calibri"/>
          <w:color w:val="000000"/>
          <w:sz w:val="22"/>
          <w:szCs w:val="22"/>
        </w:rPr>
        <w:t xml:space="preserve">udokumentować, wykonywać, rozliczać </w:t>
      </w:r>
      <w:del w:id="109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delText xml:space="preserve">i archiwizować umowę zawartą z NFOŚiGW na podstawie właściwych przepisów prawa, w szczególności prawa: cywilnego, podatkowego, rachunkowego (podstawa prawna: art. 6 ust 1 lit. c</w:delText>
        </w:r>
      </w:del>
      <w:ins w:id="110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umowę zawartą z NFOŚiGW, w tym komunikować się w jej sprawach, weryfikować umocowanie do działania w imieniu stron oraz realizować obowiązki informacyjne, sprawozdawcze i kontrolne (podstawa prawna: prawnie uzasadniony interes Administratora polegający na prawidłowym wykonaniu Umowy – art. 6 ust. 1 lit. f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  Rozporządzenia Parlamentu Europejskiego i Rady (UE) 2016/679 z dnia 27 kwietnia 2016 r. w sprawie ochrony osób fizycznych w związku z przetwarzaniem danych osobowych i w sprawie swobodnego przepływu takich danych oraz uchylenia dyrektywy 95/46/WE (ogólne rozporządzenie o ochronie danych,</w:t>
      </w:r>
      <w:r w:rsidR="002B0DBB">
        <w:rPr>
          <w:rFonts w:ascii="Century Gothic" w:hAnsi="Century Gothic" w:cs="Calibri"/>
          <w:color w:val="000000"/>
          <w:sz w:val="22"/>
          <w:szCs w:val="22"/>
        </w:rPr>
        <w:t xml:space="preserve"> </w:t>
      </w:r>
      <w:r>
        <w:rPr>
          <w:rFonts w:ascii="Century Gothic" w:hAnsi="Century Gothic" w:cs="Calibri"/>
          <w:color w:val="000000"/>
          <w:sz w:val="22"/>
          <w:szCs w:val="22"/>
        </w:rPr>
        <w:t>dalej</w:t>
      </w:r>
      <w:r w:rsidR="002B0DBB">
        <w:rPr>
          <w:rFonts w:ascii="Century Gothic" w:hAnsi="Century Gothic" w:cs="Calibri"/>
          <w:color w:val="000000"/>
          <w:sz w:val="22"/>
          <w:szCs w:val="22"/>
        </w:rPr>
        <w:t xml:space="preserve"> – </w:t>
      </w:r>
      <w:r>
        <w:rPr>
          <w:rFonts w:ascii="Century Gothic" w:hAnsi="Century Gothic" w:cs="Calibri"/>
          <w:color w:val="000000"/>
          <w:sz w:val="22"/>
          <w:szCs w:val="22"/>
        </w:rPr>
        <w:t>RODO)</w:t>
      </w:r>
      <w:r w:rsidR="002B0DBB">
        <w:rPr>
          <w:rFonts w:ascii="Century Gothic" w:hAnsi="Century Gothic" w:cs="Calibri"/>
          <w:color w:val="000000"/>
          <w:sz w:val="22"/>
          <w:szCs w:val="22"/>
        </w:rPr>
        <w:t>,</w:t>
      </w:r>
      <w:commentRangeEnd w:id="3"/>
      <w:r>
        <w:commentReference w:id="3"/>
      </w:r>
    </w:p>
    <w:p>
      <w:pPr>
        <w:pStyle w:val="xmsonormal"/>
        <w:numPr>
          <w:ilvl w:val="0"/>
          <w:numId w:val="3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ins w:id="111" w:author="Ewa Retajczyk" w:date="2026-10-14T12:00:00Z"/>
          <w:rFonts w:ascii="Century Gothic" w:hAnsi="Century Gothic"/>
          <w:sz w:val="22"/>
        </w:rPr>
      </w:pPr>
      <w:ins w:id="112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wypełnić obowiązki prawne ciążące na Administratorze, w szczególności podatkowe i rachunkowe, w tym archiwizować dokumentację związaną z Umową (podstawa prawna: art. 6 ust. 1 lit. c RODO),</w:t>
        </w:r>
      </w:ins>
    </w:p>
    <w:p w14:paraId="7932CAC3" w14:textId="77777777" w:rsidR="00625BB6" w:rsidRDefault="00000000">
      <w:pPr>
        <w:pStyle w:val="xmsonormal"/>
        <w:numPr>
          <w:ilvl w:val="0"/>
          <w:numId w:val="3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>podjąć obronę przed ewentualnymi roszczeniami lub dochodzić ewentualnych roszczeń związanych z umową, jeżeli powstanie spór dotyczący ww. umowy. Podstawą prawną przetwarzania danych jest w tym wypadku nasz prawnie uzasadniony interes (art. 6 ust. 1 lit. f RODO) polegający na możliwości obrony przed roszczeniami lub dochodzenia roszczeń.</w:t>
      </w:r>
    </w:p>
    <w:p w14:paraId="2C9983AB" w14:textId="77777777" w:rsidR="00625BB6" w:rsidRDefault="00625BB6">
      <w:pPr>
        <w:pStyle w:val="xmsonormal"/>
        <w:shd w:val="clear" w:color="auto" w:fill="FFFFFF"/>
        <w:spacing w:beforeAutospacing="0" w:afterAutospacing="0" w:line="240" w:lineRule="auto"/>
        <w:ind w:left="567" w:hanging="141"/>
        <w:jc w:val="both"/>
        <w:textAlignment w:val="baseline"/>
        <w:rPr>
          <w:rFonts w:eastAsia="Calibri" w:cs="Calibri"/>
          <w:b/>
          <w:bCs/>
          <w:color w:val="000000" w:themeColor="text1"/>
        </w:rPr>
      </w:pPr>
    </w:p>
    <w:p>
      <w:pPr>
        <w:pStyle w:val="Tekstpodstawowy"/>
        <w:spacing w:line="240" w:lineRule="auto"/>
        <w:jc w:val="both"/>
        <w:rPr>
          <w:ins w:id="113" w:author="Ewa Retajczyk" w:date="2026-10-14T12:00:00Z"/>
          <w:rFonts w:ascii="Century Gothic" w:hAnsi="Century Gothic"/>
          <w:sz w:val="22"/>
        </w:rPr>
      </w:pPr>
      <w:commentRangeStart w:id="4"/>
      <w:ins w:id="114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Przetwarzamy następujące kategorie Państwa danych osobowych: imię i nazwisko, stanowisko lub pełniona funkcja, służbowe dane kontaktowe (adres e-mail, numer telefonu), podpis lub kwalifikowany podpis elektroniczny oraz dane dotyczące umocowania do działania w imieniu strony Umowy. Dane pochodzą od NFOŚiGW (w odniesieniu do jego reprezentantów, pracowników i współpracowników), bezpośrednio od Państwa (w odniesieniu do reprezentantów, pracowników i współpracowników Spółki) oraz z publicznie dostępnych rejestrów (w szczególności Krajowego Rejestru Sądowego).</w:t>
        </w:r>
      </w:ins>
      <w:commentRangeEnd w:id="4"/>
      <w:r>
        <w:commentReference w:id="4"/>
      </w:r>
    </w:p>
    <w:p w14:paraId="185CEF18" w14:textId="77777777" w:rsidR="00625BB6" w:rsidRDefault="00000000">
      <w:pPr>
        <w:shd w:val="clear" w:color="auto" w:fill="FFFFFF" w:themeFill="background1"/>
        <w:spacing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 w:cs="Calibri"/>
          <w:color w:val="000000" w:themeColor="text1"/>
        </w:rPr>
        <w:t>Zgodnie z obowiązującymi przepisami prawa w zakresie ochrony danych osobowych, Państwa dane osobowe:</w:t>
      </w:r>
    </w:p>
    <w:p w14:paraId="404D397F" w14:textId="77777777" w:rsidR="00625BB6" w:rsidRDefault="00000000">
      <w:pPr>
        <w:pStyle w:val="Akapitzlist"/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 w:cs="Calibri"/>
          <w:color w:val="000000" w:themeColor="text1"/>
        </w:rPr>
        <w:t>mogą być udostępnione operatorom pocztowym i firmom kurierskim,</w:t>
      </w:r>
    </w:p>
    <w:p>
      <w:pPr>
        <w:pStyle w:val="Akapitzlist"/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ins w:id="115" w:author="Ewa Retajczyk" w:date="2026-10-14T12:00:00Z"/>
          <w:rFonts w:ascii="Century Gothic" w:hAnsi="Century Gothic"/>
          <w:sz w:val="22"/>
        </w:rPr>
      </w:pPr>
      <w:commentRangeStart w:id="5"/>
      <w:ins w:id="116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mogą być przekazane NFOŚiGW jako stronie Umowy oraz podmiotom uprawnionym do kontroli lub audytu wykorzystania dofinansowania, w tym instytucjom kontrolnym i audytowym krajowym oraz Unii Europejskiej,</w:t>
        </w:r>
      </w:ins>
      <w:commentRangeEnd w:id="5"/>
      <w:r>
        <w:commentReference w:id="5"/>
      </w:r>
    </w:p>
    <w:p w14:paraId="6DA38571" w14:textId="5EF30672" w:rsidR="00625BB6" w:rsidRDefault="00000000">
      <w:pPr>
        <w:pStyle w:val="Akapitzlist"/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ascii="Century Gothic" w:hAnsi="Century Gothic" w:cs="Calibri"/>
          <w:color w:val="000000" w:themeColor="text1"/>
        </w:rPr>
      </w:pPr>
      <w:r>
        <w:rPr>
          <w:rFonts w:ascii="Century Gothic" w:hAnsi="Century Gothic" w:cs="Calibri"/>
          <w:color w:val="000000" w:themeColor="text1"/>
        </w:rPr>
        <w:t xml:space="preserve">mogą być przekazane podmiotom, którym zlecimy usługi związane z przetwarzaniem danych, w tym dostawcom usług informatycznych, dostawcom usług księgowo </w:t>
      </w:r>
      <w:r w:rsidR="00AB1D71">
        <w:rPr>
          <w:rFonts w:ascii="Century Gothic" w:hAnsi="Century Gothic" w:cs="Calibri"/>
          <w:color w:val="000000" w:themeColor="text1"/>
        </w:rPr>
        <w:t>–</w:t>
      </w:r>
      <w:r>
        <w:rPr>
          <w:rFonts w:ascii="Century Gothic" w:hAnsi="Century Gothic" w:cs="Calibri"/>
          <w:color w:val="000000" w:themeColor="text1"/>
        </w:rPr>
        <w:t xml:space="preserve"> finansowych</w:t>
      </w:r>
      <w:r w:rsidR="00AB1D71">
        <w:rPr>
          <w:rFonts w:ascii="Century Gothic" w:hAnsi="Century Gothic" w:cs="Calibri"/>
          <w:color w:val="000000" w:themeColor="text1"/>
        </w:rPr>
        <w:t xml:space="preserve"> i biurom prawnym</w:t>
      </w:r>
      <w:r>
        <w:rPr>
          <w:rFonts w:ascii="Century Gothic" w:hAnsi="Century Gothic" w:cs="Calibri"/>
          <w:color w:val="000000" w:themeColor="text1"/>
        </w:rPr>
        <w:t>. Takie podmioty przetwarzają dane na podstawie umowy z nami i tylko zgodnie z naszymi poleceniami,</w:t>
      </w:r>
    </w:p>
    <w:p w14:paraId="354324C1" w14:textId="77777777" w:rsidR="00625BB6" w:rsidRDefault="00000000">
      <w:pPr>
        <w:pStyle w:val="Akapitzlist"/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ascii="Century Gothic" w:hAnsi="Century Gothic" w:cs="Calibri"/>
          <w:color w:val="000000" w:themeColor="text1"/>
        </w:rPr>
      </w:pPr>
      <w:r>
        <w:rPr>
          <w:rFonts w:ascii="Century Gothic" w:hAnsi="Century Gothic" w:cs="Calibri"/>
          <w:color w:val="000000" w:themeColor="text1"/>
        </w:rPr>
        <w:t>mogą być przekazane wyłącznie podmiotom, które uprawnione są do ich otrzymania przepisami prawa,</w:t>
      </w:r>
    </w:p>
    <w:p w14:paraId="6BE5DEBF" w14:textId="77777777" w:rsidR="00625BB6" w:rsidRDefault="00625BB6">
      <w:pPr>
        <w:pStyle w:val="Akapitzlist"/>
        <w:shd w:val="clear" w:color="auto" w:fill="FFFFFF" w:themeFill="background1"/>
        <w:spacing w:after="0" w:line="240" w:lineRule="auto"/>
        <w:jc w:val="both"/>
        <w:rPr>
          <w:rFonts w:cs="Calibri"/>
          <w:b/>
          <w:bCs/>
          <w:color w:val="000000"/>
        </w:rPr>
      </w:pPr>
    </w:p>
    <w:p w14:paraId="6C9F2F09" w14:textId="25D0721B" w:rsidR="00625BB6" w:rsidRDefault="00000000">
      <w:pPr>
        <w:pStyle w:val="xmsonormal"/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 w:cs="Calibri"/>
          <w:color w:val="000000"/>
          <w:sz w:val="22"/>
          <w:szCs w:val="22"/>
        </w:rPr>
      </w:pPr>
      <w:commentRangeStart w:id="6"/>
      <w:r>
        <w:rPr>
          <w:rFonts w:ascii="Century Gothic" w:hAnsi="Century Gothic" w:cs="Calibri"/>
          <w:color w:val="000000"/>
          <w:sz w:val="22"/>
          <w:szCs w:val="22"/>
        </w:rPr>
        <w:t xml:space="preserve">Państwa dane osobowe będziemy przechowywać w okresie wykonywania  </w:t>
      </w:r>
      <w:r>
        <w:rPr>
          <w:rFonts w:ascii="Century Gothic" w:hAnsi="Century Gothic" w:cs="Times New Roman"/>
          <w:color w:val="000000"/>
          <w:sz w:val="22"/>
          <w:szCs w:val="22"/>
        </w:rPr>
        <w:t>Umowy  Nr</w:t>
      </w:r>
      <w:r w:rsidR="002B0DBB">
        <w:rPr>
          <w:rFonts w:ascii="Century Gothic" w:hAnsi="Century Gothic" w:cs="Times New Roman"/>
          <w:color w:val="000000"/>
          <w:sz w:val="22"/>
          <w:szCs w:val="22"/>
        </w:rPr>
        <w:t xml:space="preserve"> </w:t>
      </w:r>
      <w:r>
        <w:rPr>
          <w:rFonts w:ascii="Century Gothic" w:hAnsi="Century Gothic" w:cs="Times New Roman"/>
          <w:color w:val="000000"/>
          <w:sz w:val="22"/>
          <w:szCs w:val="22"/>
        </w:rPr>
        <w:t>393/2026/</w:t>
      </w:r>
      <w:r w:rsidR="002B0DBB">
        <w:rPr>
          <w:rFonts w:ascii="Century Gothic" w:hAnsi="Century Gothic" w:cs="Times New Roman"/>
          <w:color w:val="000000"/>
          <w:sz w:val="22"/>
          <w:szCs w:val="22"/>
        </w:rPr>
        <w:t>W</w:t>
      </w:r>
      <w:r>
        <w:rPr>
          <w:rFonts w:ascii="Century Gothic" w:hAnsi="Century Gothic" w:cs="Times New Roman"/>
          <w:color w:val="000000"/>
          <w:sz w:val="22"/>
          <w:szCs w:val="22"/>
        </w:rPr>
        <w:t>n7/</w:t>
      </w:r>
      <w:r w:rsidR="002B0DBB">
        <w:rPr>
          <w:rFonts w:ascii="Century Gothic" w:hAnsi="Century Gothic" w:cs="Times New Roman"/>
          <w:color w:val="000000"/>
          <w:sz w:val="22"/>
          <w:szCs w:val="22"/>
        </w:rPr>
        <w:t xml:space="preserve">OA-IN-FM/D </w:t>
      </w:r>
      <w:r>
        <w:rPr>
          <w:rFonts w:ascii="Century Gothic" w:hAnsi="Century Gothic" w:cs="Times New Roman"/>
          <w:color w:val="000000"/>
          <w:sz w:val="22"/>
          <w:szCs w:val="22"/>
        </w:rPr>
        <w:t xml:space="preserve">o dofinansowanie realizacji inwestycji ze środków NFOŚIGW zgromadzonych na rachunku funduszu Modernizacyjnego w formie dotacji zawartej z Narodowym Funduszem Ochrony Środowiska i Gospodarki Wodnej - </w:t>
      </w:r>
      <w:r>
        <w:rPr>
          <w:rFonts w:ascii="Century Gothic" w:hAnsi="Century Gothic" w:cs="Times New Roman"/>
          <w:color w:val="000000"/>
          <w:sz w:val="22"/>
          <w:szCs w:val="22"/>
        </w:rPr>
        <w:lastRenderedPageBreak/>
        <w:t xml:space="preserve">Krajowym Operatorem Funduszu Modernizacyjnego, z siedzibą w Warszawie, ul. Pańska 97, 00-834 Warszawa. </w:t>
      </w:r>
      <w:r>
        <w:rPr>
          <w:rFonts w:ascii="Century Gothic" w:hAnsi="Century Gothic" w:cs="Calibri"/>
          <w:color w:val="000000"/>
          <w:sz w:val="22"/>
          <w:szCs w:val="22"/>
        </w:rPr>
        <w:t xml:space="preserve"> </w:t>
      </w:r>
      <w:ins w:id="117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Okres wykonywania Umowy obejmuje okres trwałości inwestycji określony w Umowie. 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Po tym czasie dane będą prze</w:t>
      </w:r>
      <w:del w:id="118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delText xml:space="preserve">twarzane tak długo, jak jest to konieczne dla spełnienia wymagań przewidzianych przez przepisy prawa lub dla ustalenia, dochodzenia lub obrony roszczeń</w:delText>
        </w:r>
      </w:del>
      <w:ins w:id="119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chowywane przez okres wymagany przepisami prawa, w szczególności przepisami podatkowymi i o rachunkowości (co do zasady 5 lat liczonych od końca roku kalendarzowego, w którym powstał obowiązek podatkowy lub zakończono rok obrotowy, w którym operacja została ostatecznie rozliczona), a w zakresie ustalenia, dochodzenia lub obrony roszczeń – do upływu terminu ich przedawnienia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.</w:t>
      </w:r>
      <w:commentRangeEnd w:id="6"/>
      <w:r>
        <w:commentReference w:id="6"/>
      </w:r>
    </w:p>
    <w:p w14:paraId="31DC4A75" w14:textId="77777777" w:rsidR="00625BB6" w:rsidRDefault="00625BB6">
      <w:pPr>
        <w:pStyle w:val="xmsonormal"/>
        <w:shd w:val="clear" w:color="auto" w:fill="FFFFFF"/>
        <w:spacing w:beforeAutospacing="0" w:afterAutospacing="0" w:line="240" w:lineRule="auto"/>
        <w:ind w:left="567" w:hanging="141"/>
        <w:jc w:val="both"/>
        <w:textAlignment w:val="baseline"/>
        <w:rPr>
          <w:rFonts w:cs="Calibri"/>
          <w:b/>
          <w:bCs/>
          <w:color w:val="000000"/>
        </w:rPr>
      </w:pPr>
    </w:p>
    <w:p w14:paraId="6B212A6A" w14:textId="77777777" w:rsidR="00625BB6" w:rsidRDefault="00000000">
      <w:pPr>
        <w:pStyle w:val="xmsonormal"/>
        <w:shd w:val="clear" w:color="auto" w:fill="FFFFFF"/>
        <w:spacing w:beforeAutospacing="0" w:afterAutospacing="0" w:line="240" w:lineRule="auto"/>
        <w:ind w:left="426" w:hanging="426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>Posiadają Państwo następujące prawa związane z przetwarzaniem danych osobowych:</w:t>
      </w:r>
    </w:p>
    <w:p w14:paraId="72652262" w14:textId="77777777" w:rsidR="00625BB6" w:rsidRDefault="00000000">
      <w:pPr>
        <w:pStyle w:val="xmsonormal"/>
        <w:numPr>
          <w:ilvl w:val="0"/>
          <w:numId w:val="4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 xml:space="preserve">prawo dostępu do Państwa danych osobowych</w:t>
      </w:r>
      <w:ins w:id="120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 (art. 15 RODO)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,</w:t>
      </w:r>
    </w:p>
    <w:p w14:paraId="2CE50FCD" w14:textId="77777777" w:rsidR="00625BB6" w:rsidRDefault="00000000">
      <w:pPr>
        <w:pStyle w:val="xmsonormal"/>
        <w:numPr>
          <w:ilvl w:val="0"/>
          <w:numId w:val="4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 xml:space="preserve">prawo żądania sprostowania Państwa danych osobowych</w:t>
      </w:r>
      <w:ins w:id="121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 (art. 16 RODO)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,</w:t>
      </w:r>
    </w:p>
    <w:p w14:paraId="6A9BEB3C" w14:textId="77777777" w:rsidR="00625BB6" w:rsidRDefault="00000000">
      <w:pPr>
        <w:pStyle w:val="xmsonormal"/>
        <w:numPr>
          <w:ilvl w:val="0"/>
          <w:numId w:val="4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>prawo żądania usunięcia Państwa danych osobowych na podstawie warunków określonych w art. 17 RODO,</w:t>
      </w:r>
    </w:p>
    <w:p w14:paraId="7A9C4CBD" w14:textId="77777777" w:rsidR="00625BB6" w:rsidRDefault="00000000">
      <w:pPr>
        <w:pStyle w:val="xmsonormal"/>
        <w:numPr>
          <w:ilvl w:val="0"/>
          <w:numId w:val="4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/>
          <w:sz w:val="22"/>
          <w:szCs w:val="22"/>
        </w:rPr>
        <w:t>prawo żądania ograniczenia przetwarzania Państwa danych osobowych w warunkach określonych w art. 18 RODO,</w:t>
      </w:r>
    </w:p>
    <w:p w14:paraId="5938D6BC" w14:textId="77777777" w:rsidR="00625BB6" w:rsidRDefault="00000000">
      <w:pPr>
        <w:pStyle w:val="xmsonormal"/>
        <w:numPr>
          <w:ilvl w:val="0"/>
          <w:numId w:val="4"/>
        </w:numPr>
        <w:shd w:val="clear" w:color="auto" w:fill="FFFFFF"/>
        <w:spacing w:beforeAutospacing="0" w:afterAutospacing="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commentRangeStart w:id="7"/>
      <w:r>
        <w:rPr>
          <w:rFonts w:ascii="Century Gothic" w:hAnsi="Century Gothic" w:cs="Calibri"/>
          <w:color w:val="000000" w:themeColor="text1"/>
          <w:sz w:val="22"/>
          <w:szCs w:val="22"/>
        </w:rPr>
        <w:t xml:space="preserve">Prawo wniesienia sprzeciwu </w:t>
      </w:r>
      <w:ins w:id="122" w:author="Ewa Retajczyk" w:date="2026-10-14T12:00:00Z">
        <w:r>
          <w:rPr>
            <w:rFonts w:ascii="Century Gothic" w:hAnsi="Century Gothic" w:cs="Calibri"/>
            <w:color w:val="000000" w:themeColor="text1"/>
            <w:sz w:val="22"/>
            <w:szCs w:val="22"/>
          </w:rPr>
          <w:t xml:space="preserve">(art. 21 RODO) </w:t>
        </w:r>
      </w:ins>
      <w:r>
        <w:rPr>
          <w:rFonts w:ascii="Century Gothic" w:hAnsi="Century Gothic" w:cs="Calibri"/>
          <w:color w:val="000000" w:themeColor="text1"/>
          <w:sz w:val="22"/>
          <w:szCs w:val="22"/>
        </w:rPr>
        <w:t xml:space="preserve">– z uwagi na fakt, iż przetwarzamy Państwa dane także na podstawie naszego prawnie uzasadnionego interesu (w zakresie celów wskazanych powyżej dla których podstawą przetwarzania jest art. 6 ust. 1 lit. f RODO) mają Państwo prawo zgłoszenia sprzeciwu wobec przetwarzania danych ze względu na Państwa szczególną sytuację.</w:t>
      </w:r>
      <w:commentRangeEnd w:id="7"/>
      <w:r>
        <w:commentReference w:id="7"/>
      </w:r>
    </w:p>
    <w:p w14:paraId="7492CFAC" w14:textId="24FA1B6E" w:rsidR="00625BB6" w:rsidRDefault="00000000">
      <w:pPr>
        <w:pStyle w:val="xmsonormal"/>
        <w:shd w:val="clear" w:color="auto" w:fill="FFFFFF"/>
        <w:spacing w:before="280" w:after="280" w:line="240" w:lineRule="auto"/>
        <w:jc w:val="both"/>
        <w:textAlignment w:val="baseline"/>
      </w:pPr>
      <w:r>
        <w:rPr>
          <w:rFonts w:ascii="Century Gothic" w:hAnsi="Century Gothic" w:cs="Calibri"/>
          <w:color w:val="000000" w:themeColor="text1"/>
          <w:sz w:val="22"/>
          <w:szCs w:val="22"/>
        </w:rPr>
        <w:t xml:space="preserve">Wszystkie powyższe prawa można zrealizować pisząc na adres e-mail </w:t>
      </w:r>
      <w:r w:rsidR="00AB1D71">
        <w:rPr>
          <w:rFonts w:ascii="Century Gothic" w:hAnsi="Century Gothic" w:cs="Calibri"/>
          <w:color w:val="000000" w:themeColor="text1"/>
          <w:sz w:val="22"/>
          <w:szCs w:val="22"/>
        </w:rPr>
        <w:t>wyznaczony do komunikacji w sprawach dotyczący danych osobowych:</w:t>
      </w:r>
      <w:r w:rsidR="00102030">
        <w:rPr>
          <w:rFonts w:ascii="Century Gothic" w:hAnsi="Century Gothic" w:cs="Calibri"/>
          <w:color w:val="000000" w:themeColor="text1"/>
          <w:sz w:val="22"/>
          <w:szCs w:val="22"/>
        </w:rPr>
        <w:t xml:space="preserve"> </w:t>
      </w:r>
      <w:hyperlink r:id="rId6" w:history="1">
        <w:r w:rsidR="00102030" w:rsidRPr="00265ECF">
          <w:rPr>
            <w:rStyle w:val="Hipercze"/>
            <w:rFonts w:ascii="Century Gothic" w:hAnsi="Century Gothic"/>
            <w:sz w:val="22"/>
          </w:rPr>
          <w:t>info@megalog.pl</w:t>
        </w:r>
      </w:hyperlink>
      <w:r w:rsidR="00102030">
        <w:rPr>
          <w:rFonts w:ascii="Century Gothic" w:hAnsi="Century Gothic"/>
          <w:sz w:val="22"/>
        </w:rPr>
        <w:t>.</w:t>
      </w:r>
    </w:p>
    <w:p w14:paraId="3F35F079" w14:textId="77777777" w:rsidR="00625BB6" w:rsidRDefault="00000000">
      <w:pPr>
        <w:pStyle w:val="xmsonormal"/>
        <w:shd w:val="clear" w:color="auto" w:fill="FFFFFF" w:themeFill="background1"/>
        <w:spacing w:beforeAutospacing="0" w:after="280" w:line="240" w:lineRule="auto"/>
        <w:jc w:val="both"/>
        <w:textAlignment w:val="baseline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Calibri"/>
          <w:color w:val="000000" w:themeColor="text1"/>
          <w:sz w:val="22"/>
          <w:szCs w:val="22"/>
        </w:rPr>
        <w:t xml:space="preserve">Mają Państwo </w:t>
      </w:r>
      <w:r>
        <w:rPr>
          <w:rFonts w:ascii="Century Gothic" w:eastAsiaTheme="minorEastAsia" w:hAnsi="Century Gothic" w:cs="Calibri"/>
          <w:sz w:val="22"/>
          <w:szCs w:val="22"/>
          <w:lang w:eastAsia="en-US"/>
        </w:rPr>
        <w:t xml:space="preserve">prawo wniesienia skargi do Prezesa Urzędu Ochrony Danych Osobowych</w:t>
      </w:r>
      <w:ins w:id="123" w:author="Ewa Retajczyk" w:date="2026-10-14T12:00:00Z">
        <w:r>
          <w:rPr>
            <w:rFonts w:ascii="Century Gothic" w:eastAsiaTheme="minorEastAsia" w:hAnsi="Century Gothic" w:cs="Calibri"/>
            <w:sz w:val="22"/>
            <w:szCs w:val="22"/>
            <w:lang w:eastAsia="en-US"/>
          </w:rPr>
          <w:t xml:space="preserve"> (ul. Stawki 2, 00-193 Warszawa)</w:t>
        </w:r>
      </w:ins>
      <w:r>
        <w:rPr>
          <w:rFonts w:ascii="Century Gothic" w:hAnsi="Century Gothic" w:cs="Calibri"/>
          <w:color w:val="000000" w:themeColor="text1"/>
          <w:sz w:val="22"/>
          <w:szCs w:val="22"/>
        </w:rPr>
        <w:t>, gdy uznają Państwo, iż przetwarzanie danych osobowych Państwa dotyczących narusza przepisy RODO.</w:t>
      </w:r>
    </w:p>
    <w:p>
      <w:pPr>
        <w:pStyle w:val="xmsonormal"/>
        <w:shd w:val="clear" w:color="auto" w:fill="FFFFFF" w:themeFill="background1"/>
        <w:spacing w:beforeAutospacing="0" w:after="280" w:line="240" w:lineRule="auto"/>
        <w:jc w:val="both"/>
        <w:textAlignment w:val="baseline"/>
        <w:rPr>
          <w:ins w:id="124" w:author="Ewa Retajczyk" w:date="2026-10-14T12:00:00Z"/>
          <w:rFonts w:ascii="Century Gothic" w:hAnsi="Century Gothic"/>
          <w:sz w:val="22"/>
        </w:rPr>
      </w:pPr>
      <w:commentRangeStart w:id="8"/>
      <w:ins w:id="125" w:author="Ewa Retajczyk" w:date="2026-10-14T12:00:00Z">
        <w:r>
          <w:rPr>
            <w:rFonts w:ascii="Century Gothic" w:hAnsi="Century Gothic"/>
            <w:sz w:val="22"/>
            <w:szCs w:val="22"/>
          </w:rPr>
          <w:t xml:space="preserve">Państwa dane osobowe nie będą przedmiotem zautomatyzowanego podejmowania decyzji, w tym profilowania, o którym mowa w art. 22 ust. 1 i 4 RODO.</w:t>
        </w:r>
      </w:ins>
      <w:commentRangeEnd w:id="8"/>
      <w:r>
        <w:commentReference w:id="8"/>
      </w:r>
    </w:p>
    <w:p w14:paraId="2AEDD5DC" w14:textId="77777777" w:rsidR="002B0DBB" w:rsidRDefault="002B0DBB">
      <w:pPr>
        <w:pStyle w:val="xmsonormal"/>
        <w:shd w:val="clear" w:color="auto" w:fill="FFFFFF" w:themeFill="background1"/>
        <w:spacing w:beforeAutospacing="0" w:after="280" w:line="240" w:lineRule="auto"/>
        <w:jc w:val="both"/>
        <w:textAlignment w:val="baseline"/>
        <w:rPr>
          <w:rFonts w:ascii="Century Gothic" w:hAnsi="Century Gothic" w:cs="Calibri"/>
          <w:color w:val="000000"/>
          <w:sz w:val="22"/>
          <w:szCs w:val="22"/>
        </w:rPr>
      </w:pPr>
      <w:commentRangeStart w:id="9"/>
      <w:r>
        <w:rPr>
          <w:rFonts w:ascii="Century Gothic" w:hAnsi="Century Gothic" w:cs="Calibri"/>
          <w:color w:val="000000"/>
          <w:sz w:val="22"/>
          <w:szCs w:val="22"/>
        </w:rPr>
        <w:t xml:space="preserve">Administrator informuje, że Pa</w:t>
      </w:r>
      <w:del w:id="126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delText xml:space="preserve">na/Pani </w:delText>
        </w:r>
      </w:del>
      <w:ins w:id="127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ństwa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 dane osobowe nie będą przekazywane do </w:t>
      </w:r>
      <w:del w:id="128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delText xml:space="preserve">Państw Trzeci</w:delText>
        </w:r>
      </w:del>
      <w:ins w:id="129" w:author="Ewa Retajczyk" w:date="2026-10-14T12:00:00Z">
        <w:r>
          <w:rPr>
            <w:rFonts w:ascii="Century Gothic" w:hAnsi="Century Gothic" w:cs="Calibri"/>
            <w:color w:val="000000"/>
            <w:sz w:val="22"/>
            <w:szCs w:val="22"/>
          </w:rPr>
          <w:t xml:space="preserve">państw trzecich ani organizacji międzynarodowy</w:t>
        </w:r>
      </w:ins>
      <w:r>
        <w:rPr>
          <w:rFonts w:ascii="Century Gothic" w:hAnsi="Century Gothic" w:cs="Calibri"/>
          <w:color w:val="000000"/>
          <w:sz w:val="22"/>
          <w:szCs w:val="22"/>
        </w:rPr>
        <w:t xml:space="preserve">ch.</w:t>
      </w:r>
      <w:r w:rsidRPr="002B0DBB">
        <w:rPr>
          <w:rFonts w:ascii="Century Gothic" w:hAnsi="Century Gothic" w:cs="Calibri"/>
          <w:color w:val="000000"/>
          <w:sz w:val="22"/>
          <w:szCs w:val="22"/>
        </w:rPr>
        <w:t xml:space="preserve"> </w:t>
      </w:r>
      <w:commentRangeEnd w:id="9"/>
      <w:r>
        <w:commentReference w:id="9"/>
      </w:r>
    </w:p>
    <w:p w14:paraId="0F07A783" w14:textId="77777777" w:rsidR="00625BB6" w:rsidRDefault="00625BB6">
      <w:pPr>
        <w:pStyle w:val="xmsonormal"/>
        <w:shd w:val="clear" w:color="auto" w:fill="FFFFFF"/>
        <w:spacing w:beforeAutospacing="0" w:afterAutospacing="0" w:line="240" w:lineRule="auto"/>
        <w:ind w:left="426" w:hanging="426"/>
        <w:jc w:val="both"/>
        <w:textAlignment w:val="baseline"/>
        <w:rPr>
          <w:rFonts w:ascii="Century Gothic" w:hAnsi="Century Gothic" w:cs="Calibri"/>
          <w:color w:val="000000"/>
          <w:sz w:val="22"/>
          <w:szCs w:val="22"/>
        </w:rPr>
      </w:pPr>
    </w:p>
    <w:p w14:paraId="33B21319" w14:textId="77777777" w:rsidR="00625BB6" w:rsidRDefault="00625BB6">
      <w:pPr>
        <w:pStyle w:val="xmsonormal"/>
        <w:shd w:val="clear" w:color="auto" w:fill="FFFFFF"/>
        <w:spacing w:beforeAutospacing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1937D00" w14:textId="77777777" w:rsidR="00625BB6" w:rsidRDefault="00625BB6">
      <w:pPr>
        <w:pStyle w:val="xmsonormal"/>
        <w:shd w:val="clear" w:color="auto" w:fill="FFFFFF"/>
        <w:spacing w:beforeAutospacing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bookmarkEnd w:id="0"/>
    <w:p w14:paraId="222F3774" w14:textId="77777777" w:rsidR="00625BB6" w:rsidRDefault="00625BB6">
      <w:pPr>
        <w:pStyle w:val="xmsonormal"/>
        <w:shd w:val="clear" w:color="auto" w:fill="FFFFFF"/>
        <w:spacing w:beforeAutospacing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sectPr w:rsidR="00625BB6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>
  <w:comment w:id="0" w:author="Ewa Retajczyk" w:date="2026-10-14T12:00:00Z" w:initials="ER">
    <w:p>
      <w:r>
        <w:t>Nagłówek nie wskazuje, czym jest dokument. § 18 ust. 3–4 Umowy wymaga wykonania obowiązku informacyjnego (RODO), więc tytuł powinien to odzwierciedlać. Uwaga: Załącznik nr 8 do Umowy ("Klauzula informacyjna Beneficjenta") nie był dołączony do przekazanego PDF – po jego uzyskaniu należy porównać treść z tym wzorem.</w:t>
      </w:r>
    </w:p>
  </w:comment>
  <w:comment w:id="1" w:author="Ewa Retajczyk" w:date="2026-10-14T12:00:00Z" w:initials="ER">
    <w:p>
      <w:r>
        <w:t>Dokument nie wskazuje, kogo dotyczy (art. 12 ust. 1 RODO – informacja ma być zrozumiała dla adresata). § 18 ust. 2 Umowy obejmuje reprezentantów, pracowników i inne osoby posługujące się przy wykonywaniu Umowy – dodano adresatów.</w:t>
      </w:r>
    </w:p>
  </w:comment>
  <w:comment w:id="2" w:author="Ewa Retajczyk" w:date="2026-10-14T12:00:00Z" w:initials="ER">
    <w:p>
      <w:r>
        <w:t>Art. 13 ust. 1 lit. b / art. 14 ust. 1 lit. b RODO: należy podać dane kontaktowe IOD, jeśli został wyznaczony. Do potwierdzenia przez Spółkę, czy IOD wyznaczono (jeśli tak – zastąpić zdanie pierwsze jego danymi).</w:t>
      </w:r>
    </w:p>
  </w:comment>
  <w:comment w:id="3" w:author="Ewa Retajczyk" w:date="2026-10-14T12:00:00Z" w:initials="ER">
    <w:p>
      <w:r>
        <w:t>Błędna podstawa prawna. Osoby, których dotyczy informacja, nie są stroną Umowy z NFOŚiGW, więc art. 6 ust. 1 lit. b (wykonanie umowy) nie ma zastosowania, a "właściwe przepisy prawa cywilnego" nie nakładają na Spółkę obowiązku prawnego przetwarzania tych danych (lit. c). Wykonanie Umowy opiera się na prawnie uzasadnionym interesie (lit. f) – wymaga to wskazania tego interesu (art. 14 ust. 2 lit. b RODO). Obowiązki podatkowe i rachunkowe (lit. c) wydzielono do osobnego celu.</w:t>
      </w:r>
    </w:p>
  </w:comment>
  <w:comment w:id="4" w:author="Ewa Retajczyk" w:date="2026-10-14T12:00:00Z" w:initials="ER">
    <w:p>
      <w:r>
        <w:t>Brak obowiązkowych elementów art. 14 RODO: kategorii danych (ust. 1 lit. d) oraz źródła danych i informacji, czy pochodzą z publicznie dostępnych źródeł (ust. 2 lit. f). § 18 ust. 3–4 Umowy wprost odsyła do art. 14 RODO. Kategorie dobrano na podstawie Umowy (dane stron, osoby kontaktowe, podpisy) – do weryfikacji przez Spółkę.</w:t>
      </w:r>
    </w:p>
  </w:comment>
  <w:comment w:id="5" w:author="Ewa Retajczyk" w:date="2026-10-14T12:00:00Z" w:initials="ER">
    <w:p>
      <w:r>
        <w:t>Art. 14 ust. 1 lit. e RODO: wśród odbiorców nie wskazano NFOŚiGW, mimo że § 18 ust. 2 Umowy przewiduje wzajemne udostępnianie danych – dodano. Zapis "podmiotom uprawnionym przepisami prawa" jest zbyt ogólny, by zastąpić wskazanie głównego odbiorcy.</w:t>
      </w:r>
    </w:p>
  </w:comment>
  <w:comment w:id="6" w:author="Ewa Retajczyk" w:date="2026-10-14T12:00:00Z" w:initials="ER">
    <w:p>
      <w:r>
        <w:t>Art. 14 ust. 2 lit. a RODO wymaga okresu przechowywania albo kryteriów jego ustalenia. "Tak długo, jak jest to konieczne" nie spełnia tego wymogu. Uwaga: Umowa jest wewnętrznie niespójna co do okresu trwałości (Warunki Szczególne pkt 5: 15 lat; pkt 8 i 11: 5 lat) – § 6 ust. 5 Umowy nakazuje przechowywać dokumentację do końca okresu trwałości. Przyjęto 5 lat; należy to potwierdzić z NFOŚiGW. Termin 5 lat podatkowo/rachunkowo – do weryfikacji przez księgowość.</w:t>
      </w:r>
    </w:p>
  </w:comment>
  <w:comment w:id="7" w:author="Ewa Retajczyk" w:date="2026-10-14T12:00:00Z" w:initials="ER">
    <w:p>
      <w:r>
        <w:t>Art. 21 ust. 4 RODO: prawo sprzeciwu ma być wyraźnie wskazane i przedstawione jasno, odrębnie od innych informacji – rozważyć wyróżnienie (np. pogrubienie). Prawo do przenoszenia danych (art. 20) nie przysługuje przy podstawach z art. 6 ust. 1 lit. c i f – pominięcie jest poprawne.</w:t>
      </w:r>
    </w:p>
  </w:comment>
  <w:comment w:id="8" w:author="Ewa Retajczyk" w:date="2026-10-14T12:00:00Z" w:initials="ER">
    <w:p>
      <w:r>
        <w:t>Art. 14 ust. 2 lit. g RODO: brak informacji o zautomatyzowanym podejmowaniu decyzji i profilowaniu (albo o jego braku).</w:t>
      </w:r>
    </w:p>
  </w:comment>
  <w:comment w:id="9" w:author="Ewa Retajczyk" w:date="2026-10-14T12:00:00Z" w:initials="ER">
    <w:p>
      <w:r>
        <w:t>Art. 14 ust. 1 lit. f RODO: oświadczenie o braku transferu jest poprawne, o ile prawdziwe – Spółka powinna sprawdzić, czy dostawcy IT (np. poczta, chmura) nie przetwarzają danych poza EOG; jeśli tak, wskazać podstawę transferu.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4550"/>
    <w:multiLevelType w:val="multilevel"/>
    <w:tmpl w:val="7C80C9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874A7"/>
    <w:multiLevelType w:val="multilevel"/>
    <w:tmpl w:val="FDD2134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2" w15:restartNumberingAfterBreak="0">
    <w:nsid w:val="588F379F"/>
    <w:multiLevelType w:val="multilevel"/>
    <w:tmpl w:val="F83EFE0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3" w15:restartNumberingAfterBreak="0">
    <w:nsid w:val="614D2007"/>
    <w:multiLevelType w:val="multilevel"/>
    <w:tmpl w:val="E3EA2FE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48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48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600" w:hanging="480"/>
      </w:pPr>
    </w:lvl>
    <w:lvl w:ilvl="5">
      <w:start w:val="1"/>
      <w:numFmt w:val="lowerLetter"/>
      <w:lvlText w:val="%6)"/>
      <w:lvlJc w:val="left"/>
      <w:pPr>
        <w:tabs>
          <w:tab w:val="num" w:pos="0"/>
        </w:tabs>
        <w:ind w:left="4320" w:hanging="480"/>
      </w:pPr>
    </w:lvl>
    <w:lvl w:ilvl="6">
      <w:start w:val="1"/>
      <w:numFmt w:val="lowerLetter"/>
      <w:lvlText w:val="%7)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5760" w:hanging="480"/>
      </w:pPr>
    </w:lvl>
    <w:lvl w:ilvl="8">
      <w:start w:val="1"/>
      <w:numFmt w:val="lowerLetter"/>
      <w:lvlText w:val="%9)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732404FE"/>
    <w:multiLevelType w:val="multilevel"/>
    <w:tmpl w:val="5AA6E6BC"/>
    <w:lvl w:ilvl="0">
      <w:start w:val="1"/>
      <w:numFmt w:val="lowerLetter"/>
      <w:lvlText w:val="%1)"/>
      <w:lvlJc w:val="left"/>
      <w:pPr>
        <w:tabs>
          <w:tab w:val="num" w:pos="0"/>
        </w:tabs>
        <w:ind w:left="15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7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13" w:hanging="180"/>
      </w:pPr>
    </w:lvl>
  </w:abstractNum>
  <w:num w:numId="1" w16cid:durableId="1135178258">
    <w:abstractNumId w:val="4"/>
  </w:num>
  <w:num w:numId="2" w16cid:durableId="12801554">
    <w:abstractNumId w:val="3"/>
  </w:num>
  <w:num w:numId="3" w16cid:durableId="1287351133">
    <w:abstractNumId w:val="2"/>
  </w:num>
  <w:num w:numId="4" w16cid:durableId="890967086">
    <w:abstractNumId w:val="1"/>
  </w:num>
  <w:num w:numId="5" w16cid:durableId="108287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B6"/>
    <w:rsid w:val="00102030"/>
    <w:rsid w:val="002B0DBB"/>
    <w:rsid w:val="002D45EE"/>
    <w:rsid w:val="0058397D"/>
    <w:rsid w:val="005F2378"/>
    <w:rsid w:val="00625BB6"/>
    <w:rsid w:val="00AB1D71"/>
    <w:rsid w:val="00DA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C45F"/>
  <w15:docId w15:val="{0BB1511F-6215-1F4B-A1FF-9F20A71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279DD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2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2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2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79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79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79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79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32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sid w:val="0032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32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3279D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3279D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3279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3279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3279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3279DD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3279D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32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3279DD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3279DD"/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3279D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279DD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279DD"/>
    <w:rPr>
      <w:color w:val="0563C1" w:themeColor="hyperlink"/>
      <w:u w:val="single"/>
    </w:rPr>
  </w:style>
  <w:style w:type="character" w:customStyle="1" w:styleId="TekstpodstawowyZnak">
    <w:name w:val="Tekst podstawowy Znak"/>
    <w:basedOn w:val="Domylnaczcionkaakapitu"/>
    <w:link w:val="Tekstpodstawowy"/>
    <w:uiPriority w:val="99"/>
    <w:qFormat/>
    <w:rsid w:val="003279DD"/>
    <w:rPr>
      <w:rFonts w:ascii="Calibri" w:eastAsia="MS Mincho" w:hAnsi="Calibri" w:cs="Times New Roman"/>
      <w:color w:val="000000"/>
      <w:kern w:val="0"/>
      <w:szCs w:val="22"/>
      <w14:ligatures w14:val="none"/>
    </w:rPr>
  </w:style>
  <w:style w:type="character" w:customStyle="1" w:styleId="Znakiprzypiswdolnych">
    <w:name w:val="Znaki przypisów dolnych"/>
    <w:qFormat/>
  </w:style>
  <w:style w:type="character" w:styleId="Odwoanieprzypisudolnego">
    <w:name w:val="footnote reference"/>
    <w:rPr>
      <w:vertAlign w:val="superscript"/>
    </w:rPr>
  </w:style>
  <w:style w:type="character" w:customStyle="1" w:styleId="Znakinumeracji">
    <w:name w:val="Znaki numeracji"/>
    <w:qFormat/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unhideWhenUsed/>
    <w:rsid w:val="003279DD"/>
    <w:pPr>
      <w:spacing w:after="120"/>
    </w:pPr>
    <w:rPr>
      <w:rFonts w:eastAsia="MS Mincho" w:cs="Times New Roman"/>
      <w:color w:val="000000"/>
      <w:sz w:val="24"/>
    </w:r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ucida Sans"/>
    </w:rPr>
  </w:style>
  <w:style w:type="paragraph" w:customStyle="1" w:styleId="Nagwekuser">
    <w:name w:val="Nagłówek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ksuser">
    <w:name w:val="Indeks (user)"/>
    <w:basedOn w:val="Normalny"/>
    <w:qFormat/>
    <w:pPr>
      <w:suppressLineNumbers/>
    </w:pPr>
    <w:rPr>
      <w:rFonts w:cs="Lucida Sans"/>
    </w:rPr>
  </w:style>
  <w:style w:type="paragraph" w:styleId="Tytu">
    <w:name w:val="Title"/>
    <w:basedOn w:val="Normalny"/>
    <w:next w:val="Normalny"/>
    <w:link w:val="TytuZnak"/>
    <w:uiPriority w:val="10"/>
    <w:qFormat/>
    <w:rsid w:val="003279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79DD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279D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279DD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xmsonormal">
    <w:name w:val="x_msonormal"/>
    <w:qFormat/>
    <w:pPr>
      <w:spacing w:beforeAutospacing="1" w:afterAutospacing="1" w:line="259" w:lineRule="auto"/>
    </w:pPr>
    <w:rPr>
      <w:rFonts w:eastAsia="Times New Roman"/>
      <w:lang w:eastAsia="pl-PL"/>
    </w:rPr>
  </w:style>
  <w:style w:type="paragraph" w:styleId="Tekstprzypisudolnego">
    <w:name w:val="footnote text"/>
    <w:basedOn w:val="Normalny"/>
    <w:pPr>
      <w:suppressLineNumbers/>
      <w:ind w:left="340" w:hanging="340"/>
    </w:pPr>
    <w:rPr>
      <w:sz w:val="20"/>
      <w:szCs w:val="20"/>
    </w:rPr>
  </w:style>
  <w:style w:type="paragraph" w:customStyle="1" w:styleId="Komentarz">
    <w:name w:val="Komentarz"/>
    <w:basedOn w:val="Normalny"/>
    <w:qFormat/>
    <w:pPr>
      <w:spacing w:before="56" w:after="0" w:line="240" w:lineRule="auto"/>
      <w:ind w:left="57" w:right="57"/>
    </w:pPr>
    <w:rPr>
      <w:sz w:val="20"/>
      <w:szCs w:val="20"/>
    </w:rPr>
  </w:style>
  <w:style w:type="numbering" w:customStyle="1" w:styleId="Bezlistyuser">
    <w:name w:val="Bez listy (user)"/>
    <w:uiPriority w:val="99"/>
    <w:semiHidden/>
    <w:unhideWhenUsed/>
    <w:qFormat/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rFonts w:ascii="Calibri" w:eastAsia="Calibri" w:hAnsi="Calibri"/>
      <w:kern w:val="0"/>
      <w:sz w:val="20"/>
      <w:szCs w:val="20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2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egalog.pl" TargetMode="External"/><Relationship Id="rId5" Type="http://schemas.openxmlformats.org/officeDocument/2006/relationships/hyperlink" Target="mailto:info@megalog.pl" TargetMode="External"/><Relationship Id="rId4" Type="http://schemas.openxmlformats.org/officeDocument/2006/relationships/webSettings" Target="webSettings.xml"/><Relationship Id="rId9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595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Sidorowicz-Bastek</dc:creator>
  <dc:description/>
  <cp:lastModifiedBy>Anastasiia Malchenko</cp:lastModifiedBy>
  <cp:revision>4</cp:revision>
  <dcterms:created xsi:type="dcterms:W3CDTF">2026-10-14T06:45:00Z</dcterms:created>
  <dcterms:modified xsi:type="dcterms:W3CDTF">2026-10-14T06:59:00Z</dcterms:modified>
  <dc:language>pl-PL</dc:language>
</cp:coreProperties>
</file>