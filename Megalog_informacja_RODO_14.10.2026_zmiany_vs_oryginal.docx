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60" w:lineRule="auto"/>
        <w:jc w:val="left"/>
        <w:rPr>
          <w:ins w:id="1001" w:author="Ewa Retajczyk" w:date="2026-10-14T12:00:00Z"/>
        </w:rPr>
      </w:pPr>
      <w:ins w:id="1002" w:author="Ewa Retajczyk" w:date="2026-10-14T12:00:00Z">
        <w:r>
          <w:rPr>
            <w:rFonts w:ascii="Century Gothic" w:hAnsi="Century Gothic"/>
            <w:b/>
            <w:sz w:val="22"/>
          </w:rPr>
          <w:t xml:space="preserve">Megalog spółka z ograniczoną odpowiedzialnością</w:t>
        </w:r>
      </w:ins>
    </w:p>
    <w:p>
      <w:pPr>
        <w:spacing w:before="0" w:after="0" w:line="260" w:lineRule="auto"/>
        <w:jc w:val="left"/>
        <w:rPr>
          <w:ins w:id="1003" w:author="Ewa Retajczyk" w:date="2026-10-14T12:00:00Z"/>
        </w:rPr>
      </w:pPr>
      <w:ins w:id="1004" w:author="Ewa Retajczyk" w:date="2026-10-14T12:00:00Z">
        <w:r>
          <w:rPr>
            <w:rFonts w:ascii="Century Gothic" w:hAnsi="Century Gothic"/>
            <w:sz w:val="22"/>
          </w:rPr>
          <w:t xml:space="preserve">ul. Tysiąclecia 1, 06-400 Ciechanów</w:t>
        </w:r>
      </w:ins>
    </w:p>
    <w:p>
      <w:pPr>
        <w:spacing w:before="0" w:after="120" w:line="260" w:lineRule="auto"/>
        <w:jc w:val="left"/>
        <w:rPr>
          <w:ins w:id="1005" w:author="Ewa Retajczyk" w:date="2026-10-14T12:00:00Z"/>
        </w:rPr>
      </w:pPr>
      <w:ins w:id="1006" w:author="Ewa Retajczyk" w:date="2026-10-14T12:00:00Z">
        <w:r>
          <w:rPr>
            <w:rFonts w:ascii="Century Gothic" w:hAnsi="Century Gothic"/>
            <w:sz w:val="22"/>
          </w:rPr>
          <w:t xml:space="preserve">tel. +48 500 415 515, e-mail: info@megalog.pl</w:t>
        </w:r>
      </w:ins>
    </w:p>
    <w:p>
      <w:pPr>
        <w:spacing w:before="0" w:after="240" w:line="260" w:lineRule="auto"/>
        <w:jc w:val="right"/>
        <w:rPr>
          <w:ins w:id="1007" w:author="Ewa Retajczyk" w:date="2026-10-14T12:00:00Z"/>
        </w:rPr>
      </w:pPr>
      <w:ins w:id="1008" w:author="Ewa Retajczyk" w:date="2026-10-14T12:00:00Z">
        <w:r>
          <w:rPr>
            <w:rFonts w:ascii="Century Gothic" w:hAnsi="Century Gothic"/>
            <w:sz w:val="22"/>
          </w:rPr>
          <w:t xml:space="preserve">Ciechanów, 14.10.2026 r.</w:t>
        </w:r>
      </w:ins>
    </w:p>
    <w:p>
      <w:pPr>
        <w:spacing w:before="0" w:after="240" w:line="260" w:lineRule="auto"/>
        <w:jc w:val="center"/>
      </w:pPr>
      <w:del w:id="1009" w:author="Ewa Retajczyk" w:date="2026-10-14T12:00:00Z">
        <w:r>
          <w:rPr>
            <w:rFonts w:ascii="Century Gothic" w:hAnsi="Century Gothic" w:cs="Times New Roman"/>
            <w:b/>
            <w:bCs/>
          </w:rPr>
          <w:delText xml:space="preserve">ADMINISTRATOR DANYCH OSOBOWYCH</w:delText>
        </w:r>
      </w:del>
      <w:ins w:id="1010" w:author="Ewa Retajczyk" w:date="2026-10-14T12:00:00Z">
        <w:r>
          <w:rPr>
            <w:rFonts w:ascii="Century Gothic" w:hAnsi="Century Gothic"/>
            <w:b/>
            <w:sz w:val="22"/>
          </w:rPr>
          <w:t xml:space="preserve">KLAUZULA INFORMACYJNA</w:t>
        </w:r>
      </w:ins>
    </w:p>
    <w:p>
      <w:pPr>
        <w:spacing w:after="0" w:line="240" w:lineRule="auto"/>
        <w:jc w:val="center"/>
        <w:rPr>
          <w:del w:id="1011" w:author="Ewa Retajczyk" w:date="2026-10-14T12:00:00Z"/>
        </w:rPr>
      </w:pPr>
    </w:p>
    <w:p>
      <w:pPr>
        <w:spacing w:before="0" w:after="120" w:line="260" w:lineRule="auto"/>
        <w:jc w:val="both"/>
      </w:pPr>
      <w:del w:id="1012" w:author="Ewa Retajczyk" w:date="2026-10-14T12:00:00Z">
        <w:r>
          <w:rPr>
            <w:rFonts w:ascii="Century Gothic" w:hAnsi="Century Gothic"/>
            <w:sz w:val="22"/>
          </w:rPr>
          <w:delText xml:space="preserve"> Działając w imieniu Megalog Spółka z ograniczoną odpowiedzialnością z siedzibą w  Ciechanowie, jako administratora Państwa danych osobowych, informujemy o  zasadach przetwarzania Państwa danych osobowych oraz o przysługujących  Państwu prawach.</w:delText>
        </w:r>
      </w:del>
      <w:ins w:id="1013" w:author="Ewa Retajczyk" w:date="2026-10-14T12:00:00Z">
        <w:r>
          <w:rPr>
            <w:rFonts w:ascii="Century Gothic" w:hAnsi="Century Gothic"/>
            <w:sz w:val="22"/>
          </w:rPr>
          <w:t xml:space="preserve">Zgodnie z art. 13 i art. 14 rozporządzenia Parlamentu Europejskiego i Rady (UE) 2016/679 z dnia 27 kwietnia 2016 r. w sprawie ochrony osób fizycznych w związku z przetwarzaniem danych osobowych i w sprawie swobodnego przepływu takich danych oraz uchylenia dyrektywy 95/46/WE (RODO) oraz § 18 Umowy nr 393/2026/Wn7/OA-IN-FM/D o dofinansowanie realizacji inwestycji ze środków NFOŚiGW zgromadzonych na rachunku Funduszu Modernizacyjnego w formie dotacji (dalej: Umowa), zawartej z Narodowym Funduszem Ochrony Środowiska i Gospodarki Wodnej – Krajowym Operatorem Funduszu Modernizacyjnego, z siedzibą w Warszawie, ul. Pańska 97, 00-834 Warszawa (dalej: NFOŚiGW), informujemy, iż:</w:t>
        </w:r>
      </w:ins>
    </w:p>
    <w:p>
      <w:pPr>
        <w:pStyle w:val="Tekstpodstawowy"/>
        <w:spacing w:line="240" w:lineRule="auto"/>
        <w:jc w:val="both"/>
        <w:rPr>
          <w:del w:id="1014" w:author="Ewa Retajczyk" w:date="2026-10-14T12:00:00Z"/>
        </w:rPr>
      </w:pPr>
    </w:p>
    <w:p>
      <w:pPr>
        <w:spacing w:before="0" w:after="120" w:line="260" w:lineRule="auto"/>
        <w:ind w:left="567" w:hanging="425"/>
        <w:jc w:val="both"/>
      </w:pPr>
      <w:del w:id="1015" w:author="Ewa Retajczyk" w:date="2026-10-14T12:00:00Z">
        <w:r>
          <w:rPr>
            <w:rFonts w:ascii="Century Gothic" w:hAnsi="Century Gothic"/>
            <w:sz w:val="22"/>
          </w:rPr>
          <w:delText xml:space="preserve">Administratorem Pani/Pana</w:delText>
        </w:r>
      </w:del>
      <w:ins w:id="1016" w:author="Ewa Retajczyk" w:date="2026-10-14T12:00:00Z">
        <w:r>
          <w:rPr>
            <w:rFonts w:ascii="Century Gothic" w:hAnsi="Century Gothic"/>
            <w:sz w:val="22"/>
          </w:rPr>
          <w:t xml:space="preserve">1.</w:t>
          <w:tab/>
          <w:t xml:space="preserve">Administratorem</w:t>
        </w:r>
      </w:ins>
      <w:r>
        <w:rPr>
          <w:rFonts w:ascii="Century Gothic" w:hAnsi="Century Gothic"/>
          <w:sz w:val="22"/>
        </w:rPr>
        <w:t xml:space="preserve"> danych osobowych jest Megalog spółka z ograniczoną odpowiedzialnością z siedzibą w Ciechanowie, ul. Tysiąclecia </w:t>
      </w:r>
      <w:del w:id="1017" w:author="Ewa Retajczyk" w:date="2026-10-14T12:00:00Z">
        <w:r>
          <w:rPr>
            <w:rFonts w:ascii="Century Gothic" w:hAnsi="Century Gothic"/>
            <w:sz w:val="22"/>
          </w:rPr>
          <w:delText xml:space="preserve">1</w:delText>
        </w:r>
      </w:del>
      <w:ins w:id="1018" w:author="Ewa Retajczyk" w:date="2026-10-14T12:00:00Z">
        <w:r>
          <w:rPr>
            <w:rFonts w:ascii="Century Gothic" w:hAnsi="Century Gothic"/>
            <w:sz w:val="22"/>
          </w:rPr>
          <w:t xml:space="preserve">1,</w:t>
        </w:r>
      </w:ins>
      <w:r>
        <w:rPr>
          <w:rFonts w:ascii="Century Gothic" w:hAnsi="Century Gothic"/>
          <w:sz w:val="22"/>
        </w:rPr>
        <w:t xml:space="preserve"> 06-400 Ciechanów, wpisana</w:t>
      </w:r>
      <w:del w:id="1019" w:author="Ewa Retajczyk" w:date="2026-10-14T12:00:00Z">
        <w:r>
          <w:rPr>
            <w:rFonts w:ascii="Century Gothic" w:hAnsi="Century Gothic"/>
            <w:sz w:val="22"/>
          </w:rPr>
          <w:delText xml:space="preserve"> pod numerem KRS 0000887792</w:delText>
        </w:r>
      </w:del>
      <w:r>
        <w:rPr>
          <w:rFonts w:ascii="Century Gothic" w:hAnsi="Century Gothic"/>
          <w:sz w:val="22"/>
        </w:rPr>
        <w:t xml:space="preserve"> do rejestru przedsiębiorców Krajowego Rejestru Sądowego </w:t>
      </w:r>
      <w:del w:id="1020" w:author="Ewa Retajczyk" w:date="2026-10-14T12:00:00Z">
        <w:r>
          <w:rPr>
            <w:rFonts w:ascii="Century Gothic" w:hAnsi="Century Gothic"/>
            <w:sz w:val="22"/>
          </w:rPr>
          <w:delText xml:space="preserve">prowadzonego przez Sąd Rejonowy dla Łodzi-Śródmieścia w Łodzi, Sąd Gospodarczy, XX Wydział Gospodarczy Krajowego Rejestru Sądowego,</w:delText>
        </w:r>
      </w:del>
      <w:ins w:id="1021" w:author="Ewa Retajczyk" w:date="2026-10-14T12:00:00Z">
        <w:r>
          <w:rPr>
            <w:rFonts w:ascii="Century Gothic" w:hAnsi="Century Gothic"/>
            <w:sz w:val="22"/>
          </w:rPr>
          <w:t xml:space="preserve">pod numerem KRS 0000887792,</w:t>
        </w:r>
      </w:ins>
      <w:r>
        <w:rPr>
          <w:rFonts w:ascii="Century Gothic" w:hAnsi="Century Gothic"/>
          <w:sz w:val="22"/>
        </w:rPr>
        <w:t xml:space="preserve"> NIP: 5662027377, REGON: </w:t>
      </w:r>
      <w:del w:id="1022" w:author="Ewa Retajczyk" w:date="2026-10-14T12:00:00Z">
        <w:r>
          <w:rPr>
            <w:rFonts w:ascii="Century Gothic" w:hAnsi="Century Gothic"/>
            <w:sz w:val="22"/>
          </w:rPr>
          <w:delText xml:space="preserve">388383405, (dalej jako</w:delText>
        </w:r>
      </w:del>
      <w:ins w:id="1023" w:author="Ewa Retajczyk" w:date="2026-10-14T12:00:00Z">
        <w:r>
          <w:rPr>
            <w:rFonts w:ascii="Century Gothic" w:hAnsi="Century Gothic"/>
            <w:sz w:val="22"/>
          </w:rPr>
          <w:t xml:space="preserve">388383405 (dalej:</w:t>
        </w:r>
      </w:ins>
      <w:r>
        <w:rPr>
          <w:rFonts w:ascii="Century Gothic" w:hAnsi="Century Gothic"/>
          <w:sz w:val="22"/>
        </w:rPr>
        <w:t xml:space="preserve"> Administrator lub Spółka).</w:t>
      </w:r>
      <w:ins w:id="1024" w:author="Ewa Retajczyk" w:date="2026-10-14T12:00:00Z">
        <w:r>
          <w:rPr>
            <w:rFonts w:ascii="Century Gothic" w:hAnsi="Century Gothic"/>
            <w:sz w:val="22"/>
          </w:rPr>
          <w:t xml:space="preserve"> Dane kontaktowe: Megalog sp. z o.o., ul. Tysiąclecia 1, 06-400 Ciechanów, tel. +48 500 415 515, e-mail: info@megalog.pl.</w:t>
        </w:r>
      </w:ins>
    </w:p>
    <w:p>
      <w:pPr>
        <w:spacing w:before="0" w:after="120" w:line="260" w:lineRule="auto"/>
        <w:ind w:left="567" w:hanging="425"/>
        <w:jc w:val="both"/>
        <w:rPr>
          <w:ins w:id="1025" w:author="Ewa Retajczyk" w:date="2026-10-14T12:00:00Z"/>
        </w:rPr>
      </w:pPr>
      <w:ins w:id="1026" w:author="Ewa Retajczyk" w:date="2026-10-14T12:00:00Z">
        <w:r>
          <w:rPr>
            <w:rFonts w:ascii="Century Gothic" w:hAnsi="Century Gothic"/>
            <w:sz w:val="22"/>
          </w:rPr>
          <w:t xml:space="preserve">2.</w:t>
          <w:tab/>
          <w:t xml:space="preserve">Administrator nie wyznaczył inspektora ochrony danych. W sprawach dotyczących przetwarzania danych osobowych i wykonywania przysługujących praw można kontaktować się z Administratorem pod adresem e-mail: info@megalog.pl lub pisemnie na adres siedziby Administratora.</w:t>
        </w:r>
      </w:ins>
    </w:p>
    <w:p>
      <w:pPr>
        <w:pStyle w:val="Tekstpodstawowy"/>
        <w:spacing w:line="240" w:lineRule="auto"/>
        <w:rPr>
          <w:del w:id="1027" w:author="Ewa Retajczyk" w:date="2026-10-14T12:00:00Z"/>
        </w:rPr>
      </w:pPr>
      <w:del w:id="1028" w:author="Ewa Retajczyk" w:date="2026-10-14T12:00:00Z">
        <w:r>
          <w:rPr>
            <w:rFonts w:ascii="Century Gothic" w:hAnsi="Century Gothic"/>
            <w:sz w:val="22"/>
          </w:rPr>
          <w:delText xml:space="preserve">Kontakt z Administratorem jest możliwy:</w:delText>
        </w:r>
      </w:del>
    </w:p>
    <w:p>
      <w:pPr>
        <w:pStyle w:val="Tekstpodstawowy"/>
        <w:numPr>
          <w:ilvl w:val="0"/>
          <w:numId w:val="1"/>
        </w:numPr>
        <w:spacing w:line="240" w:lineRule="auto"/>
        <w:ind w:left="567" w:hanging="283"/>
        <w:rPr>
          <w:del w:id="1029" w:author="Ewa Retajczyk" w:date="2026-10-14T12:00:00Z"/>
        </w:rPr>
      </w:pPr>
      <w:del w:id="1030" w:author="Ewa Retajczyk" w:date="2026-10-14T12:00:00Z">
        <w:r>
          <w:rPr>
            <w:rFonts w:ascii="Century Gothic" w:hAnsi="Century Gothic"/>
            <w:sz w:val="22"/>
          </w:rPr>
          <w:delText xml:space="preserve">drogą elektroniczną: info@megalog.pl </w:delText>
        </w:r>
      </w:del>
    </w:p>
    <w:p>
      <w:pPr>
        <w:pStyle w:val="Tekstpodstawowy"/>
        <w:numPr>
          <w:ilvl w:val="0"/>
          <w:numId w:val="1"/>
        </w:numPr>
        <w:spacing w:line="240" w:lineRule="auto"/>
        <w:ind w:left="567" w:hanging="283"/>
        <w:rPr>
          <w:del w:id="1031" w:author="Ewa Retajczyk" w:date="2026-10-14T12:00:00Z"/>
        </w:rPr>
      </w:pPr>
      <w:del w:id="1032" w:author="Ewa Retajczyk" w:date="2026-10-14T12:00:00Z">
        <w:r>
          <w:rPr>
            <w:rFonts w:ascii="Century Gothic" w:hAnsi="Century Gothic"/>
            <w:sz w:val="22"/>
          </w:rPr>
          <w:delText xml:space="preserve">telefonicznie: +48 500 415 515</w:delText>
        </w:r>
      </w:del>
    </w:p>
    <w:p>
      <w:pPr>
        <w:pStyle w:val="Tekstpodstawowy"/>
        <w:numPr>
          <w:ilvl w:val="0"/>
          <w:numId w:val="1"/>
        </w:numPr>
        <w:spacing w:line="240" w:lineRule="auto"/>
        <w:ind w:left="567" w:hanging="283"/>
        <w:rPr>
          <w:del w:id="1033" w:author="Ewa Retajczyk" w:date="2026-10-14T12:00:00Z"/>
        </w:rPr>
      </w:pPr>
      <w:del w:id="1034" w:author="Ewa Retajczyk" w:date="2026-10-14T12:00:00Z">
        <w:r>
          <w:rPr>
            <w:rFonts w:ascii="Century Gothic" w:hAnsi="Century Gothic"/>
            <w:sz w:val="22"/>
          </w:rPr>
          <w:delText xml:space="preserve">pisemnie: na adres siedziby Administratora wskazany powyżej,</w:delText>
        </w:r>
      </w:del>
    </w:p>
    <w:p>
      <w:pPr>
        <w:pStyle w:val="Tekstpodstawowy"/>
        <w:spacing w:line="240" w:lineRule="auto"/>
        <w:jc w:val="both"/>
        <w:rPr>
          <w:del w:id="1035" w:author="Ewa Retajczyk" w:date="2026-10-14T12:00:00Z"/>
        </w:rPr>
      </w:pPr>
    </w:p>
    <w:p>
      <w:pPr>
        <w:spacing w:before="0" w:after="120" w:line="260" w:lineRule="auto"/>
        <w:ind w:left="567" w:hanging="425"/>
        <w:jc w:val="both"/>
      </w:pPr>
      <w:del w:id="1036" w:author="Ewa Retajczyk" w:date="2026-10-14T12:00:00Z">
        <w:r>
          <w:rPr>
            <w:rFonts w:ascii="Century Gothic" w:hAnsi="Century Gothic" w:cs="Calibri"/>
            <w:color w:val="000000"/>
            <w:sz w:val="22"/>
            <w:szCs w:val="22"/>
          </w:rPr>
          <w:delText xml:space="preserve">Państwa dane osobowe będą przetwarzane, aby:</w:delText>
        </w:r>
      </w:del>
      <w:ins w:id="1037" w:author="Ewa Retajczyk" w:date="2026-10-14T12:00:00Z">
        <w:r>
          <w:rPr>
            <w:rFonts w:ascii="Century Gothic" w:hAnsi="Century Gothic"/>
            <w:sz w:val="22"/>
          </w:rPr>
          <w:t xml:space="preserve">3.</w:t>
          <w:tab/>
          <w:t xml:space="preserve">Dane osobowe reprezentantów, pełnomocników, pracowników i współpracowników NFOŚiGW oraz Spółki, wskazanych do wykonywania Umowy, przetwarzane są w celu realizacji przedsięwzięcia pn. „Budowa stacji ładowania dla pojazdów kat. N2/N3 w bazie eksploatacyjnej MEGALOG sp. z o.o. w Ciechanowie przy ul. Tysiąclecia 1”, tj. w celu:</w:t>
        </w:r>
      </w:ins>
    </w:p>
    <w:p>
      <w:pPr>
        <w:spacing w:before="0" w:after="60" w:line="260" w:lineRule="auto"/>
        <w:ind w:left="992" w:hanging="425"/>
        <w:jc w:val="both"/>
      </w:pPr>
      <w:del w:id="1038" w:author="Ewa Retajczyk" w:date="2026-10-14T12:00:00Z">
        <w:r>
          <w:rPr>
            <w:rFonts w:ascii="Century Gothic" w:hAnsi="Century Gothic" w:cs="Calibri"/>
            <w:color w:val="000000"/>
            <w:sz w:val="22"/>
            <w:szCs w:val="22"/>
          </w:rPr>
          <w:delText xml:space="preserve">udokumentować, wykonywać, rozliczać i archiwizować umowę zawartą z NFOŚiGW na podstawie właściwych przepisów prawa, w szczególności prawa: cywilnego, podatkowego, rachunkowego (podstawa prawna: art. 6 ust 1 lit. c  Rozporządzenia Parlamentu Europejskiego i Rady (UE) 2016/679 z dnia 27 kwietnia 2016 r. w sprawie ochrony osób fizycznych w związku z przetwarzaniem danych osobowych i w sprawie swobodnego przepływu takich danych oraz uchylenia dyrektywy 95/46/WE (ogólne rozporządzenie o ochronie danych, dalej – RODO),</w:delText>
        </w:r>
      </w:del>
      <w:ins w:id="1039" w:author="Ewa Retajczyk" w:date="2026-10-14T12:00:00Z">
        <w:r>
          <w:rPr>
            <w:rFonts w:ascii="Century Gothic" w:hAnsi="Century Gothic"/>
            <w:sz w:val="22"/>
          </w:rPr>
          <w:t xml:space="preserve">–</w:t>
          <w:tab/>
          <w:t xml:space="preserve">udokumentowania, wykonywania i rozliczania Umowy, w tym komunikowania się w jej sprawach, weryfikacji umocowania do działania w imieniu stron oraz realizacji obowiązków informacyjnych, sprawozdawczych i kontrolnych wynikających z Umowy,</w:t>
        </w:r>
      </w:ins>
    </w:p>
    <w:p>
      <w:pPr>
        <w:spacing w:before="0" w:after="60" w:line="260" w:lineRule="auto"/>
        <w:ind w:left="992" w:hanging="425"/>
        <w:jc w:val="both"/>
        <w:rPr>
          <w:ins w:id="1040" w:author="Ewa Retajczyk" w:date="2026-10-14T12:00:00Z"/>
        </w:rPr>
      </w:pPr>
      <w:ins w:id="1041" w:author="Ewa Retajczyk" w:date="2026-10-14T12:00:00Z">
        <w:r>
          <w:rPr>
            <w:rFonts w:ascii="Century Gothic" w:hAnsi="Century Gothic"/>
            <w:sz w:val="22"/>
          </w:rPr>
          <w:t xml:space="preserve">–</w:t>
          <w:tab/>
          <w:t xml:space="preserve">wypełnienia obowiązków prawnych ciążących na Administratorze, w szczególności podatkowych i rachunkowych, w tym archiwizacji dokumentacji związanej z Umową,</w:t>
        </w:r>
      </w:ins>
    </w:p>
    <w:p>
      <w:pPr>
        <w:spacing w:before="0" w:after="60" w:line="260" w:lineRule="auto"/>
        <w:ind w:left="992" w:hanging="425"/>
        <w:jc w:val="both"/>
      </w:pPr>
      <w:del w:id="1042" w:author="Ewa Retajczyk" w:date="2026-10-14T12:00:00Z">
        <w:r>
          <w:rPr>
            <w:rFonts w:ascii="Century Gothic" w:hAnsi="Century Gothic" w:cs="Calibri"/>
            <w:color w:val="000000"/>
            <w:sz w:val="22"/>
            <w:szCs w:val="22"/>
          </w:rPr>
          <w:delText xml:space="preserve">podjąć obronę przed ewentualnymi roszczeniami lub dochodzić ewentualnych roszczeń związanych z umową, jeżeli powstanie spór dotyczący ww. umowy. Podstawą prawną przetwarzania danych jest w tym wypadku nasz prawnie uzasadniony interes (art. 6 ust. 1 lit. f RODO) polegający na możliwości obrony przed roszczeniami lub dochodzenia roszczeń.</w:delText>
        </w:r>
      </w:del>
      <w:ins w:id="1043" w:author="Ewa Retajczyk" w:date="2026-10-14T12:00:00Z">
        <w:r>
          <w:rPr>
            <w:rFonts w:ascii="Century Gothic" w:hAnsi="Century Gothic"/>
            <w:sz w:val="22"/>
          </w:rPr>
          <w:t xml:space="preserve">–</w:t>
          <w:tab/>
          <w:t xml:space="preserve">ustalenia, dochodzenia lub obrony roszczeń związanych z Umową.</w:t>
        </w:r>
      </w:ins>
    </w:p>
    <w:p>
      <w:pPr>
        <w:spacing w:before="0" w:after="120" w:line="260" w:lineRule="auto"/>
        <w:ind w:left="567" w:hanging="425"/>
        <w:jc w:val="both"/>
        <w:rPr>
          <w:ins w:id="1044" w:author="Ewa Retajczyk" w:date="2026-10-14T12:00:00Z"/>
        </w:rPr>
      </w:pPr>
      <w:ins w:id="1045" w:author="Ewa Retajczyk" w:date="2026-10-14T12:00:00Z">
        <w:r>
          <w:rPr>
            <w:rFonts w:ascii="Century Gothic" w:hAnsi="Century Gothic"/>
            <w:sz w:val="22"/>
          </w:rPr>
          <w:t xml:space="preserve">4.</w:t>
          <w:tab/>
          <w:t xml:space="preserve">Podstawą przetwarzania danych osobowych jest:</w:t>
        </w:r>
      </w:ins>
    </w:p>
    <w:p>
      <w:pPr>
        <w:spacing w:before="0" w:after="60" w:line="260" w:lineRule="auto"/>
        <w:ind w:left="992" w:hanging="425"/>
        <w:jc w:val="both"/>
        <w:rPr>
          <w:ins w:id="1046" w:author="Ewa Retajczyk" w:date="2026-10-14T12:00:00Z"/>
        </w:rPr>
      </w:pPr>
      <w:ins w:id="1047" w:author="Ewa Retajczyk" w:date="2026-10-14T12:00:00Z">
        <w:r>
          <w:rPr>
            <w:rFonts w:ascii="Century Gothic" w:hAnsi="Century Gothic"/>
            <w:sz w:val="22"/>
          </w:rPr>
          <w:t xml:space="preserve">–</w:t>
          <w:tab/>
          <w:t xml:space="preserve">art. 6 ust. 1 lit. f RODO – prawnie uzasadniony interes Administratora polegający na prawidłowym wykonaniu Umowy oraz na możliwości ustalenia, dochodzenia lub obrony roszczeń,</w:t>
        </w:r>
      </w:ins>
    </w:p>
    <w:p>
      <w:pPr>
        <w:spacing w:before="0" w:after="60" w:line="260" w:lineRule="auto"/>
        <w:ind w:left="992" w:hanging="425"/>
        <w:jc w:val="both"/>
        <w:rPr>
          <w:ins w:id="1048" w:author="Ewa Retajczyk" w:date="2026-10-14T12:00:00Z"/>
        </w:rPr>
      </w:pPr>
      <w:ins w:id="1049" w:author="Ewa Retajczyk" w:date="2026-10-14T12:00:00Z">
        <w:r>
          <w:rPr>
            <w:rFonts w:ascii="Century Gothic" w:hAnsi="Century Gothic"/>
            <w:sz w:val="22"/>
          </w:rPr>
          <w:t xml:space="preserve">–</w:t>
          <w:tab/>
          <w:t xml:space="preserve">art. 6 ust. 1 lit. c RODO – niezbędność wypełnienia przez Administratora obowiązku prawnego wynikającego z przepisów podatkowych i o rachunkowości (w szczególności ustawy z dnia 29 sierpnia 1997 r. – Ordynacja podatkowa oraz ustawy z dnia 29 września 1994 r. o rachunkowości).</w:t>
        </w:r>
      </w:ins>
    </w:p>
    <w:p>
      <w:pPr>
        <w:spacing w:before="0" w:after="120" w:line="260" w:lineRule="auto"/>
        <w:ind w:left="567" w:hanging="425"/>
        <w:jc w:val="both"/>
        <w:rPr>
          <w:ins w:id="1050" w:author="Ewa Retajczyk" w:date="2026-10-14T12:00:00Z"/>
        </w:rPr>
      </w:pPr>
      <w:ins w:id="1051" w:author="Ewa Retajczyk" w:date="2026-10-14T12:00:00Z">
        <w:r>
          <w:rPr>
            <w:rFonts w:ascii="Century Gothic" w:hAnsi="Century Gothic"/>
            <w:sz w:val="22"/>
          </w:rPr>
          <w:t xml:space="preserve">5.</w:t>
          <w:tab/>
          <w:t xml:space="preserve">Administrator przetwarza następujące kategorie danych osobowych: imię i nazwisko, stanowisko lub pełnioną funkcję, służbowe dane kontaktowe (adres e-mail, numer telefonu), podpis lub kwalifikowany podpis elektroniczny oraz dane dotyczące umocowania do działania w imieniu strony Umowy. Dane pochodzą od NFOŚiGW (w odniesieniu do jego reprezentantów, pracowników i współpracowników), bezpośrednio od osoby, której dotyczą, lub od Spółki (w odniesieniu do jej reprezentantów, pracowników i współpracowników) oraz z publicznie dostępnych rejestrów (w szczególności Krajowego Rejestru Sądowego).</w:t>
        </w:r>
      </w:ins>
    </w:p>
    <w:p>
      <w:pPr>
        <w:pStyle w:val="xmsonormal"/>
        <w:shd w:val="clear" w:color="auto" w:fill="FFFFFF"/>
        <w:spacing w:beforeAutospacing="0" w:afterAutospacing="0" w:line="240" w:lineRule="auto"/>
        <w:ind w:left="567" w:hanging="141"/>
        <w:jc w:val="both"/>
        <w:textAlignment w:val="baseline"/>
        <w:rPr>
          <w:del w:id="1052" w:author="Ewa Retajczyk" w:date="2026-10-14T12:00:00Z"/>
        </w:rPr>
      </w:pPr>
    </w:p>
    <w:p>
      <w:pPr>
        <w:shd w:val="clear" w:color="auto" w:fill="FFFFFF" w:themeFill="background1"/>
        <w:spacing w:line="240" w:lineRule="auto"/>
        <w:jc w:val="both"/>
        <w:rPr>
          <w:del w:id="1053" w:author="Ewa Retajczyk" w:date="2026-10-14T12:00:00Z"/>
        </w:rPr>
      </w:pPr>
      <w:del w:id="1054" w:author="Ewa Retajczyk" w:date="2026-10-14T12:00:00Z">
        <w:r>
          <w:rPr>
            <w:rFonts w:ascii="Century Gothic" w:hAnsi="Century Gothic" w:cs="Calibri"/>
            <w:color w:val="000000" w:themeColor="text1"/>
          </w:rPr>
          <w:delText xml:space="preserve">Zgodnie z obowiązującymi przepisami prawa w zakresie ochrony danych osobowych, Państwa dane osobowe:</w:delText>
        </w:r>
      </w:del>
    </w:p>
    <w:p>
      <w:pPr>
        <w:pStyle w:val="Akapitzlist"/>
        <w:numPr>
          <w:ilvl w:val="0"/>
          <w:numId w:val="2"/>
        </w:numPr>
        <w:shd w:val="clear" w:color="auto" w:fill="FFFFFF" w:themeFill="background1"/>
        <w:spacing w:after="0" w:line="240" w:lineRule="auto"/>
        <w:jc w:val="both"/>
        <w:rPr>
          <w:del w:id="1055" w:author="Ewa Retajczyk" w:date="2026-10-14T12:00:00Z"/>
        </w:rPr>
      </w:pPr>
      <w:del w:id="1056" w:author="Ewa Retajczyk" w:date="2026-10-14T12:00:00Z">
        <w:r>
          <w:rPr>
            <w:rFonts w:ascii="Century Gothic" w:hAnsi="Century Gothic" w:cs="Calibri"/>
            <w:color w:val="000000" w:themeColor="text1"/>
          </w:rPr>
          <w:delText xml:space="preserve">mogą być udostępnione operatorom pocztowym i firmom kurierskim,</w:delText>
        </w:r>
      </w:del>
    </w:p>
    <w:p>
      <w:pPr>
        <w:spacing w:before="0" w:after="120" w:line="260" w:lineRule="auto"/>
        <w:ind w:left="567" w:hanging="425"/>
        <w:jc w:val="both"/>
      </w:pPr>
      <w:del w:id="1057" w:author="Ewa Retajczyk" w:date="2026-10-14T12:00:00Z">
        <w:r>
          <w:rPr>
            <w:rFonts w:ascii="Century Gothic" w:hAnsi="Century Gothic" w:cs="Calibri"/>
            <w:color w:val="000000" w:themeColor="text1"/>
          </w:rPr>
          <w:delText xml:space="preserve">mogą być przekazane podmiotom, którym zlecimy usługi związane z przetwarzaniem danych, w tym dostawcom usług informatycznych, dostawcom usług księgowo – finansowych i biurom prawnym. Takie podmioty przetwarzają dane na podstawie umowy z nami i tylko zgodnie z naszymi poleceniami,</w:delText>
        </w:r>
      </w:del>
      <w:ins w:id="1058" w:author="Ewa Retajczyk" w:date="2026-10-14T12:00:00Z">
        <w:r>
          <w:rPr>
            <w:rFonts w:ascii="Century Gothic" w:hAnsi="Century Gothic"/>
            <w:sz w:val="22"/>
          </w:rPr>
          <w:t xml:space="preserve">6.</w:t>
          <w:tab/>
          <w:t xml:space="preserve">Dane osobowe będą udostępniane NFOŚiGW jako stronie Umowy oraz podmiotom uprawnionym do kontroli lub audytu wykorzystania dofinansowania, w tym instytucjom kontrolnym i audytowym krajowym oraz Unii Europejskiej, a także innym podmiotom, jeżeli wynika to z realizacji uprawnienia lub obowiązku określonego w przepisach prawa. Administrator powierza przetwarzanie danych osobowych podmiotom świadczącym na jego rzecz usługi informatyczne, księgowo-finansowe i prawne na podstawie umów powierzenia i wyłącznie zgodnie z jego poleceniami. Dane mogą być również udostępniane operatorom pocztowym i firmom kurierskim.</w:t>
        </w:r>
      </w:ins>
    </w:p>
    <w:p>
      <w:pPr>
        <w:spacing w:before="0" w:after="120" w:line="260" w:lineRule="auto"/>
        <w:ind w:left="567" w:hanging="425"/>
        <w:jc w:val="both"/>
        <w:rPr>
          <w:ins w:id="1059" w:author="Ewa Retajczyk" w:date="2026-10-14T12:00:00Z"/>
        </w:rPr>
      </w:pPr>
      <w:ins w:id="1060" w:author="Ewa Retajczyk" w:date="2026-10-14T12:00:00Z">
        <w:r>
          <w:rPr>
            <w:rFonts w:ascii="Century Gothic" w:hAnsi="Century Gothic"/>
            <w:sz w:val="22"/>
          </w:rPr>
          <w:t xml:space="preserve">7.</w:t>
          <w:tab/>
          <w:t xml:space="preserve">Dane osobowe nie będą przekazywane do państw trzecich ani organizacji międzynarodowych.</w:t>
        </w:r>
      </w:ins>
    </w:p>
    <w:p>
      <w:pPr>
        <w:pStyle w:val="Akapitzlist"/>
        <w:numPr>
          <w:ilvl w:val="0"/>
          <w:numId w:val="2"/>
        </w:numPr>
        <w:shd w:val="clear" w:color="auto" w:fill="FFFFFF" w:themeFill="background1"/>
        <w:spacing w:after="0" w:line="240" w:lineRule="auto"/>
        <w:jc w:val="both"/>
        <w:rPr>
          <w:del w:id="1061" w:author="Ewa Retajczyk" w:date="2026-10-14T12:00:00Z"/>
        </w:rPr>
      </w:pPr>
      <w:del w:id="1062" w:author="Ewa Retajczyk" w:date="2026-10-14T12:00:00Z">
        <w:r>
          <w:rPr>
            <w:rFonts w:ascii="Century Gothic" w:hAnsi="Century Gothic" w:cs="Calibri"/>
            <w:color w:val="000000" w:themeColor="text1"/>
          </w:rPr>
          <w:delText xml:space="preserve">mogą być przekazane wyłącznie podmiotom, które uprawnione są do ich otrzymania przepisami prawa,</w:delText>
        </w:r>
      </w:del>
    </w:p>
    <w:p>
      <w:pPr>
        <w:pStyle w:val="Akapitzlist"/>
        <w:shd w:val="clear" w:color="auto" w:fill="FFFFFF" w:themeFill="background1"/>
        <w:spacing w:after="0" w:line="240" w:lineRule="auto"/>
        <w:jc w:val="both"/>
        <w:rPr>
          <w:del w:id="1063" w:author="Ewa Retajczyk" w:date="2026-10-14T12:00:00Z"/>
        </w:rPr>
      </w:pPr>
    </w:p>
    <w:p>
      <w:pPr>
        <w:spacing w:before="0" w:after="120" w:line="260" w:lineRule="auto"/>
        <w:ind w:left="567" w:hanging="425"/>
        <w:jc w:val="both"/>
      </w:pPr>
      <w:del w:id="1064" w:author="Ewa Retajczyk" w:date="2026-10-14T12:00:00Z">
        <w:r>
          <w:rPr>
            <w:rFonts w:ascii="Century Gothic" w:hAnsi="Century Gothic" w:cs="Times New Roman"/>
            <w:color w:val="000000"/>
            <w:sz w:val="22"/>
            <w:szCs w:val="22"/>
          </w:rPr>
          <w:delText xml:space="preserve">Państwa dane osobowe będziemy przechowywać w okresie wykonywania  Umowy  Nr 393/2026/Wn7/OA-IN-FM/D o dofinansowanie realizacji inwestycji ze środków NFOŚIGW zgromadzonych na rachunku funduszu Modernizacyjnego w formie dotacji zawartej z Narodowym Funduszem Ochrony Środowiska i Gospodarki Wodnej - Krajowym Operatorem Funduszu Modernizacyjnego, z siedzibą w Warszawie, ul. Pańska 97, 00-834 Warszawa.  Po tym czasie dane będą przetwarzane tak długo, jak jest to konieczne dla spełnienia wymagań przewidzianych przez przepisy prawa lub dla ustalenia, dochodzenia lub obrony roszczeń.</w:delText>
        </w:r>
      </w:del>
      <w:ins w:id="1065" w:author="Ewa Retajczyk" w:date="2026-10-14T12:00:00Z">
        <w:r>
          <w:rPr>
            <w:rFonts w:ascii="Century Gothic" w:hAnsi="Century Gothic"/>
            <w:sz w:val="22"/>
          </w:rPr>
          <w:t xml:space="preserve">8.</w:t>
          <w:tab/>
          <w:t xml:space="preserve">Dane osobowe będą przechowywane w okresie wykonywania Umowy, obejmującym okres trwałości inwestycji określony w Umowie, a następnie przez okres wymagany przepisami prawa, w szczególności przepisami podatkowymi i o rachunkowości (co do zasady 5 lat liczonych od końca roku kalendarzowego, w którym powstał obowiązek podatkowy lub zakończono rok obrotowy, w którym operacja została ostatecznie rozliczona), a w zakresie ustalenia, dochodzenia lub obrony roszczeń – do upływu terminu ich przedawnienia.</w:t>
        </w:r>
      </w:ins>
    </w:p>
    <w:p>
      <w:pPr>
        <w:pStyle w:val="xmsonormal"/>
        <w:shd w:val="clear" w:color="auto" w:fill="FFFFFF"/>
        <w:spacing w:beforeAutospacing="0" w:afterAutospacing="0" w:line="240" w:lineRule="auto"/>
        <w:ind w:left="567" w:hanging="141"/>
        <w:jc w:val="both"/>
        <w:textAlignment w:val="baseline"/>
        <w:rPr>
          <w:del w:id="1066" w:author="Ewa Retajczyk" w:date="2026-10-14T12:00:00Z"/>
        </w:rPr>
      </w:pPr>
    </w:p>
    <w:p>
      <w:pPr>
        <w:spacing w:before="0" w:after="120" w:line="260" w:lineRule="auto"/>
        <w:ind w:left="567" w:hanging="425"/>
        <w:jc w:val="both"/>
      </w:pPr>
      <w:del w:id="1067" w:author="Ewa Retajczyk" w:date="2026-10-14T12:00:00Z">
        <w:r>
          <w:rPr>
            <w:rFonts w:ascii="Century Gothic" w:hAnsi="Century Gothic" w:cs="Calibri"/>
            <w:color w:val="000000"/>
            <w:sz w:val="22"/>
            <w:szCs w:val="22"/>
          </w:rPr>
          <w:delText xml:space="preserve">Posiadają Państwo następujące prawa związane z przetwarzaniem danych osobowych:</w:delText>
        </w:r>
      </w:del>
      <w:ins w:id="1068" w:author="Ewa Retajczyk" w:date="2026-10-14T12:00:00Z">
        <w:r>
          <w:rPr>
            <w:rFonts w:ascii="Century Gothic" w:hAnsi="Century Gothic"/>
            <w:sz w:val="22"/>
          </w:rPr>
          <w:t xml:space="preserve">9.</w:t>
          <w:tab/>
          <w:t xml:space="preserve">Osobie, której dane są przetwarzane, przysługuje prawo żądania od Administratora dostępu do danych osobowych jej dotyczących (art. 15 RODO), ich sprostowania (art. 16 RODO), usunięcia (art. 17 RODO) lub ograniczenia przetwarzania (art. 18 RODO) – na warunkach określonych w tych przepisach. Prawa te można zrealizować, pisząc na adres e-mail: info@megalog.pl.</w:t>
        </w:r>
      </w:ins>
    </w:p>
    <w:p>
      <w:pPr>
        <w:pStyle w:val="xmsonormal"/>
        <w:numPr>
          <w:ilvl w:val="0"/>
          <w:numId w:val="4"/>
        </w:numPr>
        <w:shd w:val="clear" w:color="auto" w:fill="FFFFFF"/>
        <w:spacing w:beforeAutospacing="0" w:afterAutospacing="0" w:line="240" w:lineRule="auto"/>
        <w:jc w:val="both"/>
        <w:textAlignment w:val="baseline"/>
        <w:rPr>
          <w:del w:id="1069" w:author="Ewa Retajczyk" w:date="2026-10-14T12:00:00Z"/>
        </w:rPr>
      </w:pPr>
      <w:del w:id="1070" w:author="Ewa Retajczyk" w:date="2026-10-14T12:00:00Z">
        <w:r>
          <w:rPr>
            <w:rFonts w:ascii="Century Gothic" w:hAnsi="Century Gothic" w:cs="Calibri"/>
            <w:color w:val="000000"/>
            <w:sz w:val="22"/>
            <w:szCs w:val="22"/>
          </w:rPr>
          <w:delText xml:space="preserve">prawo dostępu do Państwa danych osobowych,</w:delText>
        </w:r>
      </w:del>
    </w:p>
    <w:p>
      <w:pPr>
        <w:pStyle w:val="xmsonormal"/>
        <w:numPr>
          <w:ilvl w:val="0"/>
          <w:numId w:val="4"/>
        </w:numPr>
        <w:shd w:val="clear" w:color="auto" w:fill="FFFFFF"/>
        <w:spacing w:beforeAutospacing="0" w:afterAutospacing="0" w:line="240" w:lineRule="auto"/>
        <w:jc w:val="both"/>
        <w:textAlignment w:val="baseline"/>
        <w:rPr>
          <w:del w:id="1071" w:author="Ewa Retajczyk" w:date="2026-10-14T12:00:00Z"/>
        </w:rPr>
      </w:pPr>
      <w:del w:id="1072" w:author="Ewa Retajczyk" w:date="2026-10-14T12:00:00Z">
        <w:r>
          <w:rPr>
            <w:rFonts w:ascii="Century Gothic" w:hAnsi="Century Gothic" w:cs="Calibri"/>
            <w:color w:val="000000"/>
            <w:sz w:val="22"/>
            <w:szCs w:val="22"/>
          </w:rPr>
          <w:delText xml:space="preserve">prawo żądania sprostowania Państwa danych osobowych,</w:delText>
        </w:r>
      </w:del>
    </w:p>
    <w:p>
      <w:pPr>
        <w:pStyle w:val="xmsonormal"/>
        <w:numPr>
          <w:ilvl w:val="0"/>
          <w:numId w:val="4"/>
        </w:numPr>
        <w:shd w:val="clear" w:color="auto" w:fill="FFFFFF"/>
        <w:spacing w:beforeAutospacing="0" w:afterAutospacing="0" w:line="240" w:lineRule="auto"/>
        <w:jc w:val="both"/>
        <w:textAlignment w:val="baseline"/>
        <w:rPr>
          <w:del w:id="1073" w:author="Ewa Retajczyk" w:date="2026-10-14T12:00:00Z"/>
        </w:rPr>
      </w:pPr>
      <w:del w:id="1074" w:author="Ewa Retajczyk" w:date="2026-10-14T12:00:00Z">
        <w:r>
          <w:rPr>
            <w:rFonts w:ascii="Century Gothic" w:hAnsi="Century Gothic" w:cs="Calibri"/>
            <w:color w:val="000000"/>
            <w:sz w:val="22"/>
            <w:szCs w:val="22"/>
          </w:rPr>
          <w:delText xml:space="preserve">prawo żądania usunięcia Państwa danych osobowych na podstawie warunków określonych w art. 17 RODO,</w:delText>
        </w:r>
      </w:del>
    </w:p>
    <w:p>
      <w:pPr>
        <w:pStyle w:val="xmsonormal"/>
        <w:numPr>
          <w:ilvl w:val="0"/>
          <w:numId w:val="4"/>
        </w:numPr>
        <w:shd w:val="clear" w:color="auto" w:fill="FFFFFF"/>
        <w:spacing w:beforeAutospacing="0" w:afterAutospacing="0" w:line="240" w:lineRule="auto"/>
        <w:jc w:val="both"/>
        <w:textAlignment w:val="baseline"/>
        <w:rPr>
          <w:del w:id="1075" w:author="Ewa Retajczyk" w:date="2026-10-14T12:00:00Z"/>
        </w:rPr>
      </w:pPr>
      <w:del w:id="1076" w:author="Ewa Retajczyk" w:date="2026-10-14T12:00:00Z">
        <w:r>
          <w:rPr>
            <w:rFonts w:ascii="Century Gothic" w:hAnsi="Century Gothic" w:cs="Calibri"/>
            <w:color w:val="000000"/>
            <w:sz w:val="22"/>
            <w:szCs w:val="22"/>
          </w:rPr>
          <w:delText xml:space="preserve">prawo żądania ograniczenia przetwarzania Państwa danych osobowych w warunkach określonych w art. 18 RODO,</w:delText>
        </w:r>
      </w:del>
    </w:p>
    <w:p>
      <w:pPr>
        <w:spacing w:before="0" w:after="120" w:line="260" w:lineRule="auto"/>
        <w:ind w:left="567" w:hanging="425"/>
        <w:jc w:val="both"/>
      </w:pPr>
      <w:del w:id="1077" w:author="Ewa Retajczyk" w:date="2026-10-14T12:00:00Z">
        <w:r>
          <w:rPr>
            <w:rFonts w:ascii="Century Gothic" w:hAnsi="Century Gothic" w:cs="Calibri"/>
            <w:color w:val="000000" w:themeColor="text1"/>
            <w:sz w:val="22"/>
            <w:szCs w:val="22"/>
          </w:rPr>
          <w:delText xml:space="preserve">Prawo wniesienia sprzeciwu – z uwagi na fakt, iż przetwarzamy Państwa dane także na podstawie naszego prawnie uzasadnionego interesu (w zakresie celów wskazanych powyżej dla których podstawą przetwarzania jest art. 6 ust. 1 lit. f RODO) mają Państwo prawo zgłoszenia sprzeciwu wobec przetwarzania danych ze względu na Państwa szczególną sytuację.</w:delText>
        </w:r>
      </w:del>
      <w:ins w:id="1078" w:author="Ewa Retajczyk" w:date="2026-10-14T12:00:00Z">
        <w:r>
          <w:rPr>
            <w:rFonts w:ascii="Century Gothic" w:hAnsi="Century Gothic"/>
            <w:b/>
            <w:sz w:val="22"/>
          </w:rPr>
          <w:t xml:space="preserve">10.</w:t>
          <w:tab/>
          <w:t xml:space="preserve">Osobie, której dane są przetwarzane, przysługuje prawo wniesienia sprzeciwu wobec przetwarzania danych ze względu na jej szczególną sytuację (art. 21 RODO), w zakresie, w jakim dane przetwarzane są na podstawie prawnie uzasadnionego interesu Administratora (art. 6 ust. 1 lit. f RODO).</w:t>
        </w:r>
      </w:ins>
    </w:p>
    <w:p>
      <w:pPr>
        <w:pStyle w:val="xmsonormal"/>
        <w:shd w:val="clear" w:color="auto" w:fill="FFFFFF"/>
        <w:spacing w:before="280" w:after="280" w:line="240" w:lineRule="auto"/>
        <w:jc w:val="both"/>
        <w:textAlignment w:val="baseline"/>
        <w:rPr>
          <w:del w:id="1079" w:author="Ewa Retajczyk" w:date="2026-10-14T12:00:00Z"/>
        </w:rPr>
      </w:pPr>
      <w:del w:id="1080" w:author="Ewa Retajczyk" w:date="2026-10-14T12:00:00Z">
        <w:r>
          <w:rPr>
            <w:rFonts w:ascii="Century Gothic" w:hAnsi="Century Gothic" w:cs="Calibri"/>
            <w:color w:val="000000" w:themeColor="text1"/>
            <w:sz w:val="22"/>
            <w:szCs w:val="22"/>
          </w:rPr>
          <w:delText xml:space="preserve">Wszystkie powyższe prawa można zrealizować pisząc na adres e-mail wyznaczony do komunikacji w sprawach dotyczący danych osobowych: info@megalog.pl.</w:delText>
        </w:r>
      </w:del>
    </w:p>
    <w:p>
      <w:pPr>
        <w:spacing w:before="0" w:after="120" w:line="260" w:lineRule="auto"/>
        <w:ind w:left="567" w:hanging="425"/>
        <w:jc w:val="both"/>
      </w:pPr>
      <w:del w:id="1081" w:author="Ewa Retajczyk" w:date="2026-10-14T12:00:00Z">
        <w:r>
          <w:rPr>
            <w:rFonts w:ascii="Century Gothic" w:hAnsi="Century Gothic" w:cs="Calibri"/>
            <w:color w:val="000000" w:themeColor="text1"/>
            <w:sz w:val="22"/>
            <w:szCs w:val="22"/>
          </w:rPr>
          <w:delText xml:space="preserve">Mają Państwo prawo wniesienia skargi do Prezesa Urzędu Ochrony Danych Osobowych, gdy uznają Państwo, iż przetwarzanie danych osobowych Państwa dotyczących narusza przepisy RODO.</w:delText>
        </w:r>
      </w:del>
      <w:ins w:id="1082" w:author="Ewa Retajczyk" w:date="2026-10-14T12:00:00Z">
        <w:r>
          <w:rPr>
            <w:rFonts w:ascii="Century Gothic" w:hAnsi="Century Gothic"/>
            <w:sz w:val="22"/>
          </w:rPr>
          <w:t xml:space="preserve">11.</w:t>
          <w:tab/>
          <w:t xml:space="preserve">Osobie, której dane są przetwarzane, przysługuje prawo wniesienia skargi do Prezesa Urzędu Ochrony Danych Osobowych (ul. Stawki 2, 00-193 Warszawa) lub do organu nadzorczego innego państwa członkowskiego Unii Europejskiej, właściwego ze względu na miejsce zwykłego pobytu lub pracy lub miejsce domniemanego naruszenia RODO.</w:t>
        </w:r>
      </w:ins>
    </w:p>
    <w:p>
      <w:pPr>
        <w:spacing w:before="0" w:after="120" w:line="260" w:lineRule="auto"/>
        <w:ind w:left="567" w:hanging="425"/>
        <w:jc w:val="both"/>
        <w:rPr>
          <w:ins w:id="1083" w:author="Ewa Retajczyk" w:date="2026-10-14T12:00:00Z"/>
        </w:rPr>
      </w:pPr>
      <w:ins w:id="1084" w:author="Ewa Retajczyk" w:date="2026-10-14T12:00:00Z">
        <w:r>
          <w:rPr>
            <w:rFonts w:ascii="Century Gothic" w:hAnsi="Century Gothic"/>
            <w:sz w:val="22"/>
          </w:rPr>
          <w:t xml:space="preserve">12.</w:t>
          <w:tab/>
          <w:t xml:space="preserve">Dane osobowe nie będą przedmiotem zautomatyzowanego podejmowania decyzji, w tym profilowania, o którym mowa w art. 22 ust. 1 i 4 RODO.</w:t>
        </w:r>
      </w:ins>
    </w:p>
    <w:p>
      <w:pPr>
        <w:spacing w:before="0" w:after="120" w:line="260" w:lineRule="auto"/>
        <w:ind w:left="567" w:hanging="425"/>
        <w:jc w:val="both"/>
        <w:rPr>
          <w:ins w:id="1085" w:author="Ewa Retajczyk" w:date="2026-10-14T12:00:00Z"/>
        </w:rPr>
      </w:pPr>
      <w:ins w:id="1086" w:author="Ewa Retajczyk" w:date="2026-10-14T12:00:00Z">
        <w:r>
          <w:rPr>
            <w:rFonts w:ascii="Century Gothic" w:hAnsi="Century Gothic"/>
            <w:sz w:val="22"/>
          </w:rPr>
          <w:t xml:space="preserve">13.</w:t>
          <w:tab/>
          <w:t xml:space="preserve">Podanie danych osobowych jest dobrowolne, jednak niezbędne do udziału danej osoby w czynnościach związanych z realizacją Umowy w imieniu strony. W przypadku niepodania danych udział tej osoby w realizacji Umowy nie będzie możliwy.</w:t>
        </w:r>
      </w:ins>
    </w:p>
    <w:p>
      <w:pPr>
        <w:spacing w:before="0" w:after="480" w:line="260" w:lineRule="auto"/>
        <w:jc w:val="both"/>
        <w:rPr>
          <w:ins w:id="1087" w:author="Ewa Retajczyk" w:date="2026-10-14T12:00:00Z"/>
        </w:rPr>
      </w:pPr>
    </w:p>
    <w:p>
      <w:pPr>
        <w:spacing w:before="0" w:after="0" w:line="260" w:lineRule="auto"/>
        <w:jc w:val="right"/>
        <w:rPr>
          <w:ins w:id="1088" w:author="Ewa Retajczyk" w:date="2026-10-14T12:00:00Z"/>
        </w:rPr>
      </w:pPr>
      <w:ins w:id="1089" w:author="Ewa Retajczyk" w:date="2026-10-14T12:00:00Z">
        <w:r>
          <w:rPr>
            <w:rFonts w:ascii="Century Gothic" w:hAnsi="Century Gothic"/>
            <w:b/>
            <w:sz w:val="22"/>
          </w:rPr>
          <w:t xml:space="preserve">Megalog sp. z o.o.</w:t>
        </w:r>
      </w:ins>
    </w:p>
    <w:p>
      <w:pPr>
        <w:pStyle w:val="xmsonormal"/>
        <w:shd w:val="clear" w:color="auto" w:fill="FFFFFF" w:themeFill="background1"/>
        <w:spacing w:beforeAutospacing="0" w:after="280" w:line="240" w:lineRule="auto"/>
        <w:jc w:val="both"/>
        <w:textAlignment w:val="baseline"/>
        <w:rPr>
          <w:del w:id="1090" w:author="Ewa Retajczyk" w:date="2026-10-14T12:00:00Z"/>
        </w:rPr>
      </w:pPr>
      <w:del w:id="1091" w:author="Ewa Retajczyk" w:date="2026-10-14T12:00:00Z">
        <w:r>
          <w:rPr>
            <w:rFonts w:ascii="Century Gothic" w:hAnsi="Century Gothic" w:cs="Calibri"/>
            <w:color w:val="000000"/>
            <w:sz w:val="22"/>
            <w:szCs w:val="22"/>
          </w:rPr>
          <w:delText xml:space="preserve">Administrator informuje, że Pana/Pani  dane osobowe nie będą przekazywane do Państw Trzecich. </w:delText>
        </w:r>
      </w:del>
    </w:p>
    <w:p>
      <w:pPr>
        <w:pStyle w:val="xmsonormal"/>
        <w:shd w:val="clear" w:color="auto" w:fill="FFFFFF"/>
        <w:spacing w:beforeAutospacing="0" w:afterAutospacing="0" w:line="240" w:lineRule="auto"/>
        <w:ind w:left="426" w:hanging="426"/>
        <w:jc w:val="both"/>
        <w:textAlignment w:val="baseline"/>
        <w:rPr>
          <w:del w:id="1092" w:author="Ewa Retajczyk" w:date="2026-10-14T12:00:00Z"/>
        </w:rPr>
      </w:pPr>
    </w:p>
    <w:p>
      <w:pPr>
        <w:pStyle w:val="xmsonormal"/>
        <w:shd w:val="clear" w:color="auto" w:fill="FFFFFF"/>
        <w:spacing w:beforeAutospacing="0" w:afterAutospacing="0"/>
        <w:jc w:val="both"/>
        <w:textAlignment w:val="baseline"/>
        <w:rPr>
          <w:del w:id="1093" w:author="Ewa Retajczyk" w:date="2026-10-14T12:00:00Z"/>
        </w:rPr>
      </w:pPr>
    </w:p>
    <w:p>
      <w:pPr>
        <w:pStyle w:val="xmsonormal"/>
        <w:shd w:val="clear" w:color="auto" w:fill="FFFFFF"/>
        <w:spacing w:beforeAutospacing="0" w:afterAutospacing="0"/>
        <w:jc w:val="both"/>
        <w:textAlignment w:val="baseline"/>
        <w:rPr>
          <w:del w:id="1094" w:author="Ewa Retajczyk" w:date="2026-10-14T12:00:00Z"/>
        </w:rPr>
      </w:pPr>
    </w:p>
    <w:p>
      <w:pPr>
        <w:pStyle w:val="xmsonormal"/>
        <w:shd w:val="clear" w:color="auto" w:fill="FFFFFF"/>
        <w:spacing w:beforeAutospacing="0" w:afterAutospacing="0"/>
        <w:jc w:val="both"/>
        <w:textAlignment w:val="baseline"/>
        <w:rPr>
          <w:del w:id="1095" w:author="Ewa Retajczyk" w:date="2026-10-14T12:00:00Z"/>
        </w:rPr>
      </w:pPr>
    </w:p>
    <w:sectPr w:rsidR="00625BB6">
      <w:pgSz w:w="11906" w:h="16838"/>
      <w:pgMar w:top="1417" w:right="1417" w:bottom="1417" w:left="1417" w:header="0" w:footer="0" w:gutter="0"/>
      <w:cols w:space="708"/>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Liberation Sans">
    <w:altName w:val="Arial"/>
    <w:charset w:val="EE"/>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entury Gothic">
    <w:panose1 w:val="020B0502020202020204"/>
    <w:charset w:val="EE"/>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B4550"/>
    <w:multiLevelType w:val="multilevel"/>
    <w:tmpl w:val="7C80C9E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35874A7"/>
    <w:multiLevelType w:val="multilevel"/>
    <w:tmpl w:val="FDD2134E"/>
    <w:lvl w:ilvl="0">
      <w:start w:val="1"/>
      <w:numFmt w:val="decimal"/>
      <w:lvlText w:val="%1."/>
      <w:lvlJc w:val="left"/>
      <w:pPr>
        <w:tabs>
          <w:tab w:val="num" w:pos="502"/>
        </w:tabs>
        <w:ind w:left="502" w:hanging="360"/>
      </w:pPr>
    </w:lvl>
    <w:lvl w:ilvl="1">
      <w:start w:val="1"/>
      <w:numFmt w:val="decimal"/>
      <w:lvlText w:val="%2."/>
      <w:lvlJc w:val="left"/>
      <w:pPr>
        <w:tabs>
          <w:tab w:val="num" w:pos="862"/>
        </w:tabs>
        <w:ind w:left="862" w:hanging="360"/>
      </w:pPr>
    </w:lvl>
    <w:lvl w:ilvl="2">
      <w:start w:val="1"/>
      <w:numFmt w:val="decimal"/>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decimal"/>
      <w:lvlText w:val="%5."/>
      <w:lvlJc w:val="left"/>
      <w:pPr>
        <w:tabs>
          <w:tab w:val="num" w:pos="1942"/>
        </w:tabs>
        <w:ind w:left="1942" w:hanging="360"/>
      </w:pPr>
    </w:lvl>
    <w:lvl w:ilvl="5">
      <w:start w:val="1"/>
      <w:numFmt w:val="decimal"/>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decimal"/>
      <w:lvlText w:val="%8."/>
      <w:lvlJc w:val="left"/>
      <w:pPr>
        <w:tabs>
          <w:tab w:val="num" w:pos="3022"/>
        </w:tabs>
        <w:ind w:left="3022" w:hanging="360"/>
      </w:pPr>
    </w:lvl>
    <w:lvl w:ilvl="8">
      <w:start w:val="1"/>
      <w:numFmt w:val="decimal"/>
      <w:lvlText w:val="%9."/>
      <w:lvlJc w:val="left"/>
      <w:pPr>
        <w:tabs>
          <w:tab w:val="num" w:pos="3382"/>
        </w:tabs>
        <w:ind w:left="3382" w:hanging="360"/>
      </w:pPr>
    </w:lvl>
  </w:abstractNum>
  <w:abstractNum w:abstractNumId="2" w15:restartNumberingAfterBreak="0">
    <w:nsid w:val="588F379F"/>
    <w:multiLevelType w:val="multilevel"/>
    <w:tmpl w:val="F83EFE00"/>
    <w:lvl w:ilvl="0">
      <w:start w:val="1"/>
      <w:numFmt w:val="decimal"/>
      <w:lvlText w:val="%1."/>
      <w:lvlJc w:val="left"/>
      <w:pPr>
        <w:tabs>
          <w:tab w:val="num" w:pos="502"/>
        </w:tabs>
        <w:ind w:left="502" w:hanging="360"/>
      </w:pPr>
    </w:lvl>
    <w:lvl w:ilvl="1">
      <w:start w:val="1"/>
      <w:numFmt w:val="decimal"/>
      <w:lvlText w:val="%2."/>
      <w:lvlJc w:val="left"/>
      <w:pPr>
        <w:tabs>
          <w:tab w:val="num" w:pos="862"/>
        </w:tabs>
        <w:ind w:left="862" w:hanging="360"/>
      </w:pPr>
    </w:lvl>
    <w:lvl w:ilvl="2">
      <w:start w:val="1"/>
      <w:numFmt w:val="decimal"/>
      <w:lvlText w:val="%3."/>
      <w:lvlJc w:val="left"/>
      <w:pPr>
        <w:tabs>
          <w:tab w:val="num" w:pos="1222"/>
        </w:tabs>
        <w:ind w:left="1222" w:hanging="360"/>
      </w:pPr>
    </w:lvl>
    <w:lvl w:ilvl="3">
      <w:start w:val="1"/>
      <w:numFmt w:val="decimal"/>
      <w:lvlText w:val="%4."/>
      <w:lvlJc w:val="left"/>
      <w:pPr>
        <w:tabs>
          <w:tab w:val="num" w:pos="1582"/>
        </w:tabs>
        <w:ind w:left="1582" w:hanging="360"/>
      </w:pPr>
    </w:lvl>
    <w:lvl w:ilvl="4">
      <w:start w:val="1"/>
      <w:numFmt w:val="decimal"/>
      <w:lvlText w:val="%5."/>
      <w:lvlJc w:val="left"/>
      <w:pPr>
        <w:tabs>
          <w:tab w:val="num" w:pos="1942"/>
        </w:tabs>
        <w:ind w:left="1942" w:hanging="360"/>
      </w:pPr>
    </w:lvl>
    <w:lvl w:ilvl="5">
      <w:start w:val="1"/>
      <w:numFmt w:val="decimal"/>
      <w:lvlText w:val="%6."/>
      <w:lvlJc w:val="left"/>
      <w:pPr>
        <w:tabs>
          <w:tab w:val="num" w:pos="2302"/>
        </w:tabs>
        <w:ind w:left="2302" w:hanging="360"/>
      </w:pPr>
    </w:lvl>
    <w:lvl w:ilvl="6">
      <w:start w:val="1"/>
      <w:numFmt w:val="decimal"/>
      <w:lvlText w:val="%7."/>
      <w:lvlJc w:val="left"/>
      <w:pPr>
        <w:tabs>
          <w:tab w:val="num" w:pos="2662"/>
        </w:tabs>
        <w:ind w:left="2662" w:hanging="360"/>
      </w:pPr>
    </w:lvl>
    <w:lvl w:ilvl="7">
      <w:start w:val="1"/>
      <w:numFmt w:val="decimal"/>
      <w:lvlText w:val="%8."/>
      <w:lvlJc w:val="left"/>
      <w:pPr>
        <w:tabs>
          <w:tab w:val="num" w:pos="3022"/>
        </w:tabs>
        <w:ind w:left="3022" w:hanging="360"/>
      </w:pPr>
    </w:lvl>
    <w:lvl w:ilvl="8">
      <w:start w:val="1"/>
      <w:numFmt w:val="decimal"/>
      <w:lvlText w:val="%9."/>
      <w:lvlJc w:val="left"/>
      <w:pPr>
        <w:tabs>
          <w:tab w:val="num" w:pos="3382"/>
        </w:tabs>
        <w:ind w:left="3382" w:hanging="360"/>
      </w:pPr>
    </w:lvl>
  </w:abstractNum>
  <w:abstractNum w:abstractNumId="3" w15:restartNumberingAfterBreak="0">
    <w:nsid w:val="614D2007"/>
    <w:multiLevelType w:val="multilevel"/>
    <w:tmpl w:val="E3EA2FE4"/>
    <w:lvl w:ilvl="0">
      <w:start w:val="1"/>
      <w:numFmt w:val="lowerLetter"/>
      <w:lvlText w:val="%1)"/>
      <w:lvlJc w:val="left"/>
      <w:pPr>
        <w:tabs>
          <w:tab w:val="num" w:pos="0"/>
        </w:tabs>
        <w:ind w:left="720" w:hanging="480"/>
      </w:pPr>
    </w:lvl>
    <w:lvl w:ilvl="1">
      <w:start w:val="1"/>
      <w:numFmt w:val="lowerLetter"/>
      <w:lvlText w:val="%2)"/>
      <w:lvlJc w:val="left"/>
      <w:pPr>
        <w:tabs>
          <w:tab w:val="num" w:pos="0"/>
        </w:tabs>
        <w:ind w:left="1440" w:hanging="480"/>
      </w:pPr>
    </w:lvl>
    <w:lvl w:ilvl="2">
      <w:start w:val="1"/>
      <w:numFmt w:val="lowerLetter"/>
      <w:lvlText w:val="%3)"/>
      <w:lvlJc w:val="left"/>
      <w:pPr>
        <w:tabs>
          <w:tab w:val="num" w:pos="0"/>
        </w:tabs>
        <w:ind w:left="2160" w:hanging="480"/>
      </w:pPr>
    </w:lvl>
    <w:lvl w:ilvl="3">
      <w:start w:val="1"/>
      <w:numFmt w:val="lowerLetter"/>
      <w:lvlText w:val="%4)"/>
      <w:lvlJc w:val="left"/>
      <w:pPr>
        <w:tabs>
          <w:tab w:val="num" w:pos="0"/>
        </w:tabs>
        <w:ind w:left="2880" w:hanging="480"/>
      </w:pPr>
    </w:lvl>
    <w:lvl w:ilvl="4">
      <w:start w:val="1"/>
      <w:numFmt w:val="lowerLetter"/>
      <w:lvlText w:val="%5)"/>
      <w:lvlJc w:val="left"/>
      <w:pPr>
        <w:tabs>
          <w:tab w:val="num" w:pos="0"/>
        </w:tabs>
        <w:ind w:left="3600" w:hanging="480"/>
      </w:pPr>
    </w:lvl>
    <w:lvl w:ilvl="5">
      <w:start w:val="1"/>
      <w:numFmt w:val="lowerLetter"/>
      <w:lvlText w:val="%6)"/>
      <w:lvlJc w:val="left"/>
      <w:pPr>
        <w:tabs>
          <w:tab w:val="num" w:pos="0"/>
        </w:tabs>
        <w:ind w:left="4320" w:hanging="480"/>
      </w:pPr>
    </w:lvl>
    <w:lvl w:ilvl="6">
      <w:start w:val="1"/>
      <w:numFmt w:val="lowerLetter"/>
      <w:lvlText w:val="%7)"/>
      <w:lvlJc w:val="left"/>
      <w:pPr>
        <w:tabs>
          <w:tab w:val="num" w:pos="0"/>
        </w:tabs>
        <w:ind w:left="5040" w:hanging="480"/>
      </w:pPr>
    </w:lvl>
    <w:lvl w:ilvl="7">
      <w:start w:val="1"/>
      <w:numFmt w:val="lowerLetter"/>
      <w:lvlText w:val="%8)"/>
      <w:lvlJc w:val="left"/>
      <w:pPr>
        <w:tabs>
          <w:tab w:val="num" w:pos="0"/>
        </w:tabs>
        <w:ind w:left="5760" w:hanging="480"/>
      </w:pPr>
    </w:lvl>
    <w:lvl w:ilvl="8">
      <w:start w:val="1"/>
      <w:numFmt w:val="lowerLetter"/>
      <w:lvlText w:val="%9)"/>
      <w:lvlJc w:val="left"/>
      <w:pPr>
        <w:tabs>
          <w:tab w:val="num" w:pos="0"/>
        </w:tabs>
        <w:ind w:left="6480" w:hanging="480"/>
      </w:pPr>
    </w:lvl>
  </w:abstractNum>
  <w:abstractNum w:abstractNumId="4" w15:restartNumberingAfterBreak="0">
    <w:nsid w:val="732404FE"/>
    <w:multiLevelType w:val="multilevel"/>
    <w:tmpl w:val="5AA6E6BC"/>
    <w:lvl w:ilvl="0">
      <w:start w:val="1"/>
      <w:numFmt w:val="lowerLetter"/>
      <w:lvlText w:val="%1)"/>
      <w:lvlJc w:val="left"/>
      <w:pPr>
        <w:tabs>
          <w:tab w:val="num" w:pos="0"/>
        </w:tabs>
        <w:ind w:left="153" w:hanging="360"/>
      </w:pPr>
    </w:lvl>
    <w:lvl w:ilvl="1">
      <w:start w:val="1"/>
      <w:numFmt w:val="lowerLetter"/>
      <w:lvlText w:val="%2."/>
      <w:lvlJc w:val="left"/>
      <w:pPr>
        <w:tabs>
          <w:tab w:val="num" w:pos="0"/>
        </w:tabs>
        <w:ind w:left="873" w:hanging="360"/>
      </w:pPr>
    </w:lvl>
    <w:lvl w:ilvl="2">
      <w:start w:val="1"/>
      <w:numFmt w:val="lowerRoman"/>
      <w:lvlText w:val="%3."/>
      <w:lvlJc w:val="right"/>
      <w:pPr>
        <w:tabs>
          <w:tab w:val="num" w:pos="0"/>
        </w:tabs>
        <w:ind w:left="1593" w:hanging="180"/>
      </w:pPr>
    </w:lvl>
    <w:lvl w:ilvl="3">
      <w:start w:val="1"/>
      <w:numFmt w:val="decimal"/>
      <w:lvlText w:val="%4."/>
      <w:lvlJc w:val="left"/>
      <w:pPr>
        <w:tabs>
          <w:tab w:val="num" w:pos="0"/>
        </w:tabs>
        <w:ind w:left="2313" w:hanging="360"/>
      </w:pPr>
    </w:lvl>
    <w:lvl w:ilvl="4">
      <w:start w:val="1"/>
      <w:numFmt w:val="lowerLetter"/>
      <w:lvlText w:val="%5."/>
      <w:lvlJc w:val="left"/>
      <w:pPr>
        <w:tabs>
          <w:tab w:val="num" w:pos="0"/>
        </w:tabs>
        <w:ind w:left="3033" w:hanging="360"/>
      </w:pPr>
    </w:lvl>
    <w:lvl w:ilvl="5">
      <w:start w:val="1"/>
      <w:numFmt w:val="lowerRoman"/>
      <w:lvlText w:val="%6."/>
      <w:lvlJc w:val="right"/>
      <w:pPr>
        <w:tabs>
          <w:tab w:val="num" w:pos="0"/>
        </w:tabs>
        <w:ind w:left="3753" w:hanging="180"/>
      </w:pPr>
    </w:lvl>
    <w:lvl w:ilvl="6">
      <w:start w:val="1"/>
      <w:numFmt w:val="decimal"/>
      <w:lvlText w:val="%7."/>
      <w:lvlJc w:val="left"/>
      <w:pPr>
        <w:tabs>
          <w:tab w:val="num" w:pos="0"/>
        </w:tabs>
        <w:ind w:left="4473" w:hanging="360"/>
      </w:pPr>
    </w:lvl>
    <w:lvl w:ilvl="7">
      <w:start w:val="1"/>
      <w:numFmt w:val="lowerLetter"/>
      <w:lvlText w:val="%8."/>
      <w:lvlJc w:val="left"/>
      <w:pPr>
        <w:tabs>
          <w:tab w:val="num" w:pos="0"/>
        </w:tabs>
        <w:ind w:left="5193" w:hanging="360"/>
      </w:pPr>
    </w:lvl>
    <w:lvl w:ilvl="8">
      <w:start w:val="1"/>
      <w:numFmt w:val="lowerRoman"/>
      <w:lvlText w:val="%9."/>
      <w:lvlJc w:val="right"/>
      <w:pPr>
        <w:tabs>
          <w:tab w:val="num" w:pos="0"/>
        </w:tabs>
        <w:ind w:left="5913" w:hanging="180"/>
      </w:pPr>
    </w:lvl>
  </w:abstractNum>
  <w:num w:numId="1" w16cid:durableId="1135178258">
    <w:abstractNumId w:val="4"/>
  </w:num>
  <w:num w:numId="2" w16cid:durableId="12801554">
    <w:abstractNumId w:val="3"/>
  </w:num>
  <w:num w:numId="3" w16cid:durableId="1287351133">
    <w:abstractNumId w:val="2"/>
  </w:num>
  <w:num w:numId="4" w16cid:durableId="890967086">
    <w:abstractNumId w:val="1"/>
  </w:num>
  <w:num w:numId="5" w16cid:durableId="1082876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BB6"/>
    <w:rsid w:val="00102030"/>
    <w:rsid w:val="002B0DBB"/>
    <w:rsid w:val="002D45EE"/>
    <w:rsid w:val="0058397D"/>
    <w:rsid w:val="005F2378"/>
    <w:rsid w:val="00625BB6"/>
    <w:rsid w:val="00AB1D71"/>
    <w:rsid w:val="00DA24F1"/>
  </w:rsids>
  <m:mathPr>
    <m:mathFont m:val="Cambria Math"/>
    <m:brkBin m:val="before"/>
    <m:brkBinSub m:val="--"/>
    <m:smallFrac m:val="0"/>
    <m:dispDef/>
    <m:lMargin m:val="0"/>
    <m:rMargin m:val="0"/>
    <m:defJc m:val="centerGroup"/>
    <m:wrapIndent m:val="1440"/>
    <m:intLim m:val="subSup"/>
    <m:naryLim m:val="undOvr"/>
  </m:mathPr>
  <w:themeFontLang w:val="pl-P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C45F"/>
  <w15:docId w15:val="{0BB1511F-6215-1F4B-A1FF-9F20A7165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3279DD"/>
    <w:pPr>
      <w:spacing w:after="200" w:line="276" w:lineRule="auto"/>
    </w:pPr>
    <w:rPr>
      <w:rFonts w:ascii="Calibri" w:eastAsia="Calibri" w:hAnsi="Calibri"/>
      <w:kern w:val="0"/>
      <w:sz w:val="22"/>
      <w:szCs w:val="22"/>
      <w14:ligatures w14:val="none"/>
    </w:rPr>
  </w:style>
  <w:style w:type="paragraph" w:styleId="Nagwek1">
    <w:name w:val="heading 1"/>
    <w:basedOn w:val="Normalny"/>
    <w:next w:val="Normalny"/>
    <w:link w:val="Nagwek1Znak"/>
    <w:uiPriority w:val="9"/>
    <w:qFormat/>
    <w:rsid w:val="00327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327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3279DD"/>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3279DD"/>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3279DD"/>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3279DD"/>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279DD"/>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279DD"/>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279DD"/>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qFormat/>
    <w:rsid w:val="003279DD"/>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qFormat/>
    <w:rsid w:val="003279DD"/>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qFormat/>
    <w:rsid w:val="003279DD"/>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qFormat/>
    <w:rsid w:val="003279DD"/>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qFormat/>
    <w:rsid w:val="003279DD"/>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qFormat/>
    <w:rsid w:val="003279D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qFormat/>
    <w:rsid w:val="003279D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qFormat/>
    <w:rsid w:val="003279D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qFormat/>
    <w:rsid w:val="003279DD"/>
    <w:rPr>
      <w:rFonts w:eastAsiaTheme="majorEastAsia" w:cstheme="majorBidi"/>
      <w:color w:val="272727" w:themeColor="text1" w:themeTint="D8"/>
    </w:rPr>
  </w:style>
  <w:style w:type="character" w:customStyle="1" w:styleId="TytuZnak">
    <w:name w:val="Tytuł Znak"/>
    <w:basedOn w:val="Domylnaczcionkaakapitu"/>
    <w:link w:val="Tytu"/>
    <w:uiPriority w:val="10"/>
    <w:qFormat/>
    <w:rsid w:val="003279DD"/>
    <w:rPr>
      <w:rFonts w:asciiTheme="majorHAnsi" w:eastAsiaTheme="majorEastAsia" w:hAnsiTheme="majorHAnsi" w:cstheme="majorBidi"/>
      <w:spacing w:val="-10"/>
      <w:kern w:val="2"/>
      <w:sz w:val="56"/>
      <w:szCs w:val="56"/>
    </w:rPr>
  </w:style>
  <w:style w:type="character" w:customStyle="1" w:styleId="PodtytuZnak">
    <w:name w:val="Podtytuł Znak"/>
    <w:basedOn w:val="Domylnaczcionkaakapitu"/>
    <w:link w:val="Podtytu"/>
    <w:uiPriority w:val="11"/>
    <w:qFormat/>
    <w:rsid w:val="003279DD"/>
    <w:rPr>
      <w:rFonts w:eastAsiaTheme="majorEastAsia" w:cstheme="majorBidi"/>
      <w:color w:val="595959" w:themeColor="text1" w:themeTint="A6"/>
      <w:spacing w:val="15"/>
      <w:sz w:val="28"/>
      <w:szCs w:val="28"/>
    </w:rPr>
  </w:style>
  <w:style w:type="character" w:customStyle="1" w:styleId="CytatZnak">
    <w:name w:val="Cytat Znak"/>
    <w:basedOn w:val="Domylnaczcionkaakapitu"/>
    <w:link w:val="Cytat"/>
    <w:uiPriority w:val="29"/>
    <w:qFormat/>
    <w:rsid w:val="003279DD"/>
    <w:rPr>
      <w:i/>
      <w:iCs/>
      <w:color w:val="404040" w:themeColor="text1" w:themeTint="BF"/>
    </w:rPr>
  </w:style>
  <w:style w:type="character" w:styleId="Wyrnienieintensywne">
    <w:name w:val="Intense Emphasis"/>
    <w:basedOn w:val="Domylnaczcionkaakapitu"/>
    <w:uiPriority w:val="21"/>
    <w:qFormat/>
    <w:rsid w:val="003279DD"/>
    <w:rPr>
      <w:i/>
      <w:iCs/>
      <w:color w:val="2F5496" w:themeColor="accent1" w:themeShade="BF"/>
    </w:rPr>
  </w:style>
  <w:style w:type="character" w:customStyle="1" w:styleId="CytatintensywnyZnak">
    <w:name w:val="Cytat intensywny Znak"/>
    <w:basedOn w:val="Domylnaczcionkaakapitu"/>
    <w:link w:val="Cytatintensywny"/>
    <w:uiPriority w:val="30"/>
    <w:qFormat/>
    <w:rsid w:val="003279DD"/>
    <w:rPr>
      <w:i/>
      <w:iCs/>
      <w:color w:val="2F5496" w:themeColor="accent1" w:themeShade="BF"/>
    </w:rPr>
  </w:style>
  <w:style w:type="character" w:styleId="Odwoanieintensywne">
    <w:name w:val="Intense Reference"/>
    <w:basedOn w:val="Domylnaczcionkaakapitu"/>
    <w:uiPriority w:val="32"/>
    <w:qFormat/>
    <w:rsid w:val="003279DD"/>
    <w:rPr>
      <w:b/>
      <w:bCs/>
      <w:smallCaps/>
      <w:color w:val="2F5496" w:themeColor="accent1" w:themeShade="BF"/>
      <w:spacing w:val="5"/>
    </w:rPr>
  </w:style>
  <w:style w:type="character" w:styleId="Hipercze">
    <w:name w:val="Hyperlink"/>
    <w:basedOn w:val="Domylnaczcionkaakapitu"/>
    <w:uiPriority w:val="99"/>
    <w:unhideWhenUsed/>
    <w:rsid w:val="003279DD"/>
    <w:rPr>
      <w:color w:val="0563C1" w:themeColor="hyperlink"/>
      <w:u w:val="single"/>
    </w:rPr>
  </w:style>
  <w:style w:type="character" w:customStyle="1" w:styleId="TekstpodstawowyZnak">
    <w:name w:val="Tekst podstawowy Znak"/>
    <w:basedOn w:val="Domylnaczcionkaakapitu"/>
    <w:link w:val="Tekstpodstawowy"/>
    <w:uiPriority w:val="99"/>
    <w:qFormat/>
    <w:rsid w:val="003279DD"/>
    <w:rPr>
      <w:rFonts w:ascii="Calibri" w:eastAsia="MS Mincho" w:hAnsi="Calibri" w:cs="Times New Roman"/>
      <w:color w:val="000000"/>
      <w:kern w:val="0"/>
      <w:szCs w:val="22"/>
      <w14:ligatures w14:val="none"/>
    </w:rPr>
  </w:style>
  <w:style w:type="character" w:customStyle="1" w:styleId="Znakiprzypiswdolnych">
    <w:name w:val="Znaki przypisów dolnych"/>
    <w:qFormat/>
  </w:style>
  <w:style w:type="character" w:styleId="Odwoanieprzypisudolnego">
    <w:name w:val="footnote reference"/>
    <w:rPr>
      <w:vertAlign w:val="superscript"/>
    </w:rPr>
  </w:style>
  <w:style w:type="character" w:customStyle="1" w:styleId="Znakinumeracji">
    <w:name w:val="Znaki numeracji"/>
    <w:qFormat/>
  </w:style>
  <w:style w:type="paragraph" w:styleId="Nagwek">
    <w:name w:val="header"/>
    <w:basedOn w:val="Normalny"/>
    <w:next w:val="Tekstpodstawowy"/>
    <w:qFormat/>
    <w:pPr>
      <w:keepNext/>
      <w:spacing w:before="240" w:after="120"/>
    </w:pPr>
    <w:rPr>
      <w:rFonts w:ascii="Liberation Sans" w:eastAsia="Microsoft YaHei" w:hAnsi="Liberation Sans" w:cs="Lucida Sans"/>
      <w:sz w:val="28"/>
      <w:szCs w:val="28"/>
    </w:rPr>
  </w:style>
  <w:style w:type="paragraph" w:styleId="Tekstpodstawowy">
    <w:name w:val="Body Text"/>
    <w:basedOn w:val="Normalny"/>
    <w:link w:val="TekstpodstawowyZnak"/>
    <w:uiPriority w:val="99"/>
    <w:unhideWhenUsed/>
    <w:rsid w:val="003279DD"/>
    <w:pPr>
      <w:spacing w:after="120"/>
    </w:pPr>
    <w:rPr>
      <w:rFonts w:eastAsia="MS Mincho" w:cs="Times New Roman"/>
      <w:color w:val="000000"/>
      <w:sz w:val="24"/>
    </w:rPr>
  </w:style>
  <w:style w:type="paragraph" w:styleId="Lista">
    <w:name w:val="List"/>
    <w:basedOn w:val="Tekstpodstawowy"/>
    <w:rPr>
      <w:rFonts w:cs="Lucida Sans"/>
    </w:rPr>
  </w:style>
  <w:style w:type="paragraph" w:styleId="Legenda">
    <w:name w:val="caption"/>
    <w:basedOn w:val="Normalny"/>
    <w:qFormat/>
    <w:pPr>
      <w:suppressLineNumbers/>
      <w:spacing w:before="120" w:after="120"/>
    </w:pPr>
    <w:rPr>
      <w:rFonts w:cs="Lucida Sans"/>
      <w:i/>
      <w:iCs/>
      <w:sz w:val="24"/>
      <w:szCs w:val="24"/>
    </w:rPr>
  </w:style>
  <w:style w:type="paragraph" w:customStyle="1" w:styleId="Indeks">
    <w:name w:val="Indeks"/>
    <w:basedOn w:val="Normalny"/>
    <w:qFormat/>
    <w:pPr>
      <w:suppressLineNumbers/>
    </w:pPr>
    <w:rPr>
      <w:rFonts w:cs="Lucida Sans"/>
    </w:rPr>
  </w:style>
  <w:style w:type="paragraph" w:customStyle="1" w:styleId="Nagwekuser">
    <w:name w:val="Nagłówek (user)"/>
    <w:basedOn w:val="Normalny"/>
    <w:next w:val="Tekstpodstawowy"/>
    <w:qFormat/>
    <w:pPr>
      <w:keepNext/>
      <w:spacing w:before="240" w:after="120"/>
    </w:pPr>
    <w:rPr>
      <w:rFonts w:ascii="Liberation Sans" w:eastAsia="Microsoft YaHei" w:hAnsi="Liberation Sans" w:cs="Lucida Sans"/>
      <w:sz w:val="28"/>
      <w:szCs w:val="28"/>
    </w:rPr>
  </w:style>
  <w:style w:type="paragraph" w:customStyle="1" w:styleId="Indeksuser">
    <w:name w:val="Indeks (user)"/>
    <w:basedOn w:val="Normalny"/>
    <w:qFormat/>
    <w:pPr>
      <w:suppressLineNumbers/>
    </w:pPr>
    <w:rPr>
      <w:rFonts w:cs="Lucida Sans"/>
    </w:rPr>
  </w:style>
  <w:style w:type="paragraph" w:styleId="Tytu">
    <w:name w:val="Title"/>
    <w:basedOn w:val="Normalny"/>
    <w:next w:val="Normalny"/>
    <w:link w:val="TytuZnak"/>
    <w:uiPriority w:val="10"/>
    <w:qFormat/>
    <w:rsid w:val="003279DD"/>
    <w:pPr>
      <w:spacing w:after="80"/>
      <w:contextualSpacing/>
    </w:pPr>
    <w:rPr>
      <w:rFonts w:asciiTheme="majorHAnsi" w:eastAsiaTheme="majorEastAsia" w:hAnsiTheme="majorHAnsi" w:cstheme="majorBidi"/>
      <w:spacing w:val="-10"/>
      <w:kern w:val="2"/>
      <w:sz w:val="56"/>
      <w:szCs w:val="56"/>
    </w:rPr>
  </w:style>
  <w:style w:type="paragraph" w:styleId="Podtytu">
    <w:name w:val="Subtitle"/>
    <w:basedOn w:val="Normalny"/>
    <w:next w:val="Normalny"/>
    <w:link w:val="PodtytuZnak"/>
    <w:uiPriority w:val="11"/>
    <w:qFormat/>
    <w:rsid w:val="003279DD"/>
    <w:pPr>
      <w:spacing w:after="160"/>
    </w:pPr>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279DD"/>
    <w:pPr>
      <w:spacing w:before="160" w:after="160"/>
      <w:jc w:val="center"/>
    </w:pPr>
    <w:rPr>
      <w:i/>
      <w:iCs/>
      <w:color w:val="404040" w:themeColor="text1" w:themeTint="BF"/>
    </w:rPr>
  </w:style>
  <w:style w:type="paragraph" w:styleId="Akapitzlist">
    <w:name w:val="List Paragraph"/>
    <w:basedOn w:val="Normalny"/>
    <w:uiPriority w:val="34"/>
    <w:qFormat/>
    <w:rsid w:val="003279DD"/>
    <w:pPr>
      <w:ind w:left="720"/>
      <w:contextualSpacing/>
    </w:pPr>
  </w:style>
  <w:style w:type="paragraph" w:styleId="Cytatintensywny">
    <w:name w:val="Intense Quote"/>
    <w:basedOn w:val="Normalny"/>
    <w:next w:val="Normalny"/>
    <w:link w:val="CytatintensywnyZnak"/>
    <w:uiPriority w:val="30"/>
    <w:qFormat/>
    <w:rsid w:val="00327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xmsonormal">
    <w:name w:val="x_msonormal"/>
    <w:qFormat/>
    <w:pPr>
      <w:spacing w:beforeAutospacing="1" w:afterAutospacing="1" w:line="259" w:lineRule="auto"/>
    </w:pPr>
    <w:rPr>
      <w:rFonts w:eastAsia="Times New Roman"/>
      <w:lang w:eastAsia="pl-PL"/>
    </w:rPr>
  </w:style>
  <w:style w:type="paragraph" w:styleId="Tekstprzypisudolnego">
    <w:name w:val="footnote text"/>
    <w:basedOn w:val="Normalny"/>
    <w:pPr>
      <w:suppressLineNumbers/>
      <w:ind w:left="340" w:hanging="340"/>
    </w:pPr>
    <w:rPr>
      <w:sz w:val="20"/>
      <w:szCs w:val="20"/>
    </w:rPr>
  </w:style>
  <w:style w:type="paragraph" w:customStyle="1" w:styleId="Komentarz">
    <w:name w:val="Komentarz"/>
    <w:basedOn w:val="Normalny"/>
    <w:qFormat/>
    <w:pPr>
      <w:spacing w:before="56" w:after="0" w:line="240" w:lineRule="auto"/>
      <w:ind w:left="57" w:right="57"/>
    </w:pPr>
    <w:rPr>
      <w:sz w:val="20"/>
      <w:szCs w:val="20"/>
    </w:rPr>
  </w:style>
  <w:style w:type="numbering" w:customStyle="1" w:styleId="Bezlistyuser">
    <w:name w:val="Bez listy (user)"/>
    <w:uiPriority w:val="99"/>
    <w:semiHidden/>
    <w:unhideWhenUsed/>
    <w:qFormat/>
  </w:style>
  <w:style w:type="paragraph" w:styleId="Tekstkomentarza">
    <w:name w:val="annotation text"/>
    <w:basedOn w:val="Normalny"/>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rFonts w:ascii="Calibri" w:eastAsia="Calibri" w:hAnsi="Calibri"/>
      <w:kern w:val="0"/>
      <w:sz w:val="20"/>
      <w:szCs w:val="20"/>
      <w14:ligatures w14:val="none"/>
    </w:rPr>
  </w:style>
  <w:style w:type="character" w:styleId="Odwoaniedokomentarza">
    <w:name w:val="annotation reference"/>
    <w:basedOn w:val="Domylnaczcionkaakapitu"/>
    <w:uiPriority w:val="99"/>
    <w:semiHidden/>
    <w:unhideWhenUsed/>
    <w:rPr>
      <w:sz w:val="16"/>
      <w:szCs w:val="16"/>
    </w:rPr>
  </w:style>
  <w:style w:type="character" w:styleId="Nierozpoznanawzmianka">
    <w:name w:val="Unresolved Mention"/>
    <w:basedOn w:val="Domylnaczcionkaakapitu"/>
    <w:uiPriority w:val="99"/>
    <w:semiHidden/>
    <w:unhideWhenUsed/>
    <w:rsid w:val="005F23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megalog.pl" TargetMode="External"/><Relationship Id="rId5" Type="http://schemas.openxmlformats.org/officeDocument/2006/relationships/hyperlink" Target="mailto:info@megalog.pl" TargetMode="Externa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595</Words>
  <Characters>3570</Characters>
  <Application>Microsoft Office Word</Application>
  <DocSecurity>0</DocSecurity>
  <Lines>29</Lines>
  <Paragraphs>8</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Sidorowicz-Bastek</dc:creator>
  <dc:description/>
  <cp:lastModifiedBy>Anastasiia Malchenko</cp:lastModifiedBy>
  <cp:revision>4</cp:revision>
  <dcterms:created xsi:type="dcterms:W3CDTF">2026-10-14T06:45:00Z</dcterms:created>
  <dcterms:modified xsi:type="dcterms:W3CDTF">2026-10-14T06:59:00Z</dcterms:modified>
  <dc:language>pl-PL</dc:language>
</cp:coreProperties>
</file>