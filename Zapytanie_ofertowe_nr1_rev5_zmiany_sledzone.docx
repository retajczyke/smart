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44914D" w14:textId="199FEE7C" w:rsidR="00C31342" w:rsidRPr="005244B8" w:rsidRDefault="00C31342" w:rsidP="005244B8">
      <w:pPr>
        <w:spacing w:after="0" w:line="276" w:lineRule="auto"/>
        <w:jc w:val="right"/>
        <w:rPr>
          <w:rFonts w:cstheme="minorHAnsi"/>
          <w:b/>
          <w:bCs/>
          <w:sz w:val="22"/>
          <w:szCs w:val="22"/>
        </w:rPr>
      </w:pPr>
      <w:r w:rsidRPr="005244B8">
        <w:rPr>
          <w:rFonts w:cstheme="minorHAnsi"/>
          <w:b/>
          <w:bCs/>
          <w:sz w:val="22"/>
          <w:szCs w:val="22"/>
        </w:rPr>
        <w:t xml:space="preserve">Ciechanów, </w:t>
      </w:r>
      <w:r w:rsidRPr="00A174D3">
        <w:rPr>
          <w:rFonts w:cstheme="minorHAnsi"/>
          <w:b/>
          <w:bCs/>
          <w:sz w:val="22"/>
          <w:szCs w:val="22"/>
          <w:highlight w:val="yellow"/>
        </w:rPr>
        <w:t>……</w:t>
      </w:r>
    </w:p>
    <w:p w14:paraId="2C0A5A43" w14:textId="25BEEFD8" w:rsidR="005326F2" w:rsidRPr="005244B8" w:rsidRDefault="005326F2" w:rsidP="005244B8">
      <w:pPr>
        <w:spacing w:after="0" w:line="276" w:lineRule="auto"/>
        <w:jc w:val="center"/>
        <w:rPr>
          <w:rFonts w:cstheme="minorHAnsi"/>
          <w:b/>
          <w:bCs/>
          <w:sz w:val="22"/>
          <w:szCs w:val="22"/>
        </w:rPr>
      </w:pPr>
      <w:r w:rsidRPr="005244B8">
        <w:rPr>
          <w:rFonts w:cstheme="minorHAnsi"/>
          <w:b/>
          <w:bCs/>
          <w:sz w:val="22"/>
          <w:szCs w:val="22"/>
        </w:rPr>
        <w:t xml:space="preserve">ZAPYTANIE OFERTOWE </w:t>
      </w:r>
      <w:r w:rsidR="00A71079" w:rsidRPr="005244B8">
        <w:rPr>
          <w:rFonts w:cstheme="minorHAnsi"/>
          <w:b/>
          <w:bCs/>
          <w:sz w:val="22"/>
          <w:szCs w:val="22"/>
        </w:rPr>
        <w:t>-</w:t>
      </w:r>
      <w:r w:rsidRPr="005244B8">
        <w:rPr>
          <w:rFonts w:cstheme="minorHAnsi"/>
          <w:b/>
          <w:bCs/>
          <w:sz w:val="22"/>
          <w:szCs w:val="22"/>
        </w:rPr>
        <w:t xml:space="preserve"> ZAMÓWIENIE NR 1</w:t>
      </w:r>
    </w:p>
    <w:p w14:paraId="354E05B7" w14:textId="77D0CB50" w:rsidR="005326F2" w:rsidRPr="005244B8" w:rsidRDefault="00C31342" w:rsidP="005244B8">
      <w:pPr>
        <w:spacing w:after="0" w:line="276" w:lineRule="auto"/>
        <w:rPr>
          <w:rFonts w:cstheme="minorHAnsi"/>
          <w:sz w:val="22"/>
          <w:szCs w:val="22"/>
        </w:rPr>
      </w:pPr>
      <w:r w:rsidRPr="005244B8">
        <w:rPr>
          <w:rFonts w:cstheme="minorHAnsi"/>
          <w:b/>
          <w:bCs/>
          <w:sz w:val="22"/>
          <w:szCs w:val="22"/>
        </w:rPr>
        <w:t>Dostawa i uruchomienie ogólnodostępnych stacji ładowania DC dla pojazdów ciężarowych (6 szt.) wraz z oprogramowaniem i systemem monitorowania</w:t>
      </w:r>
      <w:r w:rsidR="00AA6895">
        <w:pict w14:anchorId="79BC8ACE">
          <v:rect id="Prostokąt 95" o:spid="_x0000_s1048"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D3DFFA5" w14:textId="77777777" w:rsidR="005326F2" w:rsidRPr="005244B8" w:rsidRDefault="005326F2" w:rsidP="005244B8">
      <w:pPr>
        <w:spacing w:after="0" w:line="276" w:lineRule="auto"/>
        <w:rPr>
          <w:rFonts w:cstheme="minorHAnsi"/>
          <w:b/>
          <w:bCs/>
          <w:sz w:val="22"/>
          <w:szCs w:val="22"/>
        </w:rPr>
      </w:pPr>
      <w:r w:rsidRPr="005244B8">
        <w:rPr>
          <w:rFonts w:cstheme="minorHAnsi"/>
          <w:b/>
          <w:bCs/>
          <w:sz w:val="22"/>
          <w:szCs w:val="22"/>
        </w:rPr>
        <w:t>1. ZAMAWIAJĄCY I INFORMACJE PODSTAWOWE</w:t>
      </w:r>
    </w:p>
    <w:p w14:paraId="1E851F55" w14:textId="77777777" w:rsidR="005326F2" w:rsidRPr="005244B8" w:rsidRDefault="005326F2" w:rsidP="005244B8">
      <w:pPr>
        <w:spacing w:after="0" w:line="276" w:lineRule="auto"/>
        <w:rPr>
          <w:rFonts w:cstheme="minorHAnsi"/>
          <w:sz w:val="22"/>
          <w:szCs w:val="22"/>
        </w:rPr>
      </w:pPr>
      <w:r w:rsidRPr="005244B8">
        <w:rPr>
          <w:rFonts w:cstheme="minorHAnsi"/>
          <w:b/>
          <w:bCs/>
          <w:sz w:val="22"/>
          <w:szCs w:val="22"/>
        </w:rPr>
        <w:t>Zamawiający:</w:t>
      </w:r>
      <w:r w:rsidRPr="005244B8">
        <w:rPr>
          <w:rFonts w:cstheme="minorHAnsi"/>
          <w:sz w:val="22"/>
          <w:szCs w:val="22"/>
        </w:rPr>
        <w:br/>
        <w:t>MEGALOG Sp. z o.o.</w:t>
      </w:r>
      <w:r w:rsidRPr="005244B8">
        <w:rPr>
          <w:rFonts w:cstheme="minorHAnsi"/>
          <w:sz w:val="22"/>
          <w:szCs w:val="22"/>
        </w:rPr>
        <w:br/>
        <w:t>ul. Tysiąclecia 1</w:t>
      </w:r>
      <w:r w:rsidRPr="005244B8">
        <w:rPr>
          <w:rFonts w:cstheme="minorHAnsi"/>
          <w:sz w:val="22"/>
          <w:szCs w:val="22"/>
        </w:rPr>
        <w:br/>
        <w:t>06-400 Ciechanów</w:t>
      </w:r>
    </w:p>
    <w:p w14:paraId="5ECCF74C" w14:textId="77777777" w:rsidR="00A8156F" w:rsidRDefault="00A8156F" w:rsidP="00A8156F">
      <w:pPr>
        <w:spacing w:after="0" w:line="276" w:lineRule="auto"/>
        <w:rPr>
          <w:rFonts w:cstheme="minorHAnsi"/>
          <w:b/>
          <w:bCs/>
          <w:sz w:val="22"/>
          <w:szCs w:val="22"/>
        </w:rPr>
      </w:pPr>
    </w:p>
    <w:p w14:paraId="740FB0CE" w14:textId="121F88BA" w:rsidR="005326F2" w:rsidRPr="005244B8" w:rsidRDefault="005326F2" w:rsidP="005244B8">
      <w:pPr>
        <w:spacing w:after="0" w:line="276" w:lineRule="auto"/>
        <w:rPr>
          <w:rFonts w:cstheme="minorHAnsi"/>
          <w:sz w:val="22"/>
          <w:szCs w:val="22"/>
        </w:rPr>
      </w:pPr>
      <w:r w:rsidRPr="005244B8">
        <w:rPr>
          <w:rFonts w:cstheme="minorHAnsi"/>
          <w:b/>
          <w:bCs/>
          <w:sz w:val="22"/>
          <w:szCs w:val="22"/>
        </w:rPr>
        <w:t>Miejsce realizacji:</w:t>
      </w:r>
      <w:r w:rsidRPr="005244B8">
        <w:rPr>
          <w:rFonts w:cstheme="minorHAnsi"/>
          <w:sz w:val="22"/>
          <w:szCs w:val="22"/>
        </w:rPr>
        <w:br/>
        <w:t>ul. Tysiąclecia 1, 06-400 Ciechanów</w:t>
      </w:r>
    </w:p>
    <w:p w14:paraId="4B7B447E" w14:textId="77777777" w:rsidR="00A8156F" w:rsidRDefault="00A8156F" w:rsidP="00A8156F">
      <w:pPr>
        <w:spacing w:after="0" w:line="276" w:lineRule="auto"/>
        <w:rPr>
          <w:rFonts w:cstheme="minorHAnsi"/>
          <w:b/>
          <w:bCs/>
          <w:sz w:val="22"/>
          <w:szCs w:val="22"/>
        </w:rPr>
      </w:pPr>
    </w:p>
    <w:p w14:paraId="18FEC021" w14:textId="5614539F" w:rsidR="005326F2" w:rsidRPr="005244B8" w:rsidRDefault="005326F2" w:rsidP="005244B8">
      <w:pPr>
        <w:spacing w:after="0" w:line="276" w:lineRule="auto"/>
        <w:rPr>
          <w:rFonts w:cstheme="minorHAnsi"/>
          <w:sz w:val="22"/>
          <w:szCs w:val="22"/>
        </w:rPr>
      </w:pPr>
      <w:r w:rsidRPr="005244B8">
        <w:rPr>
          <w:rFonts w:cstheme="minorHAnsi"/>
          <w:b/>
          <w:bCs/>
          <w:sz w:val="22"/>
          <w:szCs w:val="22"/>
        </w:rPr>
        <w:t>Przedmiot inwestycji:</w:t>
      </w:r>
      <w:r w:rsidRPr="005244B8">
        <w:rPr>
          <w:rFonts w:cstheme="minorHAnsi"/>
          <w:sz w:val="22"/>
          <w:szCs w:val="22"/>
        </w:rPr>
        <w:br/>
        <w:t>Ogólnodostępna stacja ładowania pojazdów ciężarowych, obejmująca 6 stacji ładowania DC (terminali), z których każda posiada jeden punkt ładowania o mocy znamionowej co najmniej 360 kW.</w:t>
      </w:r>
    </w:p>
    <w:p w14:paraId="535C793D" w14:textId="77777777" w:rsidR="00A8156F" w:rsidRDefault="00A8156F" w:rsidP="00A8156F">
      <w:pPr>
        <w:spacing w:after="0" w:line="276" w:lineRule="auto"/>
        <w:rPr>
          <w:rFonts w:cstheme="minorHAnsi"/>
          <w:b/>
          <w:bCs/>
          <w:sz w:val="22"/>
          <w:szCs w:val="22"/>
        </w:rPr>
      </w:pPr>
    </w:p>
    <w:p w14:paraId="001D7E0B" w14:textId="38DE194B" w:rsidR="005326F2" w:rsidRDefault="005326F2">
      <w:pPr>
        <w:spacing w:after="0" w:line="276" w:lineRule="auto"/>
        <w:rPr>
          <w:rFonts w:cstheme="minorHAnsi"/>
          <w:sz w:val="22"/>
          <w:szCs w:val="22"/>
        </w:rPr>
      </w:pPr>
      <w:r w:rsidRPr="00243A45">
        <w:rPr>
          <w:rFonts w:cstheme="minorHAnsi"/>
          <w:b/>
          <w:bCs/>
          <w:sz w:val="22"/>
          <w:szCs w:val="22"/>
        </w:rPr>
        <w:t>Kontakt:</w:t>
      </w:r>
      <w:r w:rsidRPr="00243A45">
        <w:rPr>
          <w:rFonts w:cstheme="minorHAnsi"/>
          <w:sz w:val="22"/>
          <w:szCs w:val="22"/>
        </w:rPr>
        <w:t xml:space="preserve"> </w:t>
      </w:r>
      <w:hyperlink r:id="rId7" w:history="1">
        <w:r w:rsidR="005244B8" w:rsidRPr="00A174D3">
          <w:rPr>
            <w:rStyle w:val="Hipercze"/>
            <w:rFonts w:cstheme="minorHAnsi"/>
            <w:sz w:val="22"/>
            <w:szCs w:val="22"/>
          </w:rPr>
          <w:t>zamowienia@megalog.pl</w:t>
        </w:r>
      </w:hyperlink>
    </w:p>
    <w:p w14:paraId="4F2E2E90" w14:textId="0FC3F2F4" w:rsidR="005244B8" w:rsidRPr="005244B8" w:rsidRDefault="005244B8" w:rsidP="005244B8">
      <w:pPr>
        <w:spacing w:after="0" w:line="276" w:lineRule="auto"/>
        <w:rPr>
          <w:rFonts w:cstheme="minorHAnsi"/>
          <w:sz w:val="22"/>
          <w:szCs w:val="22"/>
        </w:rPr>
      </w:pPr>
      <w:ins w:id="5001" w:author="Ewa Retajczyk" w:date="2026-10-20T09:00:01Z">
        <w:r>
          <w:rPr>
            <w:rFonts w:cstheme="minorHAnsi"/>
            <w:sz w:val="22"/>
            <w:szCs w:val="22"/>
          </w:rPr>
          <w:t xml:space="preserve">Osoba do kontaktu: </w:t>
        </w:r>
      </w:ins>
      <w:r>
        <w:rPr>
          <w:rFonts w:cstheme="minorHAnsi"/>
          <w:sz w:val="22"/>
          <w:szCs w:val="22"/>
        </w:rPr>
        <w:t xml:space="preserve">Piotr Ziąbrowski</w:t>
      </w:r>
      <w:ins w:id="5002" w:author="Ewa Retajczyk" w:date="2026-10-20T09:00:34Z">
        <w:r>
          <w:rPr>
            <w:rFonts w:cstheme="minorHAnsi"/>
            <w:sz w:val="22"/>
            <w:szCs w:val="22"/>
          </w:rPr>
          <w:t xml:space="preserve">, tel.</w:t>
        </w:r>
      </w:ins>
      <w:r>
        <w:rPr>
          <w:rFonts w:cstheme="minorHAnsi"/>
          <w:sz w:val="22"/>
          <w:szCs w:val="22"/>
        </w:rPr>
        <w:t xml:space="preserve"> 606</w:t>
      </w:r>
      <w:del w:id="5003" w:author="Ewa Retajczyk" w:date="2026-10-20T09:01:59Z">
        <w:r>
          <w:rPr>
            <w:rFonts w:cstheme="minorHAnsi"/>
            <w:sz w:val="22"/>
            <w:szCs w:val="22"/>
          </w:rPr>
          <w:delText xml:space="preserve"> </w:delText>
        </w:r>
      </w:del>
      <w:ins w:id="5004" w:author="Ewa Retajczyk" w:date="2026-10-20T09:03:09Z">
        <w:r>
          <w:rPr>
            <w:rFonts w:cstheme="minorHAnsi"/>
            <w:sz w:val="22"/>
            <w:szCs w:val="22"/>
          </w:rPr>
          <w:t xml:space="preserve"> </w:t>
        </w:r>
      </w:ins>
      <w:r>
        <w:rPr>
          <w:rFonts w:cstheme="minorHAnsi"/>
          <w:sz w:val="22"/>
          <w:szCs w:val="22"/>
        </w:rPr>
        <w:t xml:space="preserve">150 956</w:t>
      </w:r>
    </w:p>
    <w:p w14:paraId="7081AA2D" w14:textId="77777777" w:rsidR="00CB3AF9" w:rsidRPr="005244B8" w:rsidRDefault="00CB3AF9" w:rsidP="005244B8">
      <w:pPr>
        <w:spacing w:after="0" w:line="276" w:lineRule="auto"/>
        <w:rPr>
          <w:rFonts w:cstheme="minorHAnsi"/>
          <w:sz w:val="22"/>
          <w:szCs w:val="22"/>
        </w:rPr>
      </w:pPr>
    </w:p>
    <w:p w14:paraId="06792D7D" w14:textId="420784C9" w:rsidR="005326F2" w:rsidRPr="005244B8" w:rsidRDefault="005326F2" w:rsidP="005244B8">
      <w:pPr>
        <w:spacing w:after="0" w:line="276" w:lineRule="auto"/>
        <w:rPr>
          <w:rFonts w:cstheme="minorHAnsi"/>
          <w:sz w:val="22"/>
          <w:szCs w:val="22"/>
        </w:rPr>
      </w:pPr>
      <w:r>
        <w:rPr>
          <w:rFonts w:cstheme="minorHAnsi"/>
          <w:b/>
          <w:bCs/>
          <w:sz w:val="22"/>
          <w:szCs w:val="22"/>
        </w:rPr>
        <w:t xml:space="preserve">Termin składania ofert:</w:t>
      </w:r>
      <w:r>
        <w:rPr>
          <w:rFonts w:cstheme="minorHAnsi"/>
          <w:sz w:val="22"/>
          <w:szCs w:val="22"/>
        </w:rPr>
        <w:t xml:space="preserve"> 14 dni kalendarzowych od dnia</w:t>
      </w:r>
      <w:ins w:id="5005" w:author="Ewa Retajczyk" w:date="2026-10-20T09:03:14Z">
        <w:r>
          <w:rPr>
            <w:rFonts w:cstheme="minorHAnsi"/>
            <w:sz w:val="22"/>
            <w:szCs w:val="22"/>
          </w:rPr>
          <w:t xml:space="preserve"> następującego po dniu</w:t>
        </w:r>
      </w:ins>
      <w:r>
        <w:rPr>
          <w:rFonts w:cstheme="minorHAnsi"/>
          <w:sz w:val="22"/>
          <w:szCs w:val="22"/>
        </w:rPr>
        <w:t xml:space="preserve"> upublicznienia zapytania ofertowego, tj. do dnia </w:t>
      </w:r>
      <w:r>
        <w:rPr>
          <w:rFonts w:cstheme="minorHAnsi"/>
          <w:sz w:val="22"/>
          <w:szCs w:val="22"/>
          <w:highlight w:val="yellow"/>
        </w:rPr>
        <w:t xml:space="preserve">[DO UZUPEŁNIENIA]</w:t>
      </w:r>
      <w:r>
        <w:rPr>
          <w:rFonts w:cstheme="minorHAnsi"/>
          <w:sz w:val="22"/>
          <w:szCs w:val="22"/>
        </w:rPr>
        <w:t xml:space="preserve"> r., do godz. 12:00 (pkt 21)</w:t>
      </w:r>
      <w:r>
        <w:rPr>
          <w:rFonts w:cstheme="minorHAnsi"/>
          <w:sz w:val="22"/>
          <w:szCs w:val="22"/>
        </w:rPr>
        <w:t xml:space="preserve">.</w:t>
      </w:r>
    </w:p>
    <w:p w14:paraId="5E08CEC4" w14:textId="77777777" w:rsidR="00A8156F" w:rsidRDefault="00A8156F" w:rsidP="00A8156F">
      <w:pPr>
        <w:spacing w:after="0" w:line="276" w:lineRule="auto"/>
        <w:rPr>
          <w:rFonts w:cstheme="minorHAnsi"/>
          <w:b/>
          <w:bCs/>
          <w:sz w:val="22"/>
          <w:szCs w:val="22"/>
        </w:rPr>
      </w:pPr>
    </w:p>
    <w:p w14:paraId="71D2BE72" w14:textId="64D8E682" w:rsidR="005326F2" w:rsidRPr="005244B8" w:rsidRDefault="00A8156F" w:rsidP="005244B8">
      <w:pPr>
        <w:spacing w:after="0" w:line="276" w:lineRule="auto"/>
        <w:rPr>
          <w:rFonts w:cstheme="minorHAnsi"/>
          <w:sz w:val="22"/>
          <w:szCs w:val="22"/>
        </w:rPr>
      </w:pPr>
      <w:del w:id="5006" w:author="Ewa Retajczyk" w:date="2026-10-20T09:03:34Z">
        <w:r>
          <w:rPr>
            <w:rFonts w:cstheme="minorHAnsi"/>
            <w:b/>
            <w:bCs/>
            <w:sz w:val="22"/>
            <w:szCs w:val="22"/>
          </w:rPr>
          <w:delText xml:space="preserve">1.</w:delText>
        </w:r>
      </w:del>
      <w:ins w:id="5007" w:author="Ewa Retajczyk" w:date="2026-10-20T09:03:47Z">
        <w:r>
          <w:rPr>
            <w:rFonts w:cstheme="minorHAnsi"/>
            <w:b/>
            <w:bCs/>
            <w:sz w:val="22"/>
            <w:szCs w:val="22"/>
          </w:rPr>
          <w:t xml:space="preserve">Podstawa</w:t>
        </w:r>
      </w:ins>
      <w:r>
        <w:rPr>
          <w:rFonts w:cstheme="minorHAnsi"/>
          <w:b/>
          <w:bCs/>
          <w:sz w:val="22"/>
          <w:szCs w:val="22"/>
        </w:rPr>
        <w:t xml:space="preserve"> </w:t>
      </w:r>
      <w:del w:id="5008" w:author="Ewa Retajczyk" w:date="2026-10-20T09:03:54Z">
        <w:r>
          <w:rPr>
            <w:rFonts w:cstheme="minorHAnsi"/>
            <w:b/>
            <w:bCs/>
            <w:sz w:val="22"/>
            <w:szCs w:val="22"/>
          </w:rPr>
          <w:delText xml:space="preserve">PODSTAWA</w:delText>
        </w:r>
      </w:del>
      <w:ins w:id="5009" w:author="Ewa Retajczyk" w:date="2026-10-20T09:04:03Z">
        <w:r>
          <w:rPr>
            <w:rFonts w:cstheme="minorHAnsi"/>
            <w:b/>
            <w:bCs/>
            <w:sz w:val="22"/>
            <w:szCs w:val="22"/>
          </w:rPr>
          <w:t xml:space="preserve">realizacji</w:t>
        </w:r>
      </w:ins>
      <w:r>
        <w:rPr>
          <w:rFonts w:cstheme="minorHAnsi"/>
          <w:b/>
          <w:bCs/>
          <w:sz w:val="22"/>
          <w:szCs w:val="22"/>
        </w:rPr>
        <w:t xml:space="preserve"> </w:t>
      </w:r>
      <w:del w:id="5010" w:author="Ewa Retajczyk" w:date="2026-10-20T09:05:14Z">
        <w:r>
          <w:rPr>
            <w:rFonts w:cstheme="minorHAnsi"/>
            <w:b/>
            <w:bCs/>
            <w:sz w:val="22"/>
            <w:szCs w:val="22"/>
          </w:rPr>
          <w:delText xml:space="preserve">REALIZACJI INWESTYCJI</w:delText>
        </w:r>
      </w:del>
      <w:ins w:id="5011" w:author="Ewa Retajczyk" w:date="2026-10-20T09:05:29Z">
        <w:r>
          <w:rPr>
            <w:rFonts w:cstheme="minorHAnsi"/>
            <w:b/>
            <w:bCs/>
            <w:sz w:val="22"/>
            <w:szCs w:val="22"/>
          </w:rPr>
          <w:t xml:space="preserve">inwestycji</w:t>
        </w:r>
      </w:ins>
      <w:r>
        <w:rPr>
          <w:rFonts w:cstheme="minorHAnsi"/>
          <w:b/>
          <w:bCs/>
          <w:sz w:val="22"/>
          <w:szCs w:val="22"/>
        </w:rPr>
        <w:t xml:space="preserve">:</w:t>
      </w:r>
      <w:r>
        <w:rPr>
          <w:rFonts w:cstheme="minorHAnsi"/>
          <w:sz w:val="22"/>
          <w:szCs w:val="22"/>
        </w:rPr>
        <w:br/>
        <w:t xml:space="preserve">Wniosek o dofinansowanie NFOŚiGW nr 1099/2025 oraz </w:t>
      </w:r>
      <w:r>
        <w:rPr>
          <w:rFonts w:cstheme="minorHAnsi"/>
          <w:sz w:val="22"/>
          <w:szCs w:val="22"/>
        </w:rPr>
        <w:t xml:space="preserve">Umowa nr 393/2026/W</w:t>
      </w:r>
      <w:r>
        <w:rPr>
          <w:rFonts w:cstheme="minorHAnsi"/>
          <w:sz w:val="22"/>
          <w:szCs w:val="22"/>
        </w:rPr>
        <w:t xml:space="preserve">n</w:t>
      </w:r>
      <w:r>
        <w:rPr>
          <w:rFonts w:cstheme="minorHAnsi"/>
          <w:sz w:val="22"/>
          <w:szCs w:val="22"/>
        </w:rPr>
        <w:t xml:space="preserve">7/OA-IN-FM/D o dofinansowanie realizacji inwestycji ze środków </w:t>
      </w:r>
      <w:del w:id="5012" w:author="Ewa Retajczyk" w:date="2026-10-20T09:06:31Z">
        <w:r>
          <w:rPr>
            <w:rFonts w:cstheme="minorHAnsi"/>
            <w:sz w:val="22"/>
            <w:szCs w:val="22"/>
          </w:rPr>
          <w:delText xml:space="preserve">NFOŚIGW</w:delText>
        </w:r>
      </w:del>
      <w:ins w:id="5013" w:author="Ewa Retajczyk" w:date="2026-10-20T09:07:21Z">
        <w:r>
          <w:rPr>
            <w:rFonts w:cstheme="minorHAnsi"/>
            <w:sz w:val="22"/>
            <w:szCs w:val="22"/>
          </w:rPr>
          <w:t xml:space="preserve">NFOŚiGW</w:t>
        </w:r>
      </w:ins>
      <w:r>
        <w:rPr>
          <w:rFonts w:cstheme="minorHAnsi"/>
          <w:sz w:val="22"/>
          <w:szCs w:val="22"/>
        </w:rPr>
        <w:t xml:space="preserve"> zgromadzonych na rachunku </w:t>
      </w:r>
      <w:r>
        <w:rPr>
          <w:rFonts w:cstheme="minorHAnsi"/>
          <w:sz w:val="22"/>
          <w:szCs w:val="22"/>
        </w:rPr>
        <w:t xml:space="preserve">F</w:t>
      </w:r>
      <w:r>
        <w:rPr>
          <w:rFonts w:cstheme="minorHAnsi"/>
          <w:sz w:val="22"/>
          <w:szCs w:val="22"/>
        </w:rPr>
        <w:t xml:space="preserve">unduszu </w:t>
      </w:r>
      <w:r>
        <w:rPr>
          <w:rFonts w:cstheme="minorHAnsi"/>
          <w:sz w:val="22"/>
          <w:szCs w:val="22"/>
        </w:rPr>
        <w:t xml:space="preserve">M</w:t>
      </w:r>
      <w:r>
        <w:rPr>
          <w:rFonts w:cstheme="minorHAnsi"/>
          <w:sz w:val="22"/>
          <w:szCs w:val="22"/>
        </w:rPr>
        <w:t xml:space="preserve">odernizacyjnego</w:t>
      </w:r>
      <w:r>
        <w:rPr>
          <w:rFonts w:cstheme="minorHAnsi"/>
          <w:sz w:val="22"/>
          <w:szCs w:val="22"/>
        </w:rPr>
        <w:t xml:space="preserve">. Zamówienie jest udzielane z zachowaniem zasady konkurencyjności (§ 6 ust. 4 Umowy </w:t>
      </w:r>
      <w:r>
        <w:rPr>
          <w:rFonts w:cstheme="minorHAnsi"/>
          <w:sz w:val="22"/>
          <w:szCs w:val="22"/>
        </w:rPr>
        <w:t xml:space="preserve">o </w:t>
      </w:r>
      <w:r>
        <w:rPr>
          <w:rFonts w:cstheme="minorHAnsi"/>
          <w:sz w:val="22"/>
          <w:szCs w:val="22"/>
        </w:rPr>
        <w:t xml:space="preserve">dofinansowanie</w:t>
      </w:r>
      <w:r>
        <w:rPr>
          <w:rFonts w:cstheme="minorHAnsi"/>
          <w:sz w:val="22"/>
          <w:szCs w:val="22"/>
        </w:rPr>
        <w:t xml:space="preserve">), na zasadach opisanych w pkt 21</w:t>
      </w:r>
      <w:r>
        <w:rPr>
          <w:rFonts w:cstheme="minorHAnsi"/>
          <w:sz w:val="22"/>
          <w:szCs w:val="22"/>
        </w:rPr>
        <w:t xml:space="preserve">-</w:t>
      </w:r>
      <w:r>
        <w:rPr>
          <w:rFonts w:cstheme="minorHAnsi"/>
          <w:sz w:val="22"/>
          <w:szCs w:val="22"/>
        </w:rPr>
        <w:t xml:space="preserve">24 niniejszego zapytania ofertowego.</w:t>
      </w:r>
    </w:p>
    <w:p w14:paraId="3CE0FFCE"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Niniejsze zamówienie stanowi Zamówienie nr 1 w ramach realizacji całej inwestycji. Inwestycja jest realizowana w sposób skoordynowany z:</w:t>
      </w:r>
    </w:p>
    <w:p w14:paraId="1EC25409" w14:textId="700FEAB5" w:rsidR="005326F2" w:rsidRPr="005244B8" w:rsidRDefault="005326F2" w:rsidP="005244B8">
      <w:pPr>
        <w:numPr>
          <w:ilvl w:val="0"/>
          <w:numId w:val="1"/>
        </w:numPr>
        <w:spacing w:after="0" w:line="276" w:lineRule="auto"/>
        <w:jc w:val="both"/>
        <w:rPr>
          <w:rFonts w:cstheme="minorHAnsi"/>
          <w:sz w:val="22"/>
          <w:szCs w:val="22"/>
        </w:rPr>
      </w:pPr>
      <w:r w:rsidRPr="005244B8">
        <w:rPr>
          <w:rFonts w:cstheme="minorHAnsi"/>
          <w:sz w:val="22"/>
          <w:szCs w:val="22"/>
        </w:rPr>
        <w:t xml:space="preserve">Zamówieniem nr 2 </w:t>
      </w:r>
      <w:r w:rsidR="00A71079" w:rsidRPr="005244B8">
        <w:rPr>
          <w:rFonts w:cstheme="minorHAnsi"/>
          <w:sz w:val="22"/>
          <w:szCs w:val="22"/>
        </w:rPr>
        <w:t>-</w:t>
      </w:r>
      <w:r w:rsidRPr="005244B8">
        <w:rPr>
          <w:rFonts w:cstheme="minorHAnsi"/>
          <w:sz w:val="22"/>
          <w:szCs w:val="22"/>
        </w:rPr>
        <w:t xml:space="preserve"> roboty budowlane obejmujące projekt całej instalacji oraz wykonanie infrastruktury niskiego napięcia, DC, tras teletechnicznych i robót terenowych, wraz z niezależnym nadzorem inwestorskim w zakresie określonym w tym zamówieniu;</w:t>
      </w:r>
    </w:p>
    <w:p w14:paraId="201E9AB7" w14:textId="3BAE9312" w:rsidR="005326F2" w:rsidRPr="005244B8" w:rsidRDefault="005326F2" w:rsidP="005244B8">
      <w:pPr>
        <w:numPr>
          <w:ilvl w:val="0"/>
          <w:numId w:val="1"/>
        </w:numPr>
        <w:spacing w:after="0" w:line="276" w:lineRule="auto"/>
        <w:jc w:val="both"/>
        <w:rPr>
          <w:rFonts w:cstheme="minorHAnsi"/>
          <w:sz w:val="22"/>
          <w:szCs w:val="22"/>
        </w:rPr>
      </w:pPr>
      <w:r w:rsidRPr="005244B8">
        <w:rPr>
          <w:rFonts w:cstheme="minorHAnsi"/>
          <w:sz w:val="22"/>
          <w:szCs w:val="22"/>
        </w:rPr>
        <w:t xml:space="preserve">Zamówieniem nr 3 </w:t>
      </w:r>
      <w:r w:rsidR="00A71079" w:rsidRPr="005244B8">
        <w:rPr>
          <w:rFonts w:cstheme="minorHAnsi"/>
          <w:sz w:val="22"/>
          <w:szCs w:val="22"/>
        </w:rPr>
        <w:t>-</w:t>
      </w:r>
      <w:r w:rsidRPr="005244B8">
        <w:rPr>
          <w:rFonts w:cstheme="minorHAnsi"/>
          <w:sz w:val="22"/>
          <w:szCs w:val="22"/>
        </w:rPr>
        <w:t xml:space="preserve"> dostawa kompletnej stacji transformatorowej (kontenerowej) SN/nN wraz z wykonaniem przyłączenia średniego napięcia.</w:t>
      </w:r>
    </w:p>
    <w:p w14:paraId="51220FDC" w14:textId="52B6C172" w:rsidR="00851144" w:rsidRPr="005244B8" w:rsidRDefault="00000000" w:rsidP="005244B8">
      <w:pPr>
        <w:spacing w:after="0" w:line="276" w:lineRule="auto"/>
        <w:jc w:val="both"/>
        <w:rPr>
          <w:rFonts w:cstheme="minorHAnsi"/>
          <w:sz w:val="22"/>
          <w:szCs w:val="22"/>
        </w:rPr>
      </w:pPr>
      <w:r w:rsidRPr="005244B8">
        <w:rPr>
          <w:rFonts w:cstheme="minorHAnsi"/>
          <w:sz w:val="22"/>
          <w:szCs w:val="22"/>
        </w:rPr>
        <w:t xml:space="preserve">Podział inwestycji na trzy odrębne zamówienia wynika z odmiennego charakteru ich przedmiotu: Zamówienie nr 1 </w:t>
      </w:r>
      <w:r w:rsidR="00A71079" w:rsidRPr="005244B8">
        <w:rPr>
          <w:rFonts w:cstheme="minorHAnsi"/>
          <w:sz w:val="22"/>
          <w:szCs w:val="22"/>
        </w:rPr>
        <w:t>-</w:t>
      </w:r>
      <w:r w:rsidRPr="005244B8">
        <w:rPr>
          <w:rFonts w:cstheme="minorHAnsi"/>
          <w:sz w:val="22"/>
          <w:szCs w:val="22"/>
        </w:rPr>
        <w:t xml:space="preserve"> dostawa stacji ładowania, Zamówienie nr 3 </w:t>
      </w:r>
      <w:r w:rsidR="00A71079" w:rsidRPr="005244B8">
        <w:rPr>
          <w:rFonts w:cstheme="minorHAnsi"/>
          <w:sz w:val="22"/>
          <w:szCs w:val="22"/>
        </w:rPr>
        <w:t>-</w:t>
      </w:r>
      <w:r w:rsidRPr="005244B8">
        <w:rPr>
          <w:rFonts w:cstheme="minorHAnsi"/>
          <w:sz w:val="22"/>
          <w:szCs w:val="22"/>
        </w:rPr>
        <w:t xml:space="preserve"> dostawa stacji transformatorowej (kontenerowej) wraz z przyłączeniem SN, Zamówienie nr 2 </w:t>
      </w:r>
      <w:r w:rsidR="00A71079" w:rsidRPr="005244B8">
        <w:rPr>
          <w:rFonts w:cstheme="minorHAnsi"/>
          <w:sz w:val="22"/>
          <w:szCs w:val="22"/>
        </w:rPr>
        <w:t>-</w:t>
      </w:r>
      <w:r w:rsidRPr="005244B8">
        <w:rPr>
          <w:rFonts w:cstheme="minorHAnsi"/>
          <w:sz w:val="22"/>
          <w:szCs w:val="22"/>
        </w:rPr>
        <w:t xml:space="preserve"> roboty budowlane. Pozwala to na udział w każdym postępowaniu wykonawców wyspecjalizowanych w danej kategorii zamówień i nie służy ograniczeniu konkurencji. Niniejsze postępowanie obejmuje wyłącznie Zamówienie nr 1, będące częścią zamówień realizowanych w ramach całej inwestycji; zakres pozostałych zamówień opisano powyżej.</w:t>
      </w:r>
    </w:p>
    <w:p w14:paraId="22C7394D"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lastRenderedPageBreak/>
        <w:t>Zakresy poszczególnych zamówień są wzajemnie zależne. Wykonawca Zamówienia nr 1 zobowiązany jest do współpracy z wykonawcami Zamówienia nr 2 i Zamówienia nr 3 oraz do przekazania danych technicznych niezbędnych do zaprojektowania, wykonania, uruchomienia i odbioru całej inwestycji.</w:t>
      </w:r>
    </w:p>
    <w:p w14:paraId="4FEDF24C" w14:textId="461E5033" w:rsidR="005326F2" w:rsidRPr="005244B8" w:rsidRDefault="005326F2" w:rsidP="005244B8">
      <w:pPr>
        <w:spacing w:after="0" w:line="276" w:lineRule="auto"/>
        <w:jc w:val="both"/>
        <w:rPr>
          <w:rFonts w:cstheme="minorHAnsi"/>
          <w:sz w:val="22"/>
          <w:szCs w:val="22"/>
        </w:rPr>
      </w:pPr>
      <w:r w:rsidRPr="005244B8">
        <w:rPr>
          <w:rFonts w:cstheme="minorHAnsi"/>
          <w:sz w:val="22"/>
          <w:szCs w:val="22"/>
        </w:rPr>
        <w:t xml:space="preserve">Przedmiotem niniejszego zamówienia jest dostawa </w:t>
      </w:r>
      <w:r w:rsidR="00C31342" w:rsidRPr="005244B8">
        <w:rPr>
          <w:rFonts w:cstheme="minorHAnsi"/>
          <w:sz w:val="22"/>
          <w:szCs w:val="22"/>
        </w:rPr>
        <w:t xml:space="preserve">stacji </w:t>
      </w:r>
      <w:r w:rsidRPr="005244B8">
        <w:rPr>
          <w:rFonts w:cstheme="minorHAnsi"/>
          <w:sz w:val="22"/>
          <w:szCs w:val="22"/>
        </w:rPr>
        <w:t xml:space="preserve">ładowania oraz </w:t>
      </w:r>
      <w:r w:rsidR="00C31342" w:rsidRPr="005244B8">
        <w:rPr>
          <w:rFonts w:cstheme="minorHAnsi"/>
          <w:sz w:val="22"/>
          <w:szCs w:val="22"/>
        </w:rPr>
        <w:t xml:space="preserve">ich </w:t>
      </w:r>
      <w:r w:rsidRPr="005244B8">
        <w:rPr>
          <w:rFonts w:cstheme="minorHAnsi"/>
          <w:sz w:val="22"/>
          <w:szCs w:val="22"/>
        </w:rPr>
        <w:t>montaż, konfiguracja, integracja i uruchomienie, wraz z dostawą, konfiguracją, integracją i uruchomieniem Systemu monitorowania i zarządzania danymi dla obwodów zasilających punkty ładowania.</w:t>
      </w:r>
    </w:p>
    <w:p w14:paraId="767537B4" w14:textId="13F794AA" w:rsidR="005326F2" w:rsidRPr="005244B8" w:rsidRDefault="005326F2" w:rsidP="005244B8">
      <w:pPr>
        <w:spacing w:after="0" w:line="276" w:lineRule="auto"/>
        <w:jc w:val="both"/>
        <w:rPr>
          <w:rFonts w:cstheme="minorHAnsi"/>
          <w:sz w:val="22"/>
          <w:szCs w:val="22"/>
        </w:rPr>
      </w:pPr>
      <w:r w:rsidRPr="005244B8">
        <w:rPr>
          <w:rFonts w:cstheme="minorHAnsi"/>
          <w:sz w:val="22"/>
          <w:szCs w:val="22"/>
        </w:rPr>
        <w:t>Infrastruktura SN, stacja transformatorowa, zewnętrzne instalacje nN i DC, trasy kablowe, roboty ziemne, fundamenty, stanowiska postojowe, oświetlenie oraz infrastruktura teletechniczna wykonywane są w ramach Zamówienia nr 2 i Zamówienia nr 3, zgodnie z ich zakresami.</w:t>
      </w:r>
    </w:p>
    <w:p w14:paraId="09E6FC64"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Celem wszystkich trzech zamówień jest wspólne wykonanie kompletnej, ogólnodostępnej stacji ładowania, gotowej do eksploatacji i przeprowadzenia wymaganych odbiorów, w tym odbiorów UDT.</w:t>
      </w:r>
    </w:p>
    <w:p w14:paraId="7D6D2F83" w14:textId="5BB4041E" w:rsidR="005326F2" w:rsidRPr="005244B8" w:rsidRDefault="005326F2" w:rsidP="005244B8">
      <w:pPr>
        <w:spacing w:after="0" w:line="276" w:lineRule="auto"/>
        <w:jc w:val="both"/>
        <w:rPr>
          <w:rFonts w:cstheme="minorHAnsi"/>
          <w:sz w:val="22"/>
          <w:szCs w:val="22"/>
        </w:rPr>
      </w:pPr>
      <w:r>
        <w:rPr>
          <w:rFonts w:cstheme="minorHAnsi"/>
          <w:sz w:val="22"/>
          <w:szCs w:val="22"/>
        </w:rPr>
        <w:t xml:space="preserve">Termin zakończenia całej inwestycji, obejmujący wykonanie wszystkich zakresów Zamówień nr 1, 2 i 3, przeprowadzenie wymaganych testów, usunięcie ewentualnych usterek </w:t>
      </w:r>
      <w:del w:id="5014" w:author="Ewa Retajczyk" w:date="2026-10-20T09:07:33Z">
        <w:r>
          <w:rPr>
            <w:rFonts w:cstheme="minorHAnsi"/>
            <w:sz w:val="22"/>
            <w:szCs w:val="22"/>
          </w:rPr>
          <w:delText xml:space="preserve">oraz zakończenie odbiorów UDT </w:delText>
        </w:r>
      </w:del>
      <w:r>
        <w:rPr>
          <w:rFonts w:cstheme="minorHAnsi"/>
          <w:sz w:val="22"/>
          <w:szCs w:val="22"/>
        </w:rPr>
        <w:t xml:space="preserve">całej ogólnodostępnej stacji ładowania, nie może przekroczyć 31.12.2026 r. </w:t>
      </w:r>
      <w:ins w:id="5015" w:author="Ewa Retajczyk" w:date="2026-10-20T09:08:07Z">
        <w:r>
          <w:rPr>
            <w:rFonts w:cstheme="minorHAnsi"/>
            <w:sz w:val="22"/>
            <w:szCs w:val="22"/>
          </w:rPr>
          <w:t xml:space="preserve">(koniec okresu kwalifikowalności wydatków). Badania UDT i uzyskanie dopuszczenia stacji do eksploatacji nastąpią w terminie 60 dni od tej daty. </w:t>
        </w:r>
      </w:ins>
    </w:p>
    <w:p w14:paraId="60C4B4B7" w14:textId="1E8A22C9" w:rsidR="00851144" w:rsidRPr="005244B8" w:rsidRDefault="00000000" w:rsidP="005244B8">
      <w:pPr>
        <w:spacing w:after="0" w:line="276" w:lineRule="auto"/>
        <w:jc w:val="both"/>
        <w:rPr>
          <w:rFonts w:cstheme="minorHAnsi"/>
          <w:sz w:val="22"/>
          <w:szCs w:val="22"/>
        </w:rPr>
      </w:pPr>
      <w:r w:rsidRPr="005244B8">
        <w:rPr>
          <w:rFonts w:cstheme="minorHAnsi"/>
          <w:sz w:val="22"/>
          <w:szCs w:val="22"/>
        </w:rPr>
        <w:t xml:space="preserve">Termin wykonania Zamówienia nr 1 wynosi: do 15.12.2026 r., z możliwością wydłużenia po uzyskaniu przez Zamawiającego zgody NFOŚiGW potwierdzonej aneksem do Umowy </w:t>
      </w:r>
      <w:r w:rsidR="00253618" w:rsidRPr="005244B8">
        <w:rPr>
          <w:rFonts w:cstheme="minorHAnsi"/>
          <w:sz w:val="22"/>
          <w:szCs w:val="22"/>
        </w:rPr>
        <w:t>o dofinan</w:t>
      </w:r>
      <w:r w:rsidR="00C1577D">
        <w:rPr>
          <w:rFonts w:cstheme="minorHAnsi"/>
          <w:sz w:val="22"/>
          <w:szCs w:val="22"/>
        </w:rPr>
        <w:t>s</w:t>
      </w:r>
      <w:r w:rsidR="00253618" w:rsidRPr="005244B8">
        <w:rPr>
          <w:rFonts w:cstheme="minorHAnsi"/>
          <w:sz w:val="22"/>
          <w:szCs w:val="22"/>
        </w:rPr>
        <w:t>ow</w:t>
      </w:r>
      <w:r w:rsidR="00C1577D">
        <w:rPr>
          <w:rFonts w:cstheme="minorHAnsi"/>
          <w:sz w:val="22"/>
          <w:szCs w:val="22"/>
        </w:rPr>
        <w:t>a</w:t>
      </w:r>
      <w:r w:rsidR="00253618" w:rsidRPr="005244B8">
        <w:rPr>
          <w:rFonts w:cstheme="minorHAnsi"/>
          <w:sz w:val="22"/>
          <w:szCs w:val="22"/>
        </w:rPr>
        <w:t>nie</w:t>
      </w:r>
      <w:r w:rsidRPr="005244B8">
        <w:rPr>
          <w:rFonts w:cstheme="minorHAnsi"/>
          <w:sz w:val="22"/>
          <w:szCs w:val="22"/>
        </w:rPr>
        <w:t xml:space="preserve"> (szczegóły </w:t>
      </w:r>
      <w:r w:rsidR="00A71079" w:rsidRPr="005244B8">
        <w:rPr>
          <w:rFonts w:cstheme="minorHAnsi"/>
          <w:sz w:val="22"/>
          <w:szCs w:val="22"/>
        </w:rPr>
        <w:t>-</w:t>
      </w:r>
      <w:r w:rsidRPr="005244B8">
        <w:rPr>
          <w:rFonts w:cstheme="minorHAnsi"/>
          <w:sz w:val="22"/>
          <w:szCs w:val="22"/>
        </w:rPr>
        <w:t xml:space="preserve"> pkt 11).</w:t>
      </w:r>
    </w:p>
    <w:p w14:paraId="7555C18B" w14:textId="77777777" w:rsidR="005326F2" w:rsidRPr="005244B8" w:rsidRDefault="00AA6895" w:rsidP="005244B8">
      <w:pPr>
        <w:spacing w:after="0" w:line="276" w:lineRule="auto"/>
        <w:jc w:val="both"/>
        <w:rPr>
          <w:rFonts w:cstheme="minorHAnsi"/>
          <w:sz w:val="22"/>
          <w:szCs w:val="22"/>
        </w:rPr>
      </w:pPr>
      <w:r>
        <w:pict w14:anchorId="7E415602">
          <v:rect id="Prostokąt 93" o:spid="_x0000_s1047"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5EEF55E"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2. PRZEDMIOT ZAMÓWIENIA</w:t>
      </w:r>
    </w:p>
    <w:p w14:paraId="6B480B5C" w14:textId="356672B9" w:rsidR="005326F2" w:rsidRPr="005244B8" w:rsidRDefault="005326F2" w:rsidP="005244B8">
      <w:pPr>
        <w:spacing w:after="0" w:line="276" w:lineRule="auto"/>
        <w:jc w:val="both"/>
        <w:rPr>
          <w:rFonts w:cstheme="minorHAnsi"/>
          <w:sz w:val="22"/>
          <w:szCs w:val="22"/>
        </w:rPr>
      </w:pPr>
      <w:r w:rsidRPr="005244B8">
        <w:rPr>
          <w:rFonts w:cstheme="minorHAnsi"/>
          <w:sz w:val="22"/>
          <w:szCs w:val="22"/>
        </w:rPr>
        <w:t>Przedmiotem zamówienia jest dostawa, montaż, konfiguracja, integracja i uruchomienie 6 stacji ładowania DC (terminali), z których każda posiada jeden punkt ładowania o mocy znamionowej co najmniej 360 kW, przeznaczonych do obsługi pojazdów ciężarowych, wraz z Systemem monitorowania i zarządzania danymi dla obwodów zasilających punkty ładowania.</w:t>
      </w:r>
    </w:p>
    <w:p w14:paraId="45E8BE22"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Preferowana architektura obejmuje:</w:t>
      </w:r>
    </w:p>
    <w:p w14:paraId="0CD305FB" w14:textId="79786DA8" w:rsidR="005326F2" w:rsidRPr="005244B8" w:rsidRDefault="005326F2" w:rsidP="005244B8">
      <w:pPr>
        <w:numPr>
          <w:ilvl w:val="0"/>
          <w:numId w:val="2"/>
        </w:numPr>
        <w:spacing w:after="0" w:line="276" w:lineRule="auto"/>
        <w:jc w:val="both"/>
        <w:rPr>
          <w:rFonts w:cstheme="minorHAnsi"/>
          <w:sz w:val="22"/>
          <w:szCs w:val="22"/>
        </w:rPr>
      </w:pPr>
      <w:r w:rsidRPr="005244B8">
        <w:rPr>
          <w:rFonts w:cstheme="minorHAnsi"/>
          <w:sz w:val="22"/>
          <w:szCs w:val="22"/>
        </w:rPr>
        <w:t>6 terminali ładowania DC (6 stacji ładowania) o mocy znamionowej co najmniej 360 kW każdy, przypisanych do 6 odrębnych miejsc postojowych;</w:t>
      </w:r>
    </w:p>
    <w:p w14:paraId="169929AE" w14:textId="0833E2C5" w:rsidR="005326F2" w:rsidRPr="005244B8" w:rsidRDefault="005326F2" w:rsidP="005244B8">
      <w:pPr>
        <w:numPr>
          <w:ilvl w:val="0"/>
          <w:numId w:val="2"/>
        </w:numPr>
        <w:spacing w:after="0" w:line="276" w:lineRule="auto"/>
        <w:jc w:val="both"/>
        <w:rPr>
          <w:rFonts w:cstheme="minorHAnsi"/>
          <w:sz w:val="22"/>
          <w:szCs w:val="22"/>
        </w:rPr>
      </w:pPr>
      <w:r>
        <w:rPr>
          <w:rFonts w:cstheme="minorHAnsi"/>
          <w:sz w:val="22"/>
          <w:szCs w:val="22"/>
        </w:rPr>
        <w:t xml:space="preserve">wyposażenie każdego terminala w dwa przewody ładowania zakończone</w:t>
      </w:r>
      <w:r>
        <w:rPr>
          <w:rFonts w:cstheme="minorHAnsi"/>
          <w:sz w:val="22"/>
          <w:szCs w:val="22"/>
        </w:rPr>
        <w:t xml:space="preserve"> </w:t>
      </w:r>
      <w:r>
        <w:rPr>
          <w:rFonts w:cstheme="minorHAnsi"/>
          <w:sz w:val="22"/>
          <w:szCs w:val="22"/>
        </w:rPr>
        <w:t xml:space="preserve">złączami</w:t>
      </w:r>
      <w:r>
        <w:rPr>
          <w:rFonts w:cstheme="minorHAnsi"/>
          <w:sz w:val="22"/>
          <w:szCs w:val="22"/>
        </w:rPr>
        <w:t xml:space="preserve"> </w:t>
      </w:r>
      <w:r>
        <w:rPr>
          <w:rFonts w:cstheme="minorHAnsi"/>
          <w:sz w:val="22"/>
          <w:szCs w:val="22"/>
        </w:rPr>
        <w:t xml:space="preserve">CCS2 </w:t>
      </w:r>
      <w:del w:id="5016" w:author="Ewa Retajczyk" w:date="2026-10-20T09:08:15Z">
        <w:r>
          <w:rPr>
            <w:rFonts w:cstheme="minorHAnsi"/>
            <w:sz w:val="22"/>
            <w:szCs w:val="22"/>
          </w:rPr>
          <w:delText xml:space="preserve">lub</w:delText>
        </w:r>
        <w:r>
          <w:rPr>
            <w:rFonts w:cstheme="minorHAnsi"/>
            <w:sz w:val="22"/>
            <w:szCs w:val="22"/>
          </w:rPr>
          <w:delText xml:space="preserve"> </w:delText>
        </w:r>
      </w:del>
      <w:ins w:id="5017" w:author="Ewa Retajczyk" w:date="2026-10-20T09:08:20Z">
        <w:r>
          <w:rPr>
            <w:rFonts w:cstheme="minorHAnsi"/>
            <w:sz w:val="22"/>
            <w:szCs w:val="22"/>
          </w:rPr>
          <w:t xml:space="preserve">(</w:t>
        </w:r>
      </w:ins>
      <w:r>
        <w:rPr>
          <w:rFonts w:cstheme="minorHAnsi"/>
          <w:sz w:val="22"/>
          <w:szCs w:val="22"/>
        </w:rPr>
        <w:t xml:space="preserve">Combo 2</w:t>
      </w:r>
      <w:ins w:id="5018" w:author="Ewa Retajczyk" w:date="2026-10-20T09:08:29Z">
        <w:r>
          <w:rPr>
            <w:rFonts w:cstheme="minorHAnsi"/>
            <w:sz w:val="22"/>
            <w:szCs w:val="22"/>
          </w:rPr>
          <w:t xml:space="preserve">)</w:t>
        </w:r>
      </w:ins>
      <w:r>
        <w:rPr>
          <w:rFonts w:cstheme="minorHAnsi"/>
          <w:sz w:val="22"/>
          <w:szCs w:val="22"/>
        </w:rPr>
        <w:t xml:space="preserve">, zapewniające</w:t>
      </w:r>
      <w:r>
        <w:rPr>
          <w:rFonts w:cstheme="minorHAnsi"/>
          <w:sz w:val="22"/>
          <w:szCs w:val="22"/>
        </w:rPr>
        <w:t xml:space="preserve"> </w:t>
      </w:r>
      <w:r>
        <w:rPr>
          <w:rFonts w:cstheme="minorHAnsi"/>
          <w:sz w:val="22"/>
          <w:szCs w:val="22"/>
        </w:rPr>
        <w:t xml:space="preserve">funkcjonalną redundancję przewodów i złączy dla danego punktu ładowania (w danej chwili aktywny jest wyłącznie jeden przewód);</w:t>
      </w:r>
    </w:p>
    <w:p w14:paraId="0CE0B43B" w14:textId="77777777" w:rsidR="005326F2" w:rsidRPr="005244B8" w:rsidRDefault="005326F2" w:rsidP="005244B8">
      <w:pPr>
        <w:numPr>
          <w:ilvl w:val="0"/>
          <w:numId w:val="2"/>
        </w:numPr>
        <w:spacing w:after="0" w:line="276" w:lineRule="auto"/>
        <w:jc w:val="both"/>
        <w:rPr>
          <w:rFonts w:cstheme="minorHAnsi"/>
          <w:sz w:val="22"/>
          <w:szCs w:val="22"/>
        </w:rPr>
      </w:pPr>
      <w:r w:rsidRPr="005244B8">
        <w:rPr>
          <w:rFonts w:cstheme="minorHAnsi"/>
          <w:sz w:val="22"/>
          <w:szCs w:val="22"/>
        </w:rPr>
        <w:t>3 jednostki przekształtnikowe o mocy 720 kW każda;</w:t>
      </w:r>
    </w:p>
    <w:p w14:paraId="236F01DE" w14:textId="77777777" w:rsidR="005326F2" w:rsidRPr="005244B8" w:rsidRDefault="005326F2" w:rsidP="005244B8">
      <w:pPr>
        <w:numPr>
          <w:ilvl w:val="0"/>
          <w:numId w:val="2"/>
        </w:numPr>
        <w:spacing w:after="0" w:line="276" w:lineRule="auto"/>
        <w:jc w:val="both"/>
        <w:rPr>
          <w:rFonts w:cstheme="minorHAnsi"/>
          <w:sz w:val="22"/>
          <w:szCs w:val="22"/>
        </w:rPr>
      </w:pPr>
      <w:r w:rsidRPr="005244B8">
        <w:rPr>
          <w:rFonts w:cstheme="minorHAnsi"/>
          <w:sz w:val="22"/>
          <w:szCs w:val="22"/>
        </w:rPr>
        <w:t>każdą jednostkę przekształtnikową współpracującą z dwoma terminalami;</w:t>
      </w:r>
    </w:p>
    <w:p w14:paraId="74A77198" w14:textId="77777777" w:rsidR="005326F2" w:rsidRPr="005244B8" w:rsidRDefault="005326F2" w:rsidP="005244B8">
      <w:pPr>
        <w:numPr>
          <w:ilvl w:val="0"/>
          <w:numId w:val="2"/>
        </w:numPr>
        <w:spacing w:after="0" w:line="276" w:lineRule="auto"/>
        <w:jc w:val="both"/>
        <w:rPr>
          <w:rFonts w:cstheme="minorHAnsi"/>
          <w:sz w:val="22"/>
          <w:szCs w:val="22"/>
        </w:rPr>
      </w:pPr>
      <w:r w:rsidRPr="005244B8">
        <w:rPr>
          <w:rFonts w:cstheme="minorHAnsi"/>
          <w:sz w:val="22"/>
          <w:szCs w:val="22"/>
        </w:rPr>
        <w:t>możliwość lokalizacji jednostek przekształtnikowych niezależnie od terminali ładowania;</w:t>
      </w:r>
    </w:p>
    <w:p w14:paraId="56BDCD27" w14:textId="77777777" w:rsidR="005326F2" w:rsidRPr="005244B8" w:rsidRDefault="005326F2" w:rsidP="005244B8">
      <w:pPr>
        <w:numPr>
          <w:ilvl w:val="0"/>
          <w:numId w:val="2"/>
        </w:numPr>
        <w:spacing w:after="0" w:line="276" w:lineRule="auto"/>
        <w:jc w:val="both"/>
        <w:rPr>
          <w:rFonts w:cstheme="minorHAnsi"/>
          <w:sz w:val="22"/>
          <w:szCs w:val="22"/>
        </w:rPr>
      </w:pPr>
      <w:r w:rsidRPr="005244B8">
        <w:rPr>
          <w:rFonts w:cstheme="minorHAnsi"/>
          <w:sz w:val="22"/>
          <w:szCs w:val="22"/>
        </w:rPr>
        <w:t>rozwiązanie ograniczające wpływ awarii pojedynczego elementu na dostępność pozostałych punktów;</w:t>
      </w:r>
    </w:p>
    <w:p w14:paraId="4A743173" w14:textId="77777777" w:rsidR="005326F2" w:rsidRPr="005244B8" w:rsidRDefault="005326F2" w:rsidP="005244B8">
      <w:pPr>
        <w:numPr>
          <w:ilvl w:val="0"/>
          <w:numId w:val="2"/>
        </w:numPr>
        <w:spacing w:after="0" w:line="276" w:lineRule="auto"/>
        <w:jc w:val="both"/>
        <w:rPr>
          <w:rFonts w:cstheme="minorHAnsi"/>
          <w:sz w:val="22"/>
          <w:szCs w:val="22"/>
        </w:rPr>
      </w:pPr>
      <w:r w:rsidRPr="005244B8">
        <w:rPr>
          <w:rFonts w:cstheme="minorHAnsi"/>
          <w:sz w:val="22"/>
          <w:szCs w:val="22"/>
        </w:rPr>
        <w:t>możliwość późniejszej rozbudowy oraz łatwego i ekonomicznego serwisowania instalacji.</w:t>
      </w:r>
    </w:p>
    <w:p w14:paraId="6699F246"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 ramach zamówienia Wykonawca zapewni również:</w:t>
      </w:r>
    </w:p>
    <w:p w14:paraId="104C6C58" w14:textId="77777777" w:rsidR="0041333E" w:rsidRPr="0041333E" w:rsidRDefault="0041333E" w:rsidP="0041333E">
      <w:pPr>
        <w:numPr>
          <w:ilvl w:val="0"/>
          <w:numId w:val="3"/>
        </w:numPr>
        <w:spacing w:after="0" w:line="276" w:lineRule="auto"/>
        <w:jc w:val="both"/>
        <w:rPr>
          <w:rFonts w:cstheme="minorHAnsi"/>
          <w:sz w:val="22"/>
          <w:szCs w:val="22"/>
        </w:rPr>
      </w:pPr>
      <w:r w:rsidRPr="0041333E">
        <w:rPr>
          <w:rFonts w:cstheme="minorHAnsi"/>
          <w:sz w:val="22"/>
          <w:szCs w:val="22"/>
        </w:rPr>
        <w:t>system komunikacji z punktami ładowania zgodny z protokołem OCPP, system rozliczania usług ładowania (billing) oraz obsługę płatności;</w:t>
      </w:r>
    </w:p>
    <w:p w14:paraId="5EE536AC" w14:textId="77777777" w:rsidR="0041333E" w:rsidRPr="0041333E" w:rsidRDefault="0041333E" w:rsidP="0041333E">
      <w:pPr>
        <w:numPr>
          <w:ilvl w:val="0"/>
          <w:numId w:val="3"/>
        </w:numPr>
        <w:spacing w:after="0" w:line="276" w:lineRule="auto"/>
        <w:jc w:val="both"/>
        <w:rPr>
          <w:rFonts w:cstheme="minorHAnsi"/>
          <w:sz w:val="22"/>
          <w:szCs w:val="22"/>
        </w:rPr>
      </w:pPr>
      <w:r w:rsidRPr="0041333E">
        <w:rPr>
          <w:rFonts w:cstheme="minorHAnsi"/>
          <w:sz w:val="22"/>
          <w:szCs w:val="22"/>
        </w:rPr>
        <w:t>system monitorowania i zarządzania danymi dotyczącymi obwodów zasilających punkty ładowania;</w:t>
      </w:r>
    </w:p>
    <w:p w14:paraId="1A6F41FF" w14:textId="77777777" w:rsidR="0041333E" w:rsidRPr="0041333E" w:rsidRDefault="0041333E" w:rsidP="0041333E">
      <w:pPr>
        <w:numPr>
          <w:ilvl w:val="0"/>
          <w:numId w:val="3"/>
        </w:numPr>
        <w:spacing w:after="0" w:line="276" w:lineRule="auto"/>
        <w:jc w:val="both"/>
        <w:rPr>
          <w:rFonts w:cstheme="minorHAnsi"/>
          <w:sz w:val="22"/>
          <w:szCs w:val="22"/>
        </w:rPr>
      </w:pPr>
      <w:r>
        <w:rPr>
          <w:rFonts w:cstheme="minorHAnsi"/>
          <w:sz w:val="22"/>
          <w:szCs w:val="22"/>
        </w:rPr>
        <w:t xml:space="preserve">otwarte interfejsy komunikacyjne (w szczególności OCPP i API) oraz integrację z systemem operatora płatności, weryfikowaną w pierwszej kolejności podczas testów FAT</w:t>
      </w:r>
      <w:ins w:id="5024" w:author="Ewa Retajczyk" w:date="2026-10-20T09:08:42Z">
        <w:r>
          <w:rPr>
            <w:rFonts w:cstheme="minorHAnsi"/>
            <w:sz w:val="22"/>
            <w:szCs w:val="22"/>
          </w:rPr>
          <w:t xml:space="preserve"> (Factory Acceptance Test – testów odbiorczych przeprowadzanych w siedzibie producenta przed dostawą)</w:t>
        </w:r>
      </w:ins>
      <w:r>
        <w:rPr>
          <w:rFonts w:cstheme="minorHAnsi"/>
          <w:sz w:val="22"/>
          <w:szCs w:val="22"/>
        </w:rPr>
        <w:t xml:space="preserve">, z zapewnieniem</w:t>
      </w:r>
      <w:ins w:id="5025" w:author="Ewa Retajczyk" w:date="2026-10-20T09:08:47Z">
        <w:r>
          <w:rPr>
            <w:rFonts w:cstheme="minorHAnsi"/>
            <w:sz w:val="22"/>
            <w:szCs w:val="22"/>
          </w:rPr>
          <w:t xml:space="preserve"> Zamawiającemu</w:t>
        </w:r>
      </w:ins>
      <w:r>
        <w:rPr>
          <w:rFonts w:cstheme="minorHAnsi"/>
          <w:sz w:val="22"/>
          <w:szCs w:val="22"/>
        </w:rPr>
        <w:t xml:space="preserve"> fizycznego dostępu do urządzeń i interfejsów niezbędnych do przeprowadzenia testów integracyjnych</w:t>
      </w:r>
      <w:del w:id="5026" w:author="Ewa Retajczyk" w:date="2026-10-20T09:09:25Z">
        <w:r>
          <w:rPr>
            <w:rFonts w:cstheme="minorHAnsi"/>
            <w:sz w:val="22"/>
            <w:szCs w:val="22"/>
          </w:rPr>
          <w:delText xml:space="preserve">.</w:delText>
        </w:r>
      </w:del>
      <w:ins w:id="5027" w:author="Ewa Retajczyk" w:date="2026-10-20T09:09:46Z">
        <w:r>
          <w:rPr>
            <w:rFonts w:cstheme="minorHAnsi"/>
            <w:sz w:val="22"/>
            <w:szCs w:val="22"/>
          </w:rPr>
          <w:t xml:space="preserve">;</w:t>
        </w:r>
      </w:ins>
    </w:p>
    <w:p w14:paraId="2A33B7D0" w14:textId="77777777" w:rsidR="005326F2" w:rsidRPr="005244B8" w:rsidRDefault="005326F2" w:rsidP="005244B8">
      <w:pPr>
        <w:numPr>
          <w:ilvl w:val="0"/>
          <w:numId w:val="3"/>
        </w:numPr>
        <w:spacing w:after="0" w:line="276" w:lineRule="auto"/>
        <w:jc w:val="both"/>
        <w:rPr>
          <w:rFonts w:cstheme="minorHAnsi"/>
          <w:sz w:val="22"/>
          <w:szCs w:val="22"/>
        </w:rPr>
      </w:pPr>
      <w:r w:rsidRPr="005244B8">
        <w:rPr>
          <w:rFonts w:cstheme="minorHAnsi"/>
          <w:sz w:val="22"/>
          <w:szCs w:val="22"/>
        </w:rPr>
        <w:t>niezbędną dokumentację techniczną, eksploatacyjną i odbiorową;</w:t>
      </w:r>
    </w:p>
    <w:p w14:paraId="1D1F68BA" w14:textId="77777777" w:rsidR="005326F2" w:rsidRPr="005244B8" w:rsidRDefault="005326F2" w:rsidP="005244B8">
      <w:pPr>
        <w:numPr>
          <w:ilvl w:val="0"/>
          <w:numId w:val="3"/>
        </w:numPr>
        <w:spacing w:after="0" w:line="276" w:lineRule="auto"/>
        <w:jc w:val="both"/>
        <w:rPr>
          <w:rFonts w:cstheme="minorHAnsi"/>
          <w:sz w:val="22"/>
          <w:szCs w:val="22"/>
        </w:rPr>
      </w:pPr>
      <w:r w:rsidRPr="005244B8">
        <w:rPr>
          <w:rFonts w:cstheme="minorHAnsi"/>
          <w:sz w:val="22"/>
          <w:szCs w:val="22"/>
        </w:rPr>
        <w:lastRenderedPageBreak/>
        <w:t>szkolenie personelu Zamawiającego;</w:t>
      </w:r>
    </w:p>
    <w:p w14:paraId="590169F5" w14:textId="77777777" w:rsidR="005326F2" w:rsidRPr="005244B8" w:rsidRDefault="005326F2" w:rsidP="005244B8">
      <w:pPr>
        <w:numPr>
          <w:ilvl w:val="0"/>
          <w:numId w:val="3"/>
        </w:numPr>
        <w:spacing w:after="0" w:line="276" w:lineRule="auto"/>
        <w:jc w:val="both"/>
        <w:rPr>
          <w:rFonts w:cstheme="minorHAnsi"/>
          <w:sz w:val="22"/>
          <w:szCs w:val="22"/>
        </w:rPr>
      </w:pPr>
      <w:r w:rsidRPr="005244B8">
        <w:rPr>
          <w:rFonts w:cstheme="minorHAnsi"/>
          <w:sz w:val="22"/>
          <w:szCs w:val="22"/>
        </w:rPr>
        <w:t>serwis i gwarancję;</w:t>
      </w:r>
    </w:p>
    <w:p w14:paraId="264AB34C" w14:textId="77777777" w:rsidR="005326F2" w:rsidRPr="005244B8" w:rsidRDefault="005326F2" w:rsidP="005244B8">
      <w:pPr>
        <w:numPr>
          <w:ilvl w:val="0"/>
          <w:numId w:val="3"/>
        </w:numPr>
        <w:spacing w:after="0" w:line="276" w:lineRule="auto"/>
        <w:jc w:val="both"/>
        <w:rPr>
          <w:rFonts w:cstheme="minorHAnsi"/>
          <w:sz w:val="22"/>
          <w:szCs w:val="22"/>
        </w:rPr>
      </w:pPr>
      <w:r w:rsidRPr="005244B8">
        <w:rPr>
          <w:rFonts w:cstheme="minorHAnsi"/>
          <w:sz w:val="22"/>
          <w:szCs w:val="22"/>
        </w:rPr>
        <w:t>wsparcie techniczne podczas odbiorów oraz badań UDT.</w:t>
      </w:r>
    </w:p>
    <w:p w14:paraId="1ACD358A"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2.1. Zależność od Zamówienia nr 2 i Zamówienia nr 3</w:t>
      </w:r>
    </w:p>
    <w:p w14:paraId="4D8BBB2F"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Zamówienia nr 1 zobowiązany jest do przekazania Wykonawcy Zamówienia nr 2 oraz Wykonawcy Zamówienia nr 3 wszystkich danych niezbędnych do prawidłowego zaprojektowania i wykonania infrastruktury, w szczególności:</w:t>
      </w:r>
    </w:p>
    <w:p w14:paraId="0498E1EE"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kart katalogowych i danych technicznych urządzeń;</w:t>
      </w:r>
    </w:p>
    <w:p w14:paraId="7820117E"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gabarytów i mas urządzeń;</w:t>
      </w:r>
    </w:p>
    <w:p w14:paraId="014C0B29"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wymagań dotyczących posadowienia;</w:t>
      </w:r>
    </w:p>
    <w:p w14:paraId="5D54C516"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obciążeń;</w:t>
      </w:r>
    </w:p>
    <w:p w14:paraId="1819C8BE"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wymagań dotyczących stref serwisowych;</w:t>
      </w:r>
    </w:p>
    <w:p w14:paraId="3036E79B"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wymaganych odległości i przestrzeni technologicznych;</w:t>
      </w:r>
    </w:p>
    <w:p w14:paraId="45600332"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schematów elektrycznych;</w:t>
      </w:r>
    </w:p>
    <w:p w14:paraId="0F675F7F"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parametrów zasilania;</w:t>
      </w:r>
    </w:p>
    <w:p w14:paraId="0BC745CF"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list zaciskowych;</w:t>
      </w:r>
    </w:p>
    <w:p w14:paraId="76CDD24A"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wymagań dotyczących kabli;</w:t>
      </w:r>
    </w:p>
    <w:p w14:paraId="510954A5"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maksymalnych długości przewodów;</w:t>
      </w:r>
    </w:p>
    <w:p w14:paraId="6E013034"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wymagań dotyczących zabezpieczeń;</w:t>
      </w:r>
    </w:p>
    <w:p w14:paraId="3EA33B2B"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bilansu mocy;</w:t>
      </w:r>
    </w:p>
    <w:p w14:paraId="1721B944"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wymagań komunikacyjnych;</w:t>
      </w:r>
    </w:p>
    <w:p w14:paraId="03CD149D"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danych niezbędnych do wykonania fundamentów i tras kablowych;</w:t>
      </w:r>
    </w:p>
    <w:p w14:paraId="6D9C7345"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danych niezbędnych do przygotowania dokumentacji UDT;</w:t>
      </w:r>
    </w:p>
    <w:p w14:paraId="25FF0CAA"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danych dotyczących punktów pomiarowych, interfejsów komunikacyjnych i wymagań Systemu monitorowania i zarządzania danymi dla obwodów zasilających punkty ładowania.</w:t>
      </w:r>
    </w:p>
    <w:p w14:paraId="44958D21"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Zamówienia nr 1 będzie współpracował z projektantem odpowiedzialnym za Zamówienie nr 2 oraz z wykonawcą infrastruktury SN z Zamówienia nr 3 przy uzgadnianiu wszystkich punktów styku.</w:t>
      </w:r>
    </w:p>
    <w:p w14:paraId="38540DBF"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Zmiana parametrów urządzeń po ich zatwierdzeniu może nastąpić wyłącznie po sprawdzeniu jej wpływu na projekt, fundamenty, instalacje nN/DC, zasilanie SN/nN, bilans mocy, harmonogram, koszty oraz wymagania finansowania inwestycji.</w:t>
      </w:r>
    </w:p>
    <w:p w14:paraId="0BA01B4D"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Uzasadnienie preferowanej architektury</w:t>
      </w:r>
    </w:p>
    <w:p w14:paraId="18441452" w14:textId="0F9D7AF8" w:rsidR="005326F2" w:rsidRPr="005244B8" w:rsidRDefault="005326F2" w:rsidP="005244B8">
      <w:pPr>
        <w:spacing w:after="0" w:line="276" w:lineRule="auto"/>
        <w:jc w:val="both"/>
        <w:rPr>
          <w:rFonts w:cstheme="minorHAnsi"/>
          <w:sz w:val="22"/>
          <w:szCs w:val="22"/>
        </w:rPr>
      </w:pPr>
      <w:r>
        <w:rPr>
          <w:rFonts w:cstheme="minorHAnsi"/>
          <w:sz w:val="22"/>
          <w:szCs w:val="22"/>
        </w:rPr>
        <w:t xml:space="preserve">Zamawiający, kierując się zasadą określoną w </w:t>
      </w:r>
      <w:ins w:id="5028" w:author="Ewa Retajczyk" w:date="2026-10-20T09:10:08Z">
        <w:r>
          <w:rPr>
            <w:rFonts w:cstheme="minorHAnsi"/>
            <w:sz w:val="22"/>
            <w:szCs w:val="22"/>
          </w:rPr>
          <w:t xml:space="preserve">§ 6 </w:t>
        </w:r>
      </w:ins>
      <w:r>
        <w:rPr>
          <w:rFonts w:cstheme="minorHAnsi"/>
          <w:sz w:val="22"/>
          <w:szCs w:val="22"/>
        </w:rPr>
        <w:t xml:space="preserve">ust. 4 </w:t>
      </w:r>
      <w:del w:id="5029" w:author="Ewa Retajczyk" w:date="2026-10-20T09:11:16Z">
        <w:r>
          <w:rPr>
            <w:rFonts w:cstheme="minorHAnsi"/>
            <w:sz w:val="22"/>
            <w:szCs w:val="22"/>
          </w:rPr>
          <w:delText xml:space="preserve">pkt</w:delText>
        </w:r>
      </w:del>
      <w:ins w:id="5030" w:author="Ewa Retajczyk" w:date="2026-10-20T09:11:52Z">
        <w:r>
          <w:rPr>
            <w:rFonts w:cstheme="minorHAnsi"/>
            <w:sz w:val="22"/>
            <w:szCs w:val="22"/>
          </w:rPr>
          <w:t xml:space="preserve">lit.</w:t>
        </w:r>
      </w:ins>
      <w:r>
        <w:rPr>
          <w:rFonts w:cstheme="minorHAnsi"/>
          <w:sz w:val="22"/>
          <w:szCs w:val="22"/>
        </w:rPr>
        <w:t xml:space="preserve"> b) Umowy</w:t>
      </w:r>
      <w:ins w:id="5031" w:author="Ewa Retajczyk" w:date="2026-10-20T09:12:01Z">
        <w:r>
          <w:rPr>
            <w:rFonts w:cstheme="minorHAnsi"/>
            <w:sz w:val="22"/>
            <w:szCs w:val="22"/>
          </w:rPr>
          <w:t xml:space="preserve"> nr 393/2026/Wn7/OA-IN-FM/D</w:t>
        </w:r>
      </w:ins>
      <w:r>
        <w:rPr>
          <w:rFonts w:cstheme="minorHAnsi"/>
          <w:sz w:val="22"/>
          <w:szCs w:val="22"/>
        </w:rPr>
        <w:t xml:space="preserve"> </w:t>
      </w:r>
      <w:r>
        <w:rPr>
          <w:rFonts w:cstheme="minorHAnsi"/>
          <w:sz w:val="22"/>
          <w:szCs w:val="22"/>
        </w:rPr>
        <w:t xml:space="preserve">o dofinansowanie </w:t>
      </w:r>
      <w:r>
        <w:rPr>
          <w:rFonts w:cstheme="minorHAnsi"/>
          <w:sz w:val="22"/>
          <w:szCs w:val="22"/>
        </w:rPr>
        <w:t xml:space="preserve">dla Zamawiającego</w:t>
      </w:r>
      <w:del w:id="5032" w:author="Ewa Retajczyk" w:date="2026-10-20T09:12:41Z">
        <w:r>
          <w:rPr>
            <w:rFonts w:cstheme="minorHAnsi"/>
            <w:sz w:val="22"/>
            <w:szCs w:val="22"/>
          </w:rPr>
          <w:delText xml:space="preserve"> nr 393/2026/Wn07/OA-IN-FM/D</w:delText>
        </w:r>
      </w:del>
      <w:r>
        <w:rPr>
          <w:rFonts w:cstheme="minorHAnsi"/>
          <w:sz w:val="22"/>
          <w:szCs w:val="22"/>
        </w:rPr>
        <w:t xml:space="preserve">, zgodnie z którą zamówienie powinno zostać udzielone „w sposób zapewniający uzyskanie najlepszych efektów zamówienia w stosunku do poniesionych nakładów”, preferuje rozwiązanie łączące rozproszoną architekturę urządzeń, funkcjonalną redundancję przewodów i złączy CCS2 oraz ograniczenie wpływu awarii pojedynczych elementów na dostępność poszczególnych punktów ładowania.</w:t>
      </w:r>
    </w:p>
    <w:p w14:paraId="06CC3BE0"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Preferowana architektura ma zapewnić w szczególności:</w:t>
      </w:r>
    </w:p>
    <w:p w14:paraId="6421A8AF" w14:textId="77777777" w:rsidR="005326F2" w:rsidRPr="005244B8" w:rsidRDefault="005326F2" w:rsidP="005244B8">
      <w:pPr>
        <w:numPr>
          <w:ilvl w:val="0"/>
          <w:numId w:val="5"/>
        </w:numPr>
        <w:spacing w:after="0" w:line="276" w:lineRule="auto"/>
        <w:jc w:val="both"/>
        <w:rPr>
          <w:rFonts w:cstheme="minorHAnsi"/>
          <w:sz w:val="22"/>
          <w:szCs w:val="22"/>
        </w:rPr>
      </w:pPr>
      <w:r w:rsidRPr="005244B8">
        <w:rPr>
          <w:rFonts w:cstheme="minorHAnsi"/>
          <w:sz w:val="22"/>
          <w:szCs w:val="22"/>
        </w:rPr>
        <w:t>łatwiejszy dostęp do urządzeń podczas czynności serwisowych;</w:t>
      </w:r>
    </w:p>
    <w:p w14:paraId="7A513722" w14:textId="77777777" w:rsidR="005326F2" w:rsidRPr="005244B8" w:rsidRDefault="005326F2" w:rsidP="005244B8">
      <w:pPr>
        <w:numPr>
          <w:ilvl w:val="0"/>
          <w:numId w:val="5"/>
        </w:numPr>
        <w:spacing w:after="0" w:line="276" w:lineRule="auto"/>
        <w:jc w:val="both"/>
        <w:rPr>
          <w:rFonts w:cstheme="minorHAnsi"/>
          <w:sz w:val="22"/>
          <w:szCs w:val="22"/>
        </w:rPr>
      </w:pPr>
      <w:r w:rsidRPr="005244B8">
        <w:rPr>
          <w:rFonts w:cstheme="minorHAnsi"/>
          <w:sz w:val="22"/>
          <w:szCs w:val="22"/>
        </w:rPr>
        <w:t>możliwość elastycznego rozmieszczenia jednostek przekształtnikowych;</w:t>
      </w:r>
    </w:p>
    <w:p w14:paraId="18BD1355" w14:textId="77777777" w:rsidR="005326F2" w:rsidRPr="005244B8" w:rsidRDefault="005326F2" w:rsidP="005244B8">
      <w:pPr>
        <w:numPr>
          <w:ilvl w:val="0"/>
          <w:numId w:val="5"/>
        </w:numPr>
        <w:spacing w:after="0" w:line="276" w:lineRule="auto"/>
        <w:jc w:val="both"/>
        <w:rPr>
          <w:rFonts w:cstheme="minorHAnsi"/>
          <w:sz w:val="22"/>
          <w:szCs w:val="22"/>
        </w:rPr>
      </w:pPr>
      <w:r w:rsidRPr="005244B8">
        <w:rPr>
          <w:rFonts w:cstheme="minorHAnsi"/>
          <w:sz w:val="22"/>
          <w:szCs w:val="22"/>
        </w:rPr>
        <w:t>ograniczenie skutków awarii pojedynczego elementu;</w:t>
      </w:r>
    </w:p>
    <w:p w14:paraId="289B60A6" w14:textId="77777777" w:rsidR="005326F2" w:rsidRPr="005244B8" w:rsidRDefault="005326F2" w:rsidP="005244B8">
      <w:pPr>
        <w:numPr>
          <w:ilvl w:val="0"/>
          <w:numId w:val="5"/>
        </w:numPr>
        <w:spacing w:after="0" w:line="276" w:lineRule="auto"/>
        <w:jc w:val="both"/>
        <w:rPr>
          <w:rFonts w:cstheme="minorHAnsi"/>
          <w:sz w:val="22"/>
          <w:szCs w:val="22"/>
        </w:rPr>
      </w:pPr>
      <w:r w:rsidRPr="005244B8">
        <w:rPr>
          <w:rFonts w:cstheme="minorHAnsi"/>
          <w:sz w:val="22"/>
          <w:szCs w:val="22"/>
        </w:rPr>
        <w:t>zwiększenie dostępności punktów ładowania dzięki redundantnym przewodom i złączom;</w:t>
      </w:r>
    </w:p>
    <w:p w14:paraId="6BD77FB1" w14:textId="77777777" w:rsidR="005326F2" w:rsidRPr="005244B8" w:rsidRDefault="005326F2" w:rsidP="005244B8">
      <w:pPr>
        <w:numPr>
          <w:ilvl w:val="0"/>
          <w:numId w:val="5"/>
        </w:numPr>
        <w:spacing w:after="0" w:line="276" w:lineRule="auto"/>
        <w:jc w:val="both"/>
        <w:rPr>
          <w:rFonts w:cstheme="minorHAnsi"/>
          <w:sz w:val="22"/>
          <w:szCs w:val="22"/>
        </w:rPr>
      </w:pPr>
      <w:r w:rsidRPr="005244B8">
        <w:rPr>
          <w:rFonts w:cstheme="minorHAnsi"/>
          <w:sz w:val="22"/>
          <w:szCs w:val="22"/>
        </w:rPr>
        <w:t>możliwość późniejszej rozbudowy instalacji;</w:t>
      </w:r>
    </w:p>
    <w:p w14:paraId="454A9CC4" w14:textId="77777777" w:rsidR="005326F2" w:rsidRPr="005244B8" w:rsidRDefault="005326F2" w:rsidP="005244B8">
      <w:pPr>
        <w:numPr>
          <w:ilvl w:val="0"/>
          <w:numId w:val="5"/>
        </w:numPr>
        <w:spacing w:after="0" w:line="276" w:lineRule="auto"/>
        <w:jc w:val="both"/>
        <w:rPr>
          <w:rFonts w:cstheme="minorHAnsi"/>
          <w:sz w:val="22"/>
          <w:szCs w:val="22"/>
        </w:rPr>
      </w:pPr>
      <w:r w:rsidRPr="005244B8">
        <w:rPr>
          <w:rFonts w:cstheme="minorHAnsi"/>
          <w:sz w:val="22"/>
          <w:szCs w:val="22"/>
        </w:rPr>
        <w:t>korzystną relację funkcjonalności, niezawodności, kosztów eksploatacji i nakładów inwestycyjnych.</w:t>
      </w:r>
    </w:p>
    <w:p w14:paraId="5A6CE198" w14:textId="5D756DEB" w:rsidR="005326F2" w:rsidRPr="005244B8" w:rsidRDefault="005326F2" w:rsidP="005244B8">
      <w:pPr>
        <w:spacing w:after="0" w:line="276" w:lineRule="auto"/>
        <w:jc w:val="both"/>
        <w:rPr>
          <w:rFonts w:cstheme="minorHAnsi"/>
          <w:sz w:val="22"/>
          <w:szCs w:val="22"/>
        </w:rPr>
      </w:pPr>
      <w:r w:rsidRPr="005244B8">
        <w:rPr>
          <w:rFonts w:cstheme="minorHAnsi"/>
          <w:sz w:val="22"/>
          <w:szCs w:val="22"/>
        </w:rPr>
        <w:lastRenderedPageBreak/>
        <w:t xml:space="preserve">Dopuszcza się rozwiązania równoważne pod względem funkcjonalnym i technicznym, zapewniające wymagane parametry, funkcjonalność, dostępność, możliwości serwisowe i rozwojowe oraz porównywalne lub lepsze efekty zamówienia w stosunku do poniesionych nakładów. Wskazana architektura ma charakter wzorca referencyjnego </w:t>
      </w:r>
      <w:r w:rsidR="00055510" w:rsidRPr="005244B8">
        <w:rPr>
          <w:rFonts w:cstheme="minorHAnsi"/>
          <w:sz w:val="22"/>
          <w:szCs w:val="22"/>
        </w:rPr>
        <w:t>-</w:t>
      </w:r>
      <w:r w:rsidRPr="005244B8">
        <w:rPr>
          <w:rFonts w:cstheme="minorHAnsi"/>
          <w:sz w:val="22"/>
          <w:szCs w:val="22"/>
        </w:rPr>
        <w:t xml:space="preserve"> nie stanowi kryterium oceny ofert ani wymagania obligatoryjnego; zaoferowanie rozwiązania równoważnego nie powoduje niekorzystnej oceny oferty.</w:t>
      </w:r>
    </w:p>
    <w:p w14:paraId="1E176E9F" w14:textId="77777777" w:rsidR="005326F2" w:rsidRPr="005244B8" w:rsidRDefault="00AA6895" w:rsidP="005244B8">
      <w:pPr>
        <w:spacing w:after="0" w:line="276" w:lineRule="auto"/>
        <w:jc w:val="both"/>
        <w:rPr>
          <w:rFonts w:cstheme="minorHAnsi"/>
          <w:sz w:val="22"/>
          <w:szCs w:val="22"/>
        </w:rPr>
      </w:pPr>
      <w:r>
        <w:pict w14:anchorId="0E239A58">
          <v:rect id="Prostokąt 91" o:spid="_x0000_s1046"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3FB7A8B"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3. WYMAGANIA TECHNICZNE</w:t>
      </w:r>
    </w:p>
    <w:p w14:paraId="6198E37C"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3.1. Punkty ładowania</w:t>
      </w:r>
    </w:p>
    <w:p w14:paraId="415C06B4" w14:textId="017F6F46" w:rsidR="005326F2" w:rsidRPr="005244B8" w:rsidRDefault="005326F2" w:rsidP="005244B8">
      <w:pPr>
        <w:spacing w:after="0" w:line="276" w:lineRule="auto"/>
        <w:jc w:val="both"/>
        <w:rPr>
          <w:rFonts w:cstheme="minorHAnsi"/>
          <w:sz w:val="22"/>
          <w:szCs w:val="22"/>
        </w:rPr>
      </w:pPr>
      <w:r w:rsidRPr="005244B8">
        <w:rPr>
          <w:rFonts w:cstheme="minorHAnsi"/>
          <w:sz w:val="22"/>
          <w:szCs w:val="22"/>
        </w:rPr>
        <w:t>Wymaga się dostawy i uruchomienia 6 stacji ładowania DC (terminali), z których każda posiada jeden punkt ładowania o mocy znamionowej co najmniej 360 kW.</w:t>
      </w:r>
    </w:p>
    <w:p w14:paraId="027A0E7F"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Każdy punkt ładowania będzie przypisany do jednego miejsca postojowego.</w:t>
      </w:r>
    </w:p>
    <w:p w14:paraId="1F8ACF38"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Każdy terminal powinien być wyposażony w:</w:t>
      </w:r>
    </w:p>
    <w:p w14:paraId="2B3C49D9" w14:textId="74D482F0" w:rsidR="005326F2" w:rsidRPr="005244B8" w:rsidRDefault="005326F2" w:rsidP="005244B8">
      <w:pPr>
        <w:numPr>
          <w:ilvl w:val="0"/>
          <w:numId w:val="6"/>
        </w:numPr>
        <w:spacing w:after="0" w:line="276" w:lineRule="auto"/>
        <w:jc w:val="both"/>
        <w:rPr>
          <w:rFonts w:cstheme="minorHAnsi"/>
          <w:sz w:val="22"/>
          <w:szCs w:val="22"/>
        </w:rPr>
      </w:pPr>
      <w:r w:rsidRPr="005244B8">
        <w:rPr>
          <w:rFonts w:cstheme="minorHAnsi"/>
          <w:sz w:val="22"/>
          <w:szCs w:val="22"/>
        </w:rPr>
        <w:t xml:space="preserve">co najmniej jeden przewód ładowania (preferowane dwa przewody </w:t>
      </w:r>
      <w:r w:rsidR="00A4364B" w:rsidRPr="005244B8">
        <w:rPr>
          <w:rFonts w:cstheme="minorHAnsi"/>
          <w:sz w:val="22"/>
          <w:szCs w:val="22"/>
        </w:rPr>
        <w:t>-</w:t>
      </w:r>
      <w:r w:rsidRPr="005244B8">
        <w:rPr>
          <w:rFonts w:cstheme="minorHAnsi"/>
          <w:sz w:val="22"/>
          <w:szCs w:val="22"/>
        </w:rPr>
        <w:t xml:space="preserve"> drugi jako rezerwowy);</w:t>
      </w:r>
    </w:p>
    <w:p w14:paraId="42E9E4A5" w14:textId="6060B78C" w:rsidR="005326F2" w:rsidRPr="005244B8" w:rsidRDefault="005326F2" w:rsidP="005244B8">
      <w:pPr>
        <w:numPr>
          <w:ilvl w:val="0"/>
          <w:numId w:val="6"/>
        </w:numPr>
        <w:spacing w:after="0" w:line="276" w:lineRule="auto"/>
        <w:jc w:val="both"/>
        <w:rPr>
          <w:rFonts w:cstheme="minorHAnsi"/>
          <w:sz w:val="22"/>
          <w:szCs w:val="22"/>
        </w:rPr>
      </w:pPr>
      <w:r>
        <w:rPr>
          <w:rFonts w:cstheme="minorHAnsi"/>
          <w:sz w:val="22"/>
          <w:szCs w:val="22"/>
        </w:rPr>
        <w:t xml:space="preserve">złącza CCS2 </w:t>
      </w:r>
      <w:del w:id="5019" w:author="Ewa Retajczyk" w:date="2026-10-20T09:14:12Z">
        <w:r>
          <w:rPr>
            <w:rFonts w:cstheme="minorHAnsi"/>
            <w:sz w:val="22"/>
            <w:szCs w:val="22"/>
          </w:rPr>
          <w:delText xml:space="preserve">lub</w:delText>
        </w:r>
        <w:r>
          <w:rPr>
            <w:rFonts w:cstheme="minorHAnsi"/>
            <w:sz w:val="22"/>
            <w:szCs w:val="22"/>
          </w:rPr>
          <w:delText xml:space="preserve"> </w:delText>
        </w:r>
      </w:del>
      <w:ins w:id="5020" w:author="Ewa Retajczyk" w:date="2026-10-20T09:14:18Z">
        <w:r>
          <w:rPr>
            <w:rFonts w:cstheme="minorHAnsi"/>
            <w:sz w:val="22"/>
            <w:szCs w:val="22"/>
          </w:rPr>
          <w:t xml:space="preserve">(</w:t>
        </w:r>
      </w:ins>
      <w:r>
        <w:rPr>
          <w:rFonts w:cstheme="minorHAnsi"/>
          <w:sz w:val="22"/>
          <w:szCs w:val="22"/>
        </w:rPr>
        <w:t xml:space="preserve">Combo 2</w:t>
      </w:r>
      <w:ins w:id="5021" w:author="Ewa Retajczyk" w:date="2026-10-20T09:14:29Z">
        <w:r>
          <w:rPr>
            <w:rFonts w:cstheme="minorHAnsi"/>
            <w:sz w:val="22"/>
            <w:szCs w:val="22"/>
          </w:rPr>
          <w:t xml:space="preserve">)</w:t>
        </w:r>
      </w:ins>
      <w:r>
        <w:rPr>
          <w:rFonts w:cstheme="minorHAnsi"/>
          <w:sz w:val="22"/>
          <w:szCs w:val="22"/>
        </w:rPr>
        <w:t xml:space="preserve"> zgodne z normą EN 62196-3:2014;</w:t>
      </w:r>
    </w:p>
    <w:p w14:paraId="21F56D7A" w14:textId="77777777" w:rsidR="005326F2" w:rsidRPr="005244B8" w:rsidRDefault="005326F2" w:rsidP="005244B8">
      <w:pPr>
        <w:numPr>
          <w:ilvl w:val="0"/>
          <w:numId w:val="6"/>
        </w:numPr>
        <w:spacing w:after="0" w:line="276" w:lineRule="auto"/>
        <w:jc w:val="both"/>
        <w:rPr>
          <w:rFonts w:cstheme="minorHAnsi"/>
          <w:sz w:val="22"/>
          <w:szCs w:val="22"/>
        </w:rPr>
      </w:pPr>
      <w:r>
        <w:rPr>
          <w:rFonts w:cstheme="minorHAnsi"/>
          <w:sz w:val="22"/>
          <w:szCs w:val="22"/>
        </w:rPr>
        <w:t xml:space="preserve">przewody o długości użytkowej </w:t>
      </w:r>
      <w:del w:id="5022" w:author="Ewa Retajczyk" w:date="2026-10-20T09:16:23Z">
        <w:r>
          <w:rPr>
            <w:rFonts w:cstheme="minorHAnsi"/>
            <w:sz w:val="22"/>
            <w:szCs w:val="22"/>
          </w:rPr>
          <w:delText xml:space="preserve">około</w:delText>
        </w:r>
      </w:del>
      <w:ins w:id="5023" w:author="Ewa Retajczyk" w:date="2026-10-20T09:16:29Z">
        <w:r>
          <w:rPr>
            <w:rFonts w:cstheme="minorHAnsi"/>
            <w:sz w:val="22"/>
            <w:szCs w:val="22"/>
          </w:rPr>
          <w:t xml:space="preserve">co najmniej</w:t>
        </w:r>
      </w:ins>
      <w:r>
        <w:rPr>
          <w:rFonts w:cstheme="minorHAnsi"/>
          <w:sz w:val="22"/>
          <w:szCs w:val="22"/>
        </w:rPr>
        <w:t xml:space="preserve"> 5 m;</w:t>
      </w:r>
    </w:p>
    <w:p w14:paraId="5F75AB7F" w14:textId="7EEA960E" w:rsidR="005326F2" w:rsidRPr="005244B8" w:rsidRDefault="005326F2" w:rsidP="005244B8">
      <w:pPr>
        <w:numPr>
          <w:ilvl w:val="0"/>
          <w:numId w:val="6"/>
        </w:numPr>
        <w:spacing w:after="0" w:line="276" w:lineRule="auto"/>
        <w:jc w:val="both"/>
        <w:rPr>
          <w:rFonts w:cstheme="minorHAnsi"/>
          <w:sz w:val="22"/>
          <w:szCs w:val="22"/>
        </w:rPr>
      </w:pPr>
      <w:r w:rsidRPr="005244B8">
        <w:rPr>
          <w:rFonts w:cstheme="minorHAnsi"/>
          <w:sz w:val="22"/>
          <w:szCs w:val="22"/>
        </w:rPr>
        <w:t xml:space="preserve">w przypadku zaoferowania dwóch przewodów </w:t>
      </w:r>
      <w:r w:rsidR="00A4364B" w:rsidRPr="005244B8">
        <w:rPr>
          <w:rFonts w:cstheme="minorHAnsi"/>
          <w:sz w:val="22"/>
          <w:szCs w:val="22"/>
        </w:rPr>
        <w:t>-</w:t>
      </w:r>
      <w:r w:rsidRPr="005244B8">
        <w:rPr>
          <w:rFonts w:cstheme="minorHAnsi"/>
          <w:sz w:val="22"/>
          <w:szCs w:val="22"/>
        </w:rPr>
        <w:t xml:space="preserve"> rozwiązanie zapewniające funkcjonalną redundancję przewodów i złączy;</w:t>
      </w:r>
    </w:p>
    <w:p w14:paraId="40412099" w14:textId="77777777" w:rsidR="005326F2" w:rsidRPr="005244B8" w:rsidRDefault="005326F2" w:rsidP="005244B8">
      <w:pPr>
        <w:numPr>
          <w:ilvl w:val="0"/>
          <w:numId w:val="6"/>
        </w:numPr>
        <w:spacing w:after="0" w:line="276" w:lineRule="auto"/>
        <w:jc w:val="both"/>
        <w:rPr>
          <w:rFonts w:cstheme="minorHAnsi"/>
          <w:sz w:val="22"/>
          <w:szCs w:val="22"/>
        </w:rPr>
      </w:pPr>
      <w:r w:rsidRPr="005244B8">
        <w:rPr>
          <w:rFonts w:cstheme="minorHAnsi"/>
          <w:sz w:val="22"/>
          <w:szCs w:val="22"/>
        </w:rPr>
        <w:t>rozwiązania odpowiednie do obsługi pojazdów kategorii N2/N3.</w:t>
      </w:r>
    </w:p>
    <w:p w14:paraId="1D8C51EB"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Dwa przewody jednego terminala stanowią wyposażenie jednego punktu ładowania i nie zwiększają liczby punktów ładowania. W danej chwili pojazd może być ładowany wyłącznie jednym przewodem terminala, z mocą wymaganą dla punktu ładowania; drugi przewód stanowi rezerwę i nie może służyć do jednoczesnego ładowania drugiego pojazdu.</w:t>
      </w:r>
    </w:p>
    <w:p w14:paraId="560FC60D"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3.2. Architektura mocy</w:t>
      </w:r>
    </w:p>
    <w:p w14:paraId="362DB684"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Preferowana jest konfiguracja:</w:t>
      </w:r>
    </w:p>
    <w:p w14:paraId="12BFBEF9" w14:textId="77777777" w:rsidR="005326F2" w:rsidRPr="005244B8" w:rsidRDefault="005326F2" w:rsidP="005244B8">
      <w:pPr>
        <w:spacing w:after="0" w:line="276" w:lineRule="auto"/>
        <w:jc w:val="both"/>
        <w:rPr>
          <w:rFonts w:cstheme="minorHAnsi"/>
          <w:sz w:val="22"/>
          <w:szCs w:val="22"/>
        </w:rPr>
      </w:pPr>
      <w:r w:rsidRPr="005244B8">
        <w:rPr>
          <w:rFonts w:cstheme="minorHAnsi"/>
          <w:b/>
          <w:bCs/>
          <w:sz w:val="22"/>
          <w:szCs w:val="22"/>
        </w:rPr>
        <w:t>3 × 720 kW DC + 6 × 360 kW terminali DC.</w:t>
      </w:r>
    </w:p>
    <w:p w14:paraId="610E01D7"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Każda jednostka przekształtnikowa powinna współpracować z dwoma terminalami.</w:t>
      </w:r>
    </w:p>
    <w:p w14:paraId="71697576"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Dopuszcza się inne rozwiązania techniczne, jeżeli zapewnią co najmniej:</w:t>
      </w:r>
    </w:p>
    <w:p w14:paraId="75CC2055" w14:textId="5ACD08EC" w:rsidR="005326F2" w:rsidRPr="005244B8" w:rsidRDefault="005326F2" w:rsidP="005244B8">
      <w:pPr>
        <w:numPr>
          <w:ilvl w:val="0"/>
          <w:numId w:val="7"/>
        </w:numPr>
        <w:spacing w:after="0" w:line="276" w:lineRule="auto"/>
        <w:jc w:val="both"/>
        <w:rPr>
          <w:rFonts w:cstheme="minorHAnsi"/>
          <w:sz w:val="22"/>
          <w:szCs w:val="22"/>
        </w:rPr>
      </w:pPr>
      <w:r w:rsidRPr="005244B8">
        <w:rPr>
          <w:rFonts w:cstheme="minorHAnsi"/>
          <w:sz w:val="22"/>
          <w:szCs w:val="22"/>
        </w:rPr>
        <w:t>6 niezależnych stacji ładowania, każda z jednym punktem ładowania;</w:t>
      </w:r>
    </w:p>
    <w:p w14:paraId="33014F72" w14:textId="45D3BAA7" w:rsidR="005326F2" w:rsidRPr="005244B8" w:rsidRDefault="005326F2" w:rsidP="005244B8">
      <w:pPr>
        <w:numPr>
          <w:ilvl w:val="0"/>
          <w:numId w:val="7"/>
        </w:numPr>
        <w:spacing w:after="0" w:line="276" w:lineRule="auto"/>
        <w:jc w:val="both"/>
        <w:rPr>
          <w:rFonts w:cstheme="minorHAnsi"/>
          <w:sz w:val="22"/>
          <w:szCs w:val="22"/>
        </w:rPr>
      </w:pPr>
      <w:r w:rsidRPr="005244B8">
        <w:rPr>
          <w:rFonts w:cstheme="minorHAnsi"/>
          <w:sz w:val="22"/>
          <w:szCs w:val="22"/>
        </w:rPr>
        <w:t>moc znamionową co najmniej 360 kW;</w:t>
      </w:r>
    </w:p>
    <w:p w14:paraId="545197E9" w14:textId="77777777" w:rsidR="005326F2" w:rsidRPr="005244B8" w:rsidRDefault="005326F2" w:rsidP="005244B8">
      <w:pPr>
        <w:numPr>
          <w:ilvl w:val="0"/>
          <w:numId w:val="7"/>
        </w:numPr>
        <w:spacing w:after="0" w:line="276" w:lineRule="auto"/>
        <w:jc w:val="both"/>
        <w:rPr>
          <w:rFonts w:cstheme="minorHAnsi"/>
          <w:sz w:val="22"/>
          <w:szCs w:val="22"/>
        </w:rPr>
      </w:pPr>
      <w:r w:rsidRPr="005244B8">
        <w:rPr>
          <w:rFonts w:cstheme="minorHAnsi"/>
          <w:sz w:val="22"/>
          <w:szCs w:val="22"/>
        </w:rPr>
        <w:t>wymagany poziom dostępności;</w:t>
      </w:r>
    </w:p>
    <w:p w14:paraId="593DBB22" w14:textId="77777777" w:rsidR="005326F2" w:rsidRPr="005244B8" w:rsidRDefault="005326F2" w:rsidP="005244B8">
      <w:pPr>
        <w:numPr>
          <w:ilvl w:val="0"/>
          <w:numId w:val="7"/>
        </w:numPr>
        <w:spacing w:after="0" w:line="276" w:lineRule="auto"/>
        <w:jc w:val="both"/>
        <w:rPr>
          <w:rFonts w:cstheme="minorHAnsi"/>
          <w:sz w:val="22"/>
          <w:szCs w:val="22"/>
        </w:rPr>
      </w:pPr>
      <w:r w:rsidRPr="005244B8">
        <w:rPr>
          <w:rFonts w:cstheme="minorHAnsi"/>
          <w:sz w:val="22"/>
          <w:szCs w:val="22"/>
        </w:rPr>
        <w:t>możliwość odpowiedniego zarządzania mocą;</w:t>
      </w:r>
    </w:p>
    <w:p w14:paraId="3040DA00" w14:textId="77777777" w:rsidR="005326F2" w:rsidRPr="005244B8" w:rsidRDefault="005326F2" w:rsidP="005244B8">
      <w:pPr>
        <w:numPr>
          <w:ilvl w:val="0"/>
          <w:numId w:val="7"/>
        </w:numPr>
        <w:spacing w:after="0" w:line="276" w:lineRule="auto"/>
        <w:jc w:val="both"/>
        <w:rPr>
          <w:rFonts w:cstheme="minorHAnsi"/>
          <w:sz w:val="22"/>
          <w:szCs w:val="22"/>
        </w:rPr>
      </w:pPr>
      <w:r w:rsidRPr="005244B8">
        <w:rPr>
          <w:rFonts w:cstheme="minorHAnsi"/>
          <w:sz w:val="22"/>
          <w:szCs w:val="22"/>
        </w:rPr>
        <w:t>funkcjonalność równoważną lub lepszą względem rozwiązania preferowanego.</w:t>
      </w:r>
    </w:p>
    <w:p w14:paraId="42F7F2E3"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przedstawi schemat technologiczny oferowanego rozwiązania oraz sposób podziału i zarządzania mocą.</w:t>
      </w:r>
    </w:p>
    <w:p w14:paraId="3D2DD3D8"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3.3. Parametry elektryczne</w:t>
      </w:r>
    </w:p>
    <w:p w14:paraId="2224D618"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Oferta musi zawierać co najmniej:</w:t>
      </w:r>
    </w:p>
    <w:p w14:paraId="7A361B46"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t>zakres napięcia zasilania AC;</w:t>
      </w:r>
    </w:p>
    <w:p w14:paraId="08C1545A"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t>zakres napięcia wyjściowego DC;</w:t>
      </w:r>
    </w:p>
    <w:p w14:paraId="7BCDC733"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t>maksymalny prąd wyjściowy;</w:t>
      </w:r>
    </w:p>
    <w:p w14:paraId="205FECCF"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t>sprawność urządzeń;</w:t>
      </w:r>
    </w:p>
    <w:p w14:paraId="1B0C8FA7"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t>współczynnik mocy;</w:t>
      </w:r>
    </w:p>
    <w:p w14:paraId="4BEFB3F6"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t>maksymalny pobór mocy AC;</w:t>
      </w:r>
    </w:p>
    <w:p w14:paraId="45D7CA58"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t>wymagania dotyczące chłodzenia;</w:t>
      </w:r>
    </w:p>
    <w:p w14:paraId="027A73FB"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t>wymagania dotyczące zabezpieczeń;</w:t>
      </w:r>
    </w:p>
    <w:p w14:paraId="2EC007C7"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t>warunki pracy przy obciążeniu maksymalnym;</w:t>
      </w:r>
    </w:p>
    <w:p w14:paraId="17F71B7D"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lastRenderedPageBreak/>
        <w:t>sposób ograniczania mocy w przypadku ograniczenia mocy dostępnej po stronie AC.</w:t>
      </w:r>
    </w:p>
    <w:p w14:paraId="7DE64BBF"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przedstawi bilans mocy dla pełnego obciążenia 6 × 360 kW DC.</w:t>
      </w:r>
    </w:p>
    <w:p w14:paraId="06F4C737" w14:textId="6E46F66F" w:rsidR="005326F2" w:rsidRPr="005244B8" w:rsidRDefault="005326F2" w:rsidP="005244B8">
      <w:pPr>
        <w:spacing w:after="0" w:line="276" w:lineRule="auto"/>
        <w:jc w:val="both"/>
        <w:rPr>
          <w:rFonts w:cstheme="minorHAnsi"/>
          <w:sz w:val="22"/>
          <w:szCs w:val="22"/>
        </w:rPr>
      </w:pPr>
      <w:r w:rsidRPr="005244B8">
        <w:rPr>
          <w:rFonts w:cstheme="minorHAnsi"/>
          <w:sz w:val="22"/>
          <w:szCs w:val="22"/>
        </w:rPr>
        <w:t>W szczególności należy uwzględnić fakt, że dla inwestycji przyjęto moc przyłączeniową około 2,2 MW, przy łącznej nominalnej mocy wyjściowej DC 2,16 MW oraz uwzględnić sprawność urządzeń i pobór mocy na potrzeby własne.</w:t>
      </w:r>
    </w:p>
    <w:p w14:paraId="778B40F3"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Sama deklaracja mocy znamionowej punktów nie jest wystarczająca do potwierdzenia możliwości ich jednoczesnej pracy.</w:t>
      </w:r>
    </w:p>
    <w:p w14:paraId="34479E6B" w14:textId="2357BABB"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wskaże sposób zarządzania mocą w przypadku ograniczenia mocy dostępnej po stronie AC oraz sposób współpracy systemu z infrastrukturą zasilającą realizowaną w ramach Zamówienia nr 3. Dopuszcza się zarządzanie mocą pomiędzy punktami pod warunkiem, że każdy punkt ładowania, w którym ładowany jest pojazd, jest zdolny do pracy z mocą co najmniej 3</w:t>
      </w:r>
      <w:r w:rsidR="00A4364B" w:rsidRPr="005244B8">
        <w:rPr>
          <w:rFonts w:cstheme="minorHAnsi"/>
          <w:sz w:val="22"/>
          <w:szCs w:val="22"/>
        </w:rPr>
        <w:t>6</w:t>
      </w:r>
      <w:r w:rsidRPr="005244B8">
        <w:rPr>
          <w:rFonts w:cstheme="minorHAnsi"/>
          <w:sz w:val="22"/>
          <w:szCs w:val="22"/>
        </w:rPr>
        <w:t>0 kW; Wykonawca wskaże, ile punktów może pracować jednocześnie z taką mocą przy mocy przyłączeniowej 2,2 MW.</w:t>
      </w:r>
    </w:p>
    <w:p w14:paraId="3A95372D" w14:textId="77777777" w:rsidR="005326F2" w:rsidRPr="005244B8" w:rsidRDefault="00AA6895" w:rsidP="005244B8">
      <w:pPr>
        <w:spacing w:after="0" w:line="276" w:lineRule="auto"/>
        <w:jc w:val="both"/>
        <w:rPr>
          <w:rFonts w:cstheme="minorHAnsi"/>
          <w:sz w:val="22"/>
          <w:szCs w:val="22"/>
        </w:rPr>
      </w:pPr>
      <w:r>
        <w:pict w14:anchorId="1948D5F7">
          <v:rect id="Prostokąt 89" o:spid="_x0000_s1045"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9729E0E" w14:textId="373333D0"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 xml:space="preserve">4. SYSTEM MONITOROWANIA I ZARZĄDZANIA DANYMI DLA OBWODÓW ZASILAJĄCYCH PUNKTY ŁADOWANIA </w:t>
      </w:r>
    </w:p>
    <w:p w14:paraId="0D26375C" w14:textId="49D29327" w:rsidR="00851144" w:rsidRPr="005244B8" w:rsidRDefault="00000000" w:rsidP="005244B8">
      <w:pPr>
        <w:spacing w:after="0" w:line="276" w:lineRule="auto"/>
        <w:jc w:val="both"/>
        <w:rPr>
          <w:rFonts w:cstheme="minorHAnsi"/>
          <w:sz w:val="22"/>
          <w:szCs w:val="22"/>
        </w:rPr>
      </w:pPr>
      <w:r w:rsidRPr="005244B8">
        <w:rPr>
          <w:rFonts w:cstheme="minorHAnsi"/>
          <w:sz w:val="22"/>
          <w:szCs w:val="22"/>
        </w:rPr>
        <w:t>Poniższe wymagania stanowią opis przedmiotu zamówienia</w:t>
      </w:r>
      <w:r w:rsidR="00A4364B" w:rsidRPr="005244B8">
        <w:rPr>
          <w:rFonts w:cstheme="minorHAnsi"/>
          <w:sz w:val="22"/>
          <w:szCs w:val="22"/>
        </w:rPr>
        <w:t xml:space="preserve">, wskazane </w:t>
      </w:r>
      <w:r w:rsidRPr="005244B8">
        <w:rPr>
          <w:rFonts w:cstheme="minorHAnsi"/>
          <w:sz w:val="22"/>
          <w:szCs w:val="22"/>
        </w:rPr>
        <w:t>normy, klasy i parametry określają minimalną funkcjonalność systemu; Zamawiający dopuszcza rozwiązania równoważne pod względem funkcjonalnym i technicznym, jeżeli Wykonawca wykaże ich równoważność w ofercie. System monitorowania obwodów zasilających punkty ładowania uzupełnia system operatorski OCPP (pkt 5), który odpowiada za zarządzanie i monitoring punktów ładowania (stan, dostępność, sesje, alarmy, rozliczenia).</w:t>
      </w:r>
    </w:p>
    <w:p w14:paraId="0E2687B6" w14:textId="66AC6B16" w:rsidR="005326F2" w:rsidRPr="005244B8" w:rsidRDefault="008F3CD5" w:rsidP="005244B8">
      <w:pPr>
        <w:spacing w:after="0" w:line="276" w:lineRule="auto"/>
        <w:jc w:val="both"/>
        <w:rPr>
          <w:rFonts w:cstheme="minorHAnsi"/>
          <w:sz w:val="22"/>
          <w:szCs w:val="22"/>
        </w:rPr>
      </w:pPr>
      <w:r w:rsidRPr="005244B8">
        <w:rPr>
          <w:rFonts w:cstheme="minorHAnsi"/>
          <w:b/>
          <w:sz w:val="22"/>
          <w:szCs w:val="22"/>
        </w:rPr>
        <w:t>Miejsce objęte monitoringiem</w:t>
      </w:r>
      <w:r w:rsidR="005326F2" w:rsidRPr="005244B8">
        <w:rPr>
          <w:rFonts w:cstheme="minorHAnsi"/>
          <w:b/>
          <w:sz w:val="22"/>
          <w:szCs w:val="22"/>
        </w:rPr>
        <w:t xml:space="preserve">: </w:t>
      </w:r>
      <w:r w:rsidR="005326F2" w:rsidRPr="005244B8">
        <w:rPr>
          <w:rFonts w:cstheme="minorHAnsi"/>
          <w:sz w:val="22"/>
          <w:szCs w:val="22"/>
        </w:rPr>
        <w:t>strona nn transformatora SN/n</w:t>
      </w:r>
      <w:r w:rsidR="00CB3AF9" w:rsidRPr="005244B8">
        <w:rPr>
          <w:rFonts w:cstheme="minorHAnsi"/>
          <w:sz w:val="22"/>
          <w:szCs w:val="22"/>
        </w:rPr>
        <w:t>N</w:t>
      </w:r>
      <w:r w:rsidR="005326F2" w:rsidRPr="005244B8">
        <w:rPr>
          <w:rFonts w:cstheme="minorHAnsi"/>
          <w:sz w:val="22"/>
          <w:szCs w:val="22"/>
        </w:rPr>
        <w:t>, punkt zasilania rozdzielnicy ładowarek.</w:t>
      </w:r>
    </w:p>
    <w:p w14:paraId="773108F0"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Uzasadnienie zastosowania monitoringu</w:t>
      </w:r>
    </w:p>
    <w:p w14:paraId="2F30C564"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 Ochrona infrastruktury i ciągłość ładowania</w:t>
      </w:r>
    </w:p>
    <w:p w14:paraId="7D115DDF"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Układy energoelektroniczne ładowarek dużej mocy mogą wprowadzać do instalacji składowe częstotliwościowe odkształcające przebiegi napięcia i prądu oraz przewodzone zaburzenia wysokoczęstotliwościowe. Zjawiska te mogą zwiększać straty i nagrzewanie transformatora oraz przewodów, skracać żywotność urządzeń, a także powodować zakłócenia działania urządzeń i przerwy w ładowaniu, jak również zakłócać pracę innych odbiorców operatora sieci dystrybucyjnej. Stały monitoring jest wymagany w celu rozpoznawania takich warunków i podejmowania działań ograniczających ich skutki.</w:t>
      </w:r>
    </w:p>
    <w:p w14:paraId="1E4B3E55"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2. Diagnostyka przyczyn nieprawidłowej pracy</w:t>
      </w:r>
    </w:p>
    <w:p w14:paraId="47A30231"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Monitoring ma umożliwiać ocenę warunków zasilania i łącznego oddziaływania ładowarek na instalację oraz analizę zależności pomiędzy zaburzeniami elektrycznymi, zmianami obciążenia i zadziałaniem zabezpieczeń. Zarejestrowane dane mają stanowić podstawę diagnostyki, doboru środków zaradczych oraz oceny skuteczności ich zastosowania.</w:t>
      </w:r>
    </w:p>
    <w:p w14:paraId="5397FE4C"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3. Miejsce i zakres pomiaru</w:t>
      </w:r>
    </w:p>
    <w:p w14:paraId="0903840D"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Należy zastosować stacjonarny element pomiarowy systemu monitorowania po stronie nN transformatora SN/nN, we wspólnym punkcie zasilania rozdzielnicy ładowarek. System musi zapewniać równoczesny pomiar napięć i prądów wszystkich trzech faz oraz przewodu neutralnego oraz rejestrację parametrów charakteryzujących łączne obciążenie i oddziaływanie ładowarek przyłączonych do tej rozdzielnicy.</w:t>
      </w:r>
    </w:p>
    <w:p w14:paraId="66EDA36A"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4. Parametry elektryczne i metody pomiaru</w:t>
      </w:r>
    </w:p>
    <w:p w14:paraId="45A2F84B"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lastRenderedPageBreak/>
        <w:t>System musi mierzyć i rejestrować co najmniej: wartości skuteczne napięć i prądów, częstotliwość, moce czynną, bierną i pozorną, współczynnik mocy, energię czynną i bierną oraz asymetrię i wskaźniki wahań napięcia. Dla parametrów objętych klasyfikacją IEC 61000-4-30 należy zapewnić metody pomiarowe klasy A. Analizę składowych częstotliwościowych i wahań napięcia należy wykonywać zgodnie z odpowiednimi metodami IEC 61000-4-7 i IEC 61000-4-15. Wykonawca musi wskazać zastosowane wydania norm oraz udokumentować zakres zgodności.</w:t>
      </w:r>
    </w:p>
    <w:p w14:paraId="181C2679"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5. Składowe częstotliwościowe odkształcające przebiegi</w:t>
      </w:r>
    </w:p>
    <w:p w14:paraId="0AFC9F8A"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System musi mierzyć, rejestrować i prezentować składowe napięcia i prądu o częstotliwościach stanowiących od 2. do co najmniej 50. całkowitej wielokrotności częstotliwości podstawowej, oddzielnie dla każdej fazy, jak również dla przewodu neutralnego. Wymagane są wartości bezwzględne, udziały procentowe odniesione do składowej podstawowej, kąty fazowe oraz wskaźniki łącznego odkształcenia przebiegów.</w:t>
      </w:r>
    </w:p>
    <w:p w14:paraId="188131B9"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6. Kierunek przepływu mocy poszczególnych składowych</w:t>
      </w:r>
    </w:p>
    <w:p w14:paraId="2F5D4FB7"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Dla składowych określonych w pkt 5 system musi wyznaczać i rejestrować wartość oraz znak mocy czynnej, z rozróżnieniem przepływu w kierunku od transformatora do ładowarek i w kierunku przeciwnym. Wyniki muszą być dostępne w postaci widm oraz zmian w czasie. Analiza kierunkowa, zestawiona ze zmianami napięć, prądów i stanami obwodów, ma wspomagać ocenę pochodzenia zaburzeń.</w:t>
      </w:r>
    </w:p>
    <w:p w14:paraId="29C7DA3A"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7. Przewodzone zaburzenia wysokoczęstotliwościowe</w:t>
      </w:r>
    </w:p>
    <w:p w14:paraId="730BA621"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System musi zapewniać pomiar i rejestrację poziomów zaburzeń napięcia i prądu w zakresie od 2 kHz do co najmniej 148 kHz, z prezentacją widma, zmian w czasie oraz przekroczeń konfigurowalnych progów. Wymagane pasmo musi obejmować kompletny tor pomiarowy, łącznie z czujnikami lub przekładnikami i wejściami elementu pomiarowego. Tory pomiarowe stacjonarnego elementu pomiarowego muszą posiadać odpowiednie analogowe filtry antyaliasingowe na wejściach torów pomiarowych. Wykonawca musi udokumentować metodę pomiaru, podział na pasma, sposób agregacji wyników i niepewność pomiaru; dla analizy kierunkowej również właściwości fazowe torów napięciowych i prądowych.</w:t>
      </w:r>
    </w:p>
    <w:p w14:paraId="20F12FA2"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8. Przepięcia</w:t>
      </w:r>
    </w:p>
    <w:p w14:paraId="5FBD260D"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Stacjonarny element pomiarowy systemu monitorowania ma również rejestrować przepięcia, z wykorzystaniem oddzielnego toru pomiarowego. Dla szybkich i ultraszybkich zdarzeń należy zapewnić dwa podstawowe kryteria wyzwalania rejestracji: przekroczenie ustawionego poziomu chwilowego napięcia, określonego w woltach lub gwałtowną zmianę napięcia — porównanie bieżącej próbki z wcześniejszą. W trybie szybkim rozdzielczość czasowa minimum 200 µs, a w trybie ultra-szybkim 40 µs.</w:t>
      </w:r>
    </w:p>
    <w:p w14:paraId="7669B682"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9. Rejestracja zdarzeń i stanów obwodów</w:t>
      </w:r>
    </w:p>
    <w:p w14:paraId="508B87BF"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System musi wykrywać zapady, wzrosty i przerwy napięcia, szybkie zmiany napięcia oraz krótkotrwałe przepięcia, a także rejestrować przebiegi napięć i prądów przed zdarzeniem, podczas jego trwania i po jego wystąpieniu. Element pomiarowy musi posiadać co najmniej 6 wejść binarnych do rejestracji stanów łączników i sygnałów zadziałania zabezpieczeń. Zmiany stanów muszą otrzymywać znaczniki czasu umożliwiające ich zestawienie ze zdarzeniami elektrycznymi.</w:t>
      </w:r>
    </w:p>
    <w:p w14:paraId="13E3813B"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10. Alarmowanie</w:t>
      </w:r>
    </w:p>
    <w:p w14:paraId="19E17BEB"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System będzie umożliwiał monitorowanie zasilania ładowarek w czasie rzeczywistym (system wczesnego ostrzegania) poprzez ustawienie indywidualnych alarmów dla wszystkich parametrów EN 50160. W przypadku przekroczenia limitu personel operacyjny musi zostać powiadomiony e-mailem wygenerowanym w warstwie centralnej w celu podjęcia natychmiastowych działań.</w:t>
      </w:r>
    </w:p>
    <w:p w14:paraId="7A5BA4C8"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11. Ciągłość pomiaru i zachowanie danych</w:t>
      </w:r>
    </w:p>
    <w:p w14:paraId="28CD98A0"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lastRenderedPageBreak/>
        <w:t>System musi prowadzić ciągły monitoring oraz okresowy zapis wartości agregowanych niezależnie od wystąpienia alarmu. Rejestracja zdarzeń nie może przerywać pomiaru pozostałych parametrów. Należy zapewnić synchronizację czasu, lokalne buforowanie danych podczas utraty łączności pomiędzy stacjonarnym elementem pomiarowym a warstwą centralną Systemu i automatyczne uzupełnianie archiwum centralnego po jej przywróceniu. Zasilanie elementu pomiarowego musi umożliwiać rejestrację zaniku napięcia w monitorowanym obwodzie i zachowanie danych zdarzenia.</w:t>
      </w:r>
    </w:p>
    <w:p w14:paraId="7264F149"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12. Funkcje systemu centralnego</w:t>
      </w:r>
    </w:p>
    <w:p w14:paraId="25898272"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System centralny musi automatycznie pobierać i archiwizować wyniki pomiarów, widma, rejestracje zdarzeń i stany wejść binarnych. Musi umożliwiać ich przeglądanie na wspólnej osi czasu, definiowanie progów alarmowych, wyszukiwanie przekroczeń, generowanie raportów oraz eksport danych do dalszej analizy. Funkcje te muszą obejmować również kierunkową analizę mocy składowych i monitorowane pasmo do co najmniej 148 kHz.</w:t>
      </w:r>
    </w:p>
    <w:p w14:paraId="275E0BBC"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13. Spójność rozwiązania i odpowiedzialność dostawcy</w:t>
      </w:r>
    </w:p>
    <w:p w14:paraId="5DF4E73D" w14:textId="17877BC5" w:rsidR="005326F2" w:rsidRPr="005244B8" w:rsidRDefault="005326F2" w:rsidP="005244B8">
      <w:pPr>
        <w:spacing w:after="0" w:line="276" w:lineRule="auto"/>
        <w:jc w:val="both"/>
        <w:rPr>
          <w:rFonts w:cstheme="minorHAnsi"/>
          <w:sz w:val="22"/>
          <w:szCs w:val="22"/>
        </w:rPr>
      </w:pPr>
      <w:r w:rsidRPr="005244B8">
        <w:rPr>
          <w:rFonts w:cstheme="minorHAnsi"/>
          <w:sz w:val="22"/>
          <w:szCs w:val="22"/>
        </w:rPr>
        <w:t>Element pomiarowy oraz system centralny muszą stanowić kompletny, wzajemnie kompatybilny system, za którego dostawę i działanie odpowiada Wykonawca (dopuszcza się komponenty różnych producentów, pod warunkiem wykazania pełnej kompatybilności). Wykonawca musi odpowiadać za prawidłową interpretację i kompletność przesyłanych danych, obsługę wszystkich wymaganych funkcji, zgodność wersji oprogramowania, aktualizacje oraz serwis. Wymaganie służy zapewnieniu spójności pomiarów i analiz oraz jednoznacznej odpowiedzialności za działanie całego rozwiązania. System musi zapewnić dokładność znakowania zdarzeń nie gorszą niż 3 ms.</w:t>
      </w:r>
    </w:p>
    <w:p w14:paraId="1757F4FE"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14. Kompletność dostawy i odbiór</w:t>
      </w:r>
    </w:p>
    <w:p w14:paraId="245E61FB"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Dostawa musi obejmować wszystkie moduły, czujniki, interfejsy i licencje niezbędne do realizacji wymagań. W ramach odbioru należy potwierdzić poprawność podłączenia torów pomiarowych i przyjętej konwencji kierunku mocy, obsługę wejść binarnych, rejestrację zdarzeń, przesyłanie danych oraz działanie analiz i raportów w systemie centralnym. Wykonawca musi przedstawić dokumentację potwierdzającą wymagane pasmo i parametry kompletnego toru pomiarowego.</w:t>
      </w:r>
    </w:p>
    <w:p w14:paraId="53E1AC61"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15. Certyfikaty</w:t>
      </w:r>
    </w:p>
    <w:p w14:paraId="139EE90C"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Certyfikaty na badanie typu potwierdzające zgodność urządzenia z normą IEC 61000-4-30 Klasa A, zgodnie z normą IEC 62586-2:2017 (wyd. 2.0). Certyfikat został wydany przez laboratorium akredytowane zrzeszone w BIPM/CIPM MRA. Pełna lista MRA jest dostępna tutaj: ( https://www.bipm.org/en/cipm-mra/participation/signatories.html ) Dopuszcza się równoważne dokumenty potwierdzające zgodność (np. raport z badań wydany przez niezależne laboratorium akredytowane).</w:t>
      </w:r>
    </w:p>
    <w:p w14:paraId="525F22BD"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16. Klasa FI1</w:t>
      </w:r>
    </w:p>
    <w:p w14:paraId="26C47B09"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Produkt musi spełniać wymagania klasy FI1 zgodnie z normą IEC 62586-1:2017 (wyd. 2.0). Dopuszcza się rozwiązanie równoważne.</w:t>
      </w:r>
    </w:p>
    <w:p w14:paraId="5AB0E1F5"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17. Cyberbezpieczeństwo</w:t>
      </w:r>
    </w:p>
    <w:p w14:paraId="4ED95E1A" w14:textId="43A40437" w:rsidR="005326F2" w:rsidRPr="005244B8" w:rsidRDefault="005326F2" w:rsidP="005244B8">
      <w:pPr>
        <w:spacing w:after="0" w:line="276" w:lineRule="auto"/>
        <w:jc w:val="both"/>
        <w:rPr>
          <w:rFonts w:cstheme="minorHAnsi"/>
          <w:sz w:val="22"/>
          <w:szCs w:val="22"/>
        </w:rPr>
      </w:pPr>
      <w:r w:rsidRPr="005244B8">
        <w:rPr>
          <w:rFonts w:cstheme="minorHAnsi"/>
          <w:sz w:val="22"/>
          <w:szCs w:val="22"/>
        </w:rPr>
        <w:t>Stacjonarny element pomiarowy systemu monitorowania może być dostępny tylko i wyłącznie za pośrednictwem warstwy centralnej. Dostęp do warstwy centralnej systemu monitorowania ma być chroniony przed atakami typu DDoS, a adresy infrastruktury warstwy centralnej nie mogą być bezpośrednio osiągalne z Internetu. Należy zapewnić dostęp poprzez pośredniczącą platformę bezpieczeństwa dostępowego (np. Secure Access Edge / Reverse Proxy Security Platform lub rozwiązanie równoważne), ukrywającą rzeczywiste adresy IP infrastruktury warstwy centralnej przed publicznym Internetem.</w:t>
      </w:r>
    </w:p>
    <w:p w14:paraId="03FBED15"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18. Tajemnica przedsiębiorstwa</w:t>
      </w:r>
    </w:p>
    <w:p w14:paraId="019DF836" w14:textId="77777777" w:rsidR="00243A45" w:rsidRDefault="008F3CD5" w:rsidP="00243A45">
      <w:pPr>
        <w:spacing w:after="0" w:line="276" w:lineRule="auto"/>
        <w:jc w:val="both"/>
        <w:rPr>
          <w:rFonts w:cstheme="minorHAnsi"/>
          <w:sz w:val="22"/>
          <w:szCs w:val="22"/>
        </w:rPr>
      </w:pPr>
      <w:r w:rsidRPr="005244B8">
        <w:rPr>
          <w:rFonts w:cstheme="minorHAnsi"/>
          <w:sz w:val="22"/>
          <w:szCs w:val="22"/>
        </w:rPr>
        <w:lastRenderedPageBreak/>
        <w:t>Zamawiający dopuszcza zastrzeżenie przez Oferenta, jako tajemnicy przedsiębiorstwa, informacji dotyczących proponowanych rozwiązań Systemu monitorowania i zarządzania danymi dla obwodów zasilających punkty ładowania, o ile informacje te spełniają przesłanki tajemnicy przedsiębiorstwa określone w obowiązujących przepisach.</w:t>
      </w:r>
      <w:r w:rsidR="00243A45">
        <w:rPr>
          <w:rFonts w:cstheme="minorHAnsi"/>
          <w:sz w:val="22"/>
          <w:szCs w:val="22"/>
        </w:rPr>
        <w:t xml:space="preserve"> </w:t>
      </w:r>
    </w:p>
    <w:p w14:paraId="72C2E5BD" w14:textId="6C4080E6" w:rsidR="005326F2" w:rsidRPr="005244B8" w:rsidRDefault="00AA6895" w:rsidP="00243A45">
      <w:pPr>
        <w:spacing w:after="0" w:line="276" w:lineRule="auto"/>
        <w:jc w:val="both"/>
        <w:rPr>
          <w:rFonts w:cstheme="minorHAnsi"/>
          <w:sz w:val="22"/>
          <w:szCs w:val="22"/>
        </w:rPr>
      </w:pPr>
      <w:r>
        <w:pict w14:anchorId="3A5FA44F">
          <v:rect id="Prostokąt 87" o:spid="_x0000_s1044"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9F47CD2"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5. OCPP, BILLING I PŁATNOŚCI</w:t>
      </w:r>
    </w:p>
    <w:p w14:paraId="73655330"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zapewni:</w:t>
      </w:r>
    </w:p>
    <w:p w14:paraId="11353C8B"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komunikację OCPP 1.6-J lub rozwiązanie równoważne;</w:t>
      </w:r>
    </w:p>
    <w:p w14:paraId="42606DBF"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system operatorski umożliwiający monitoring i zarządzanie punktami;</w:t>
      </w:r>
    </w:p>
    <w:p w14:paraId="085F1CA5"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billing;</w:t>
      </w:r>
    </w:p>
    <w:p w14:paraId="43DA9AC4"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zdalne zarządzanie;</w:t>
      </w:r>
    </w:p>
    <w:p w14:paraId="34702D37"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raportowanie;</w:t>
      </w:r>
    </w:p>
    <w:p w14:paraId="4E8372EB"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integrację płatności;</w:t>
      </w:r>
    </w:p>
    <w:p w14:paraId="23DC7658"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możliwość płatności doraźnej kartą debetową lub kredytową (w tym zbliżeniowo);</w:t>
      </w:r>
    </w:p>
    <w:p w14:paraId="5BB4C0B2"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możliwość korzystania z płatności bez konieczności wcześniejszej rejestracji użytkownika;</w:t>
      </w:r>
    </w:p>
    <w:p w14:paraId="40514561"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prezentację ceny za kWh przed rozpoczęciem sesji;</w:t>
      </w:r>
    </w:p>
    <w:p w14:paraId="08DF767B" w14:textId="06428F0C"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przekazywanie danych o dostępności, stanie i cenie punktów w formacie umożliwiającym ich udostępnianie zgodnie z obowiązującymi przepisami (w tym do krajowego punktu dostępowego);</w:t>
      </w:r>
    </w:p>
    <w:p w14:paraId="7FD0F0CC"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możliwość integracji z systemami zewnętrznymi.</w:t>
      </w:r>
    </w:p>
    <w:p w14:paraId="0DB2B115"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zapewni możliwość zmiany platformy operatorskiej przez Zamawiającego bez konieczności wymiany urządzeń.</w:t>
      </w:r>
    </w:p>
    <w:p w14:paraId="1B40268F"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Cena podstawowa musi obejmować wszystkie elementy niezbędne do uruchomienia systemu.</w:t>
      </w:r>
    </w:p>
    <w:p w14:paraId="0713EAB5"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osobno wskaże (poza ceną oferty; informacja nie podlega ocenie punktowej) koszty:</w:t>
      </w:r>
    </w:p>
    <w:p w14:paraId="221FE26B" w14:textId="77777777" w:rsidR="005326F2" w:rsidRPr="005244B8" w:rsidRDefault="005326F2" w:rsidP="005244B8">
      <w:pPr>
        <w:numPr>
          <w:ilvl w:val="0"/>
          <w:numId w:val="10"/>
        </w:numPr>
        <w:spacing w:after="0" w:line="276" w:lineRule="auto"/>
        <w:jc w:val="both"/>
        <w:rPr>
          <w:rFonts w:cstheme="minorHAnsi"/>
          <w:sz w:val="22"/>
          <w:szCs w:val="22"/>
        </w:rPr>
      </w:pPr>
      <w:r w:rsidRPr="005244B8">
        <w:rPr>
          <w:rFonts w:cstheme="minorHAnsi"/>
          <w:sz w:val="22"/>
          <w:szCs w:val="22"/>
        </w:rPr>
        <w:t>licencji;</w:t>
      </w:r>
    </w:p>
    <w:p w14:paraId="3C3DF358" w14:textId="77777777" w:rsidR="005326F2" w:rsidRPr="005244B8" w:rsidRDefault="005326F2" w:rsidP="005244B8">
      <w:pPr>
        <w:numPr>
          <w:ilvl w:val="0"/>
          <w:numId w:val="10"/>
        </w:numPr>
        <w:spacing w:after="0" w:line="276" w:lineRule="auto"/>
        <w:jc w:val="both"/>
        <w:rPr>
          <w:rFonts w:cstheme="minorHAnsi"/>
          <w:sz w:val="22"/>
          <w:szCs w:val="22"/>
        </w:rPr>
      </w:pPr>
      <w:r w:rsidRPr="005244B8">
        <w:rPr>
          <w:rFonts w:cstheme="minorHAnsi"/>
          <w:sz w:val="22"/>
          <w:szCs w:val="22"/>
        </w:rPr>
        <w:t>abonamentów;</w:t>
      </w:r>
    </w:p>
    <w:p w14:paraId="2FAD53F5" w14:textId="77777777" w:rsidR="005326F2" w:rsidRPr="005244B8" w:rsidRDefault="005326F2" w:rsidP="005244B8">
      <w:pPr>
        <w:numPr>
          <w:ilvl w:val="0"/>
          <w:numId w:val="10"/>
        </w:numPr>
        <w:spacing w:after="0" w:line="276" w:lineRule="auto"/>
        <w:jc w:val="both"/>
        <w:rPr>
          <w:rFonts w:cstheme="minorHAnsi"/>
          <w:sz w:val="22"/>
          <w:szCs w:val="22"/>
        </w:rPr>
      </w:pPr>
      <w:r w:rsidRPr="005244B8">
        <w:rPr>
          <w:rFonts w:cstheme="minorHAnsi"/>
          <w:sz w:val="22"/>
          <w:szCs w:val="22"/>
        </w:rPr>
        <w:t>transmisji danych;</w:t>
      </w:r>
    </w:p>
    <w:p w14:paraId="277AA171" w14:textId="77777777" w:rsidR="005326F2" w:rsidRPr="005244B8" w:rsidRDefault="005326F2" w:rsidP="005244B8">
      <w:pPr>
        <w:numPr>
          <w:ilvl w:val="0"/>
          <w:numId w:val="10"/>
        </w:numPr>
        <w:spacing w:after="0" w:line="276" w:lineRule="auto"/>
        <w:jc w:val="both"/>
        <w:rPr>
          <w:rFonts w:cstheme="minorHAnsi"/>
          <w:sz w:val="22"/>
          <w:szCs w:val="22"/>
        </w:rPr>
      </w:pPr>
      <w:r w:rsidRPr="005244B8">
        <w:rPr>
          <w:rFonts w:cstheme="minorHAnsi"/>
          <w:sz w:val="22"/>
          <w:szCs w:val="22"/>
        </w:rPr>
        <w:t>operatora płatności;</w:t>
      </w:r>
    </w:p>
    <w:p w14:paraId="269031D0" w14:textId="77777777" w:rsidR="005326F2" w:rsidRPr="005244B8" w:rsidRDefault="005326F2" w:rsidP="005244B8">
      <w:pPr>
        <w:numPr>
          <w:ilvl w:val="0"/>
          <w:numId w:val="10"/>
        </w:numPr>
        <w:spacing w:after="0" w:line="276" w:lineRule="auto"/>
        <w:jc w:val="both"/>
        <w:rPr>
          <w:rFonts w:cstheme="minorHAnsi"/>
          <w:sz w:val="22"/>
          <w:szCs w:val="22"/>
        </w:rPr>
      </w:pPr>
      <w:r w:rsidRPr="005244B8">
        <w:rPr>
          <w:rFonts w:cstheme="minorHAnsi"/>
          <w:sz w:val="22"/>
          <w:szCs w:val="22"/>
        </w:rPr>
        <w:t>innych opłat związanych z funkcjonowaniem systemu w kolejnych latach.</w:t>
      </w:r>
    </w:p>
    <w:p w14:paraId="04D3B02A"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Zamówienia nr 1 odpowiada za aktywną część systemu komunikacyjnego, OCPP, billing, płatności i system operatorski oraz za System monitorowania i zarządzania danymi dla obwodów zasilających punkty ładowania w zakresie określonym w niniejszym zamówieniu.</w:t>
      </w:r>
    </w:p>
    <w:p w14:paraId="4819E631"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Terenowa trasa światłowodowa, pasywne okablowanie oraz doprowadzenie infrastruktury do uzgodnionego punktu styku z Internetem Zamawiającego są realizowane w ramach Zamówienia nr 2.</w:t>
      </w:r>
    </w:p>
    <w:p w14:paraId="24A0C2B7" w14:textId="77777777" w:rsidR="005326F2" w:rsidRPr="005244B8" w:rsidRDefault="00AA6895" w:rsidP="005244B8">
      <w:pPr>
        <w:spacing w:after="0" w:line="276" w:lineRule="auto"/>
        <w:jc w:val="both"/>
        <w:rPr>
          <w:rFonts w:cstheme="minorHAnsi"/>
          <w:sz w:val="22"/>
          <w:szCs w:val="22"/>
        </w:rPr>
      </w:pPr>
      <w:r>
        <w:pict w14:anchorId="1D21A6D6">
          <v:rect id="Prostokąt 85" o:spid="_x0000_s1043"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65AA2F3"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6. DOKUMENTACJA I UDT</w:t>
      </w:r>
    </w:p>
    <w:p w14:paraId="1E2A0E29"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dostarczy dokumentację niezbędną do prawidłowej eksploatacji urządzeń oraz przeprowadzenia wymaganych odbiorów.</w:t>
      </w:r>
    </w:p>
    <w:p w14:paraId="4E6DF21E"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 szczególności wymagane są:</w:t>
      </w:r>
    </w:p>
    <w:p w14:paraId="6AEE3DB7" w14:textId="77777777"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t>deklaracje zgodności UE;</w:t>
      </w:r>
    </w:p>
    <w:p w14:paraId="50C286FF" w14:textId="77777777"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t>wykaz zastosowanych norm;</w:t>
      </w:r>
    </w:p>
    <w:p w14:paraId="51C1C5AB" w14:textId="77777777"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t>instrukcje obsługi w języku polskim;</w:t>
      </w:r>
    </w:p>
    <w:p w14:paraId="11C91394" w14:textId="77777777"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t>dokumentacja techniczno-ruchowa;</w:t>
      </w:r>
    </w:p>
    <w:p w14:paraId="6A00E22A" w14:textId="77777777"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t>schematy elektryczne i technologiczne;</w:t>
      </w:r>
    </w:p>
    <w:p w14:paraId="3EF15773" w14:textId="77777777"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t>dokumentacja parametrów urządzeń;</w:t>
      </w:r>
    </w:p>
    <w:p w14:paraId="4BB4A9B9" w14:textId="77777777"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lastRenderedPageBreak/>
        <w:t>dokumentacja wymagana przez UDT;</w:t>
      </w:r>
    </w:p>
    <w:p w14:paraId="6CDFFAF7" w14:textId="77777777"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t>dokumentacja instalacyjna i serwisowa;</w:t>
      </w:r>
    </w:p>
    <w:p w14:paraId="67ABD0FC" w14:textId="77777777"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t>dokumentacja komunikacyjna i integracyjna;</w:t>
      </w:r>
    </w:p>
    <w:p w14:paraId="457D4C1B" w14:textId="42766366"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t>dokumentacja Systemu monitorowania i zarządzania danymi dla obwodów zasilających punkty ładowania, w tym dokumentacja torów pomiarowych, komunikacji, konfiguracji, alarmów, rejestracji danych oraz integracji z systemem centralnym;</w:t>
      </w:r>
    </w:p>
    <w:p w14:paraId="72DD8B9C"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dokument potwierdzający zgodność złączy punktów ładowania z normą EN 62196-3:2014 (Combo 2);</w:t>
      </w:r>
    </w:p>
    <w:p w14:paraId="3841DDC7" w14:textId="010069C5"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dokumenty potwierdzające, że urządzenia są fabrycznie nowe, nieużywane i wyprodukowane nie</w:t>
      </w:r>
      <w:r w:rsidR="00A8156F">
        <w:rPr>
          <w:rFonts w:cstheme="minorHAnsi"/>
          <w:sz w:val="22"/>
          <w:szCs w:val="22"/>
        </w:rPr>
        <w:t xml:space="preserve"> </w:t>
      </w:r>
      <w:r w:rsidRPr="005244B8">
        <w:rPr>
          <w:rFonts w:cstheme="minorHAnsi"/>
          <w:sz w:val="22"/>
          <w:szCs w:val="22"/>
        </w:rPr>
        <w:t>wcześniej niż 24 miesiące przed montażem (np. oświadczenie producenta z numerami seryjnymi i datami produkcji);</w:t>
      </w:r>
    </w:p>
    <w:p w14:paraId="51E5E9BE"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dokumentację zdjęciową tabliczek znamionowych każdej stacji ładowania;</w:t>
      </w:r>
    </w:p>
    <w:p w14:paraId="7C44FEAD"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dokumenty i oświadczenia potwierdzające zgodność z zasadą DNSH (m.in. instrukcje użytkowania oraz instrukcje i standardy zagospodarowania odpadów i likwidacji urządzeń zgodnie z hierarchią postępowania z odpadami).</w:t>
      </w:r>
    </w:p>
    <w:p w14:paraId="7DEB3F2F" w14:textId="0BDC5FEB" w:rsidR="005326F2" w:rsidRPr="005244B8" w:rsidRDefault="005326F2" w:rsidP="005244B8">
      <w:pPr>
        <w:spacing w:after="0" w:line="276" w:lineRule="auto"/>
        <w:jc w:val="both"/>
        <w:rPr>
          <w:rFonts w:cstheme="minorHAnsi"/>
          <w:sz w:val="22"/>
          <w:szCs w:val="22"/>
        </w:rPr>
      </w:pPr>
      <w:r>
        <w:rPr>
          <w:rFonts w:cstheme="minorHAnsi"/>
          <w:sz w:val="22"/>
          <w:szCs w:val="22"/>
        </w:rPr>
        <w:t xml:space="preserve">Wykonawca zapewni wsparcie techniczne podczas odbiorów oraz badań UDT dotyczących </w:t>
      </w:r>
      <w:r>
        <w:rPr>
          <w:rFonts w:cstheme="minorHAnsi"/>
          <w:sz w:val="22"/>
          <w:szCs w:val="22"/>
        </w:rPr>
        <w:t xml:space="preserve">jego zakresu, tj. Zamówienia nr 1</w:t>
      </w:r>
      <w:r>
        <w:rPr>
          <w:rFonts w:cstheme="minorHAnsi"/>
          <w:sz w:val="22"/>
          <w:szCs w:val="22"/>
        </w:rPr>
        <w:t xml:space="preserve">. </w:t>
      </w:r>
      <w:r>
        <w:rPr>
          <w:rFonts w:cstheme="minorHAnsi"/>
          <w:sz w:val="22"/>
          <w:szCs w:val="22"/>
        </w:rPr>
        <w:t xml:space="preserve">Każda z 6 stacji ładowania wymaga odrębnej dokumentacji do badania UDT i odrębnej tabliczki znamionowej.</w:t>
      </w:r>
      <w:ins w:id="5037" w:author="Ewa Retajczyk" w:date="2026-10-20T09:16:31Z">
        <w:r>
          <w:rPr>
            <w:rFonts w:cstheme="minorHAnsi"/>
            <w:sz w:val="22"/>
            <w:szCs w:val="22"/>
          </w:rPr>
          <w:t xml:space="preserve">  Badania</w:t>
        </w:r>
      </w:ins>
      <w:r>
        <w:rPr>
          <w:rFonts w:cstheme="minorHAnsi"/>
          <w:sz w:val="22"/>
          <w:szCs w:val="22"/>
        </w:rPr>
        <w:t xml:space="preserve"> </w:t>
      </w:r>
      <w:ins w:id="5038" w:author="Ewa Retajczyk" w:date="2026-10-20T09:17:11Z">
        <w:r>
          <w:rPr>
            <w:rFonts w:cstheme="minorHAnsi"/>
            <w:sz w:val="22"/>
            <w:szCs w:val="22"/>
          </w:rPr>
          <w:t xml:space="preserve">UDT mogą zostać przeprowadzone w terminie do 60 dni od zakończenia realizacji inwestycji (31.12.2026 r.); wsparcie Wykonawcy obejmuje również ten okres. Opłaty UDT ponosi Zamawiający jako podmiot eksploatujący.</w:t>
        </w:r>
      </w:ins>
    </w:p>
    <w:p w14:paraId="44E3F685"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przekaże komplet dokumentów dotyczących własnego zakresu Wykonawcy Zamówienia nr 2 w terminach umożliwiających przygotowanie kompletnej dokumentacji powykonawczej oraz dokumentacji wymaganej do UDT.</w:t>
      </w:r>
    </w:p>
    <w:p w14:paraId="78751D50"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 przypadku stwierdzenia podczas odbiorów wad urządzeń, dokumentacji lub konfiguracji leżących po stronie Wykonawcy, Wykonawca zobowiązany będzie do ich usunięcia i ponownego udziału w czynnościach odbiorowych.</w:t>
      </w:r>
    </w:p>
    <w:p w14:paraId="3FF26D77"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Koordynacja dokumentacji UDT dla całej inwestycji będzie prowadzona zgodnie z podziałem odpowiedzialności pomiędzy Zamówieniem nr 1, Zamówieniem nr 2 i Zamówieniem nr 3.</w:t>
      </w:r>
    </w:p>
    <w:p w14:paraId="525E3B2E" w14:textId="77777777" w:rsidR="005326F2" w:rsidRPr="005244B8" w:rsidRDefault="00AA6895" w:rsidP="005244B8">
      <w:pPr>
        <w:spacing w:after="0" w:line="276" w:lineRule="auto"/>
        <w:jc w:val="both"/>
        <w:rPr>
          <w:rFonts w:cstheme="minorHAnsi"/>
          <w:sz w:val="22"/>
          <w:szCs w:val="22"/>
        </w:rPr>
      </w:pPr>
      <w:r>
        <w:pict w14:anchorId="2C66A39B">
          <v:rect id="Prostokąt 83" o:spid="_x0000_s1042"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4114275"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7. GRANICE ODPOWIEDZIALNOŚCI POMIĘDZY ZAMÓWIENIAMI</w:t>
      </w:r>
    </w:p>
    <w:tbl>
      <w:tblPr>
        <w:tblStyle w:val="Tabelasiatki1jasna"/>
        <w:tblW w:w="0" w:type="auto"/>
        <w:tblLook w:val="04A0" w:firstRow="1" w:lastRow="0" w:firstColumn="1" w:lastColumn="0" w:noHBand="0" w:noVBand="1"/>
      </w:tblPr>
      <w:tblGrid>
        <w:gridCol w:w="2491"/>
        <w:gridCol w:w="2800"/>
        <w:gridCol w:w="3771"/>
      </w:tblGrid>
      <w:tr w:rsidR="005326F2" w:rsidRPr="00A8156F" w14:paraId="4518F1C3" w14:textId="77777777" w:rsidTr="005244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F47D1" w14:textId="77777777" w:rsidR="005326F2" w:rsidRPr="005244B8" w:rsidRDefault="005326F2" w:rsidP="005244B8">
            <w:pPr>
              <w:spacing w:line="276" w:lineRule="auto"/>
              <w:jc w:val="both"/>
              <w:rPr>
                <w:rFonts w:cstheme="minorHAnsi"/>
                <w:b w:val="0"/>
                <w:bCs w:val="0"/>
                <w:sz w:val="22"/>
                <w:szCs w:val="22"/>
              </w:rPr>
            </w:pPr>
            <w:r w:rsidRPr="005244B8">
              <w:rPr>
                <w:rFonts w:cstheme="minorHAnsi"/>
                <w:sz w:val="22"/>
                <w:szCs w:val="22"/>
              </w:rPr>
              <w:t>Element</w:t>
            </w:r>
          </w:p>
        </w:tc>
        <w:tc>
          <w:tcPr>
            <w:tcW w:w="0" w:type="auto"/>
            <w:hideMark/>
          </w:tcPr>
          <w:p w14:paraId="21E2D114" w14:textId="77777777" w:rsidR="005326F2" w:rsidRPr="005244B8" w:rsidRDefault="005326F2" w:rsidP="005244B8">
            <w:pPr>
              <w:spacing w:line="276"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2"/>
                <w:szCs w:val="22"/>
              </w:rPr>
            </w:pPr>
            <w:r w:rsidRPr="005244B8">
              <w:rPr>
                <w:rFonts w:cstheme="minorHAnsi"/>
                <w:sz w:val="22"/>
                <w:szCs w:val="22"/>
              </w:rPr>
              <w:t>Zamówienie nr 1</w:t>
            </w:r>
          </w:p>
        </w:tc>
        <w:tc>
          <w:tcPr>
            <w:tcW w:w="0" w:type="auto"/>
            <w:hideMark/>
          </w:tcPr>
          <w:p w14:paraId="157BAFEE" w14:textId="77777777" w:rsidR="005326F2" w:rsidRPr="005244B8" w:rsidRDefault="005326F2" w:rsidP="005244B8">
            <w:pPr>
              <w:spacing w:line="276"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2"/>
                <w:szCs w:val="22"/>
              </w:rPr>
            </w:pPr>
            <w:r w:rsidRPr="005244B8">
              <w:rPr>
                <w:rFonts w:cstheme="minorHAnsi"/>
                <w:sz w:val="22"/>
                <w:szCs w:val="22"/>
              </w:rPr>
              <w:t>Zamówienie nr 2 / Zamówienie nr 3 / Zamawiający</w:t>
            </w:r>
          </w:p>
        </w:tc>
      </w:tr>
      <w:tr w:rsidR="005326F2" w:rsidRPr="00A8156F" w14:paraId="718AD3B1"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68FF976F" w14:textId="77777777" w:rsidR="005326F2" w:rsidRPr="005244B8" w:rsidRDefault="005326F2" w:rsidP="00A174D3">
            <w:pPr>
              <w:spacing w:line="276" w:lineRule="auto"/>
              <w:rPr>
                <w:rFonts w:cstheme="minorHAnsi"/>
                <w:sz w:val="22"/>
                <w:szCs w:val="22"/>
              </w:rPr>
            </w:pPr>
            <w:r w:rsidRPr="005244B8">
              <w:rPr>
                <w:rFonts w:cstheme="minorHAnsi"/>
                <w:sz w:val="22"/>
                <w:szCs w:val="22"/>
              </w:rPr>
              <w:t>Jednostki przekształtnikowe i terminale</w:t>
            </w:r>
          </w:p>
        </w:tc>
        <w:tc>
          <w:tcPr>
            <w:tcW w:w="0" w:type="auto"/>
            <w:hideMark/>
          </w:tcPr>
          <w:p w14:paraId="3061761C"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Dostawa, transport, ustawienie, połączenia wewnętrzne, konfiguracja i rozruch</w:t>
            </w:r>
          </w:p>
        </w:tc>
        <w:tc>
          <w:tcPr>
            <w:tcW w:w="0" w:type="auto"/>
            <w:hideMark/>
          </w:tcPr>
          <w:p w14:paraId="25FCE285"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Przygotowanie fundamentów, terenu i zewnętrznych instalacji zgodnie z projektem Zamówienia nr 2</w:t>
            </w:r>
          </w:p>
        </w:tc>
      </w:tr>
      <w:tr w:rsidR="005326F2" w:rsidRPr="00A8156F" w14:paraId="3BBBF4E6"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75E82329" w14:textId="77777777" w:rsidR="005326F2" w:rsidRPr="005244B8" w:rsidRDefault="005326F2" w:rsidP="00A174D3">
            <w:pPr>
              <w:spacing w:line="276" w:lineRule="auto"/>
              <w:rPr>
                <w:rFonts w:cstheme="minorHAnsi"/>
                <w:sz w:val="22"/>
                <w:szCs w:val="22"/>
              </w:rPr>
            </w:pPr>
            <w:r w:rsidRPr="005244B8">
              <w:rPr>
                <w:rFonts w:cstheme="minorHAnsi"/>
                <w:sz w:val="22"/>
                <w:szCs w:val="22"/>
              </w:rPr>
              <w:t>Zasilanie SN, transformator, rozdzielnia nN</w:t>
            </w:r>
          </w:p>
        </w:tc>
        <w:tc>
          <w:tcPr>
            <w:tcW w:w="0" w:type="auto"/>
            <w:hideMark/>
          </w:tcPr>
          <w:p w14:paraId="6599D174"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Przekazanie parametrów zasilania, wymagań zabezpieczeń i udział w testach</w:t>
            </w:r>
          </w:p>
        </w:tc>
        <w:tc>
          <w:tcPr>
            <w:tcW w:w="0" w:type="auto"/>
            <w:hideMark/>
          </w:tcPr>
          <w:p w14:paraId="59054F31"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3: linia SN, transformator, rozdzielnia SN/nN, pomiary, podanie napięcia i odbiory OSD</w:t>
            </w:r>
          </w:p>
        </w:tc>
      </w:tr>
      <w:tr w:rsidR="005326F2" w:rsidRPr="00A8156F" w14:paraId="628E83A9"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34AEFD30" w14:textId="77777777" w:rsidR="005326F2" w:rsidRPr="005244B8" w:rsidRDefault="005326F2" w:rsidP="005244B8">
            <w:pPr>
              <w:spacing w:line="276" w:lineRule="auto"/>
              <w:jc w:val="both"/>
              <w:rPr>
                <w:rFonts w:cstheme="minorHAnsi"/>
                <w:sz w:val="22"/>
                <w:szCs w:val="22"/>
              </w:rPr>
            </w:pPr>
            <w:r w:rsidRPr="005244B8">
              <w:rPr>
                <w:rFonts w:cstheme="minorHAnsi"/>
                <w:sz w:val="22"/>
                <w:szCs w:val="22"/>
              </w:rPr>
              <w:t>Zewnętrzne kable AC i DC</w:t>
            </w:r>
          </w:p>
        </w:tc>
        <w:tc>
          <w:tcPr>
            <w:tcW w:w="0" w:type="auto"/>
            <w:hideMark/>
          </w:tcPr>
          <w:p w14:paraId="3833E7EA"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Przekroje, maksymalne długości, zaciski, schematy połączeń, wymagania techniczne, nadzór nad podłączeniem i kontrola przed podaniem napięcia</w:t>
            </w:r>
          </w:p>
        </w:tc>
        <w:tc>
          <w:tcPr>
            <w:tcW w:w="0" w:type="auto"/>
            <w:hideMark/>
          </w:tcPr>
          <w:p w14:paraId="3A54CECE"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2: projekt i wykonanie tras oraz zewnętrznych kabli AC/DC wraz z osprzętem</w:t>
            </w:r>
          </w:p>
        </w:tc>
      </w:tr>
      <w:tr w:rsidR="005326F2" w:rsidRPr="00A8156F" w14:paraId="07E2B9C6"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105DC789" w14:textId="77777777" w:rsidR="005326F2" w:rsidRPr="005244B8" w:rsidRDefault="005326F2" w:rsidP="00A174D3">
            <w:pPr>
              <w:spacing w:line="276" w:lineRule="auto"/>
              <w:rPr>
                <w:rFonts w:cstheme="minorHAnsi"/>
                <w:sz w:val="22"/>
                <w:szCs w:val="22"/>
              </w:rPr>
            </w:pPr>
            <w:r w:rsidRPr="005244B8">
              <w:rPr>
                <w:rFonts w:cstheme="minorHAnsi"/>
                <w:sz w:val="22"/>
                <w:szCs w:val="22"/>
              </w:rPr>
              <w:lastRenderedPageBreak/>
              <w:t>Fundamenty i posadowienie</w:t>
            </w:r>
          </w:p>
        </w:tc>
        <w:tc>
          <w:tcPr>
            <w:tcW w:w="0" w:type="auto"/>
            <w:hideMark/>
          </w:tcPr>
          <w:p w14:paraId="78BC7DC6"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Przekazanie gabarytów, mas, obciążeń, szablonów, wymagań producenta i stref serwisowych</w:t>
            </w:r>
          </w:p>
        </w:tc>
        <w:tc>
          <w:tcPr>
            <w:tcW w:w="0" w:type="auto"/>
            <w:hideMark/>
          </w:tcPr>
          <w:p w14:paraId="72321F2B"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2: projekt i wykonanie fundamentów, przygotowanie terenu i stanowisk</w:t>
            </w:r>
          </w:p>
        </w:tc>
      </w:tr>
      <w:tr w:rsidR="005326F2" w:rsidRPr="00A8156F" w14:paraId="4BCEAA84"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1FFD8BDE" w14:textId="52D0280E" w:rsidR="005326F2" w:rsidRPr="005244B8" w:rsidRDefault="005326F2" w:rsidP="00A174D3">
            <w:pPr>
              <w:spacing w:line="276" w:lineRule="auto"/>
              <w:rPr>
                <w:rFonts w:cstheme="minorHAnsi"/>
                <w:sz w:val="22"/>
                <w:szCs w:val="22"/>
              </w:rPr>
            </w:pPr>
            <w:r w:rsidRPr="005244B8">
              <w:rPr>
                <w:rFonts w:cstheme="minorHAnsi"/>
                <w:sz w:val="22"/>
                <w:szCs w:val="22"/>
              </w:rPr>
              <w:t>Oświetlenie, organizacja ruchu</w:t>
            </w:r>
          </w:p>
        </w:tc>
        <w:tc>
          <w:tcPr>
            <w:tcW w:w="0" w:type="auto"/>
            <w:hideMark/>
          </w:tcPr>
          <w:p w14:paraId="5CEB7A32"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Przekazanie wymagań technicznych urządzeń</w:t>
            </w:r>
          </w:p>
        </w:tc>
        <w:tc>
          <w:tcPr>
            <w:tcW w:w="0" w:type="auto"/>
            <w:hideMark/>
          </w:tcPr>
          <w:p w14:paraId="50BBB2FE"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2</w:t>
            </w:r>
          </w:p>
        </w:tc>
      </w:tr>
      <w:tr w:rsidR="005326F2" w:rsidRPr="00A8156F" w14:paraId="298E70B4"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5270678A" w14:textId="77777777" w:rsidR="005326F2" w:rsidRPr="005244B8" w:rsidRDefault="005326F2" w:rsidP="00A174D3">
            <w:pPr>
              <w:spacing w:line="276" w:lineRule="auto"/>
              <w:rPr>
                <w:rFonts w:cstheme="minorHAnsi"/>
                <w:sz w:val="22"/>
                <w:szCs w:val="22"/>
              </w:rPr>
            </w:pPr>
            <w:r w:rsidRPr="005244B8">
              <w:rPr>
                <w:rFonts w:cstheme="minorHAnsi"/>
                <w:sz w:val="22"/>
                <w:szCs w:val="22"/>
              </w:rPr>
              <w:t>Internet i światłowód</w:t>
            </w:r>
          </w:p>
        </w:tc>
        <w:tc>
          <w:tcPr>
            <w:tcW w:w="0" w:type="auto"/>
            <w:hideMark/>
          </w:tcPr>
          <w:p w14:paraId="3D40EDF4"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System aktywny, OCPP, billing, monitoring, płatności, konfiguracja i test integracji</w:t>
            </w:r>
          </w:p>
        </w:tc>
        <w:tc>
          <w:tcPr>
            <w:tcW w:w="0" w:type="auto"/>
            <w:hideMark/>
          </w:tcPr>
          <w:p w14:paraId="7EF574CA"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2: terenowa trasa światłowodowa, pasywne okablowanie i punkt styku z Internetem Zamawiającego</w:t>
            </w:r>
          </w:p>
        </w:tc>
      </w:tr>
      <w:tr w:rsidR="005326F2" w:rsidRPr="00A8156F" w14:paraId="5D83C836"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588684E0" w14:textId="77777777" w:rsidR="005326F2" w:rsidRPr="005244B8" w:rsidRDefault="005326F2" w:rsidP="00A174D3">
            <w:pPr>
              <w:spacing w:line="276" w:lineRule="auto"/>
              <w:rPr>
                <w:rFonts w:cstheme="minorHAnsi"/>
                <w:sz w:val="22"/>
                <w:szCs w:val="22"/>
              </w:rPr>
            </w:pPr>
            <w:r w:rsidRPr="005244B8">
              <w:rPr>
                <w:rFonts w:cstheme="minorHAnsi"/>
                <w:sz w:val="22"/>
                <w:szCs w:val="22"/>
              </w:rPr>
              <w:t>System monitorowania i zarządzania danymi dla obwodów zasilających punkty ładowania</w:t>
            </w:r>
          </w:p>
        </w:tc>
        <w:tc>
          <w:tcPr>
            <w:tcW w:w="0" w:type="auto"/>
            <w:hideMark/>
          </w:tcPr>
          <w:p w14:paraId="3BA47D43"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Dostawa, konfiguracja, integracja, uruchomienie, system centralny, element pomiarowy, analiza, archiwizacja, alarmowanie i dokumentacja zgodnie z rozdz. 4</w:t>
            </w:r>
          </w:p>
        </w:tc>
        <w:tc>
          <w:tcPr>
            <w:tcW w:w="0" w:type="auto"/>
            <w:hideMark/>
          </w:tcPr>
          <w:p w14:paraId="30663ECB"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2: infrastruktura teletechniczna; Zamówienie nr 3: odpowiednie punkty i tory pomiarowe w stacji transformatorowej</w:t>
            </w:r>
          </w:p>
        </w:tc>
      </w:tr>
      <w:tr w:rsidR="005326F2" w:rsidRPr="00A8156F" w14:paraId="2351028F"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23A4B0FC" w14:textId="77777777" w:rsidR="005326F2" w:rsidRPr="005244B8" w:rsidRDefault="005326F2" w:rsidP="00A174D3">
            <w:pPr>
              <w:spacing w:line="276" w:lineRule="auto"/>
              <w:rPr>
                <w:rFonts w:cstheme="minorHAnsi"/>
                <w:sz w:val="22"/>
                <w:szCs w:val="22"/>
              </w:rPr>
            </w:pPr>
            <w:r w:rsidRPr="005244B8">
              <w:rPr>
                <w:rFonts w:cstheme="minorHAnsi"/>
                <w:sz w:val="22"/>
                <w:szCs w:val="22"/>
              </w:rPr>
              <w:t>Projekt całej inwestycji</w:t>
            </w:r>
          </w:p>
        </w:tc>
        <w:tc>
          <w:tcPr>
            <w:tcW w:w="0" w:type="auto"/>
            <w:hideMark/>
          </w:tcPr>
          <w:p w14:paraId="00268692"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Dane technologiczne urządzeń, wymagania i uzgodnienia dotyczące technologii</w:t>
            </w:r>
          </w:p>
        </w:tc>
        <w:tc>
          <w:tcPr>
            <w:tcW w:w="0" w:type="auto"/>
            <w:hideMark/>
          </w:tcPr>
          <w:p w14:paraId="61054C67"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2: projekt całej instalacji i koordynacja międzybranżowa</w:t>
            </w:r>
          </w:p>
        </w:tc>
      </w:tr>
      <w:tr w:rsidR="005326F2" w:rsidRPr="00A8156F" w14:paraId="13C21FCB"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75DBE277" w14:textId="77777777" w:rsidR="005326F2" w:rsidRPr="005244B8" w:rsidRDefault="005326F2" w:rsidP="00A174D3">
            <w:pPr>
              <w:spacing w:line="276" w:lineRule="auto"/>
              <w:rPr>
                <w:rFonts w:cstheme="minorHAnsi"/>
                <w:sz w:val="22"/>
                <w:szCs w:val="22"/>
              </w:rPr>
            </w:pPr>
            <w:commentRangeStart w:id="0"/>
            <w:r w:rsidRPr="005244B8">
              <w:rPr>
                <w:rFonts w:cstheme="minorHAnsi"/>
                <w:sz w:val="22"/>
                <w:szCs w:val="22"/>
              </w:rPr>
              <w:t>UDT</w:t>
            </w:r>
          </w:p>
        </w:tc>
        <w:tc>
          <w:tcPr>
            <w:tcW w:w="0" w:type="auto"/>
            <w:hideMark/>
          </w:tcPr>
          <w:p w14:paraId="0F8BEA1E"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Dokumentacja producenta, obecność techniczna, testy urządzeń i usunięcie usterek własnego zakresu</w:t>
            </w:r>
          </w:p>
        </w:tc>
        <w:tc>
          <w:tcPr>
            <w:tcW w:w="0" w:type="auto"/>
            <w:hideMark/>
          </w:tcPr>
          <w:p w14:paraId="05A1302F" w14:textId="671410E8"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2: koordynacja dokumentacji i badań całej inwestycji; Zamówienie nr 3: dokumentacja i odbiory SN/nN; MEGALOG: wystąpienie jako eksploatujący i koordynacja formalna</w:t>
            </w:r>
            <w:commentRangeEnd w:id="0"/>
            <w:r w:rsidR="00183FDD" w:rsidRPr="005244B8">
              <w:rPr>
                <w:rStyle w:val="Odwoaniedokomentarza"/>
                <w:rFonts w:cstheme="minorHAnsi"/>
                <w:sz w:val="22"/>
                <w:szCs w:val="22"/>
              </w:rPr>
              <w:commentReference w:id="0"/>
            </w:r>
          </w:p>
        </w:tc>
      </w:tr>
      <w:tr w:rsidR="005326F2" w:rsidRPr="00A8156F" w14:paraId="18F14F1F"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194A6260" w14:textId="77777777" w:rsidR="005326F2" w:rsidRPr="005244B8" w:rsidRDefault="005326F2" w:rsidP="00A174D3">
            <w:pPr>
              <w:spacing w:line="276" w:lineRule="auto"/>
              <w:rPr>
                <w:rFonts w:cstheme="minorHAnsi"/>
                <w:sz w:val="22"/>
                <w:szCs w:val="22"/>
              </w:rPr>
            </w:pPr>
            <w:r w:rsidRPr="005244B8">
              <w:rPr>
                <w:rFonts w:cstheme="minorHAnsi"/>
                <w:sz w:val="22"/>
                <w:szCs w:val="22"/>
              </w:rPr>
              <w:t>Testy wspólne</w:t>
            </w:r>
          </w:p>
        </w:tc>
        <w:tc>
          <w:tcPr>
            <w:tcW w:w="0" w:type="auto"/>
            <w:hideMark/>
          </w:tcPr>
          <w:p w14:paraId="55ACB61F"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Testy urządzeń, ładowania, OCPP, komunikacji, systemu monitorowania oraz systemów zarządzania danymi</w:t>
            </w:r>
          </w:p>
        </w:tc>
        <w:tc>
          <w:tcPr>
            <w:tcW w:w="0" w:type="auto"/>
            <w:hideMark/>
          </w:tcPr>
          <w:p w14:paraId="5DD39468"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2 i 3: testy infrastruktury własnych zakresów oraz udział w testach wspólnych</w:t>
            </w:r>
          </w:p>
        </w:tc>
      </w:tr>
      <w:tr w:rsidR="005326F2" w:rsidRPr="00A8156F" w14:paraId="34F92CEE"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7C751CF8" w14:textId="77777777" w:rsidR="005326F2" w:rsidRPr="005244B8" w:rsidRDefault="005326F2" w:rsidP="00A174D3">
            <w:pPr>
              <w:spacing w:line="276" w:lineRule="auto"/>
              <w:rPr>
                <w:rFonts w:cstheme="minorHAnsi"/>
                <w:sz w:val="22"/>
                <w:szCs w:val="22"/>
              </w:rPr>
            </w:pPr>
            <w:r w:rsidRPr="005244B8">
              <w:rPr>
                <w:rFonts w:cstheme="minorHAnsi"/>
                <w:sz w:val="22"/>
                <w:szCs w:val="22"/>
              </w:rPr>
              <w:t>Podanie napięcia</w:t>
            </w:r>
          </w:p>
        </w:tc>
        <w:tc>
          <w:tcPr>
            <w:tcW w:w="0" w:type="auto"/>
            <w:hideMark/>
          </w:tcPr>
          <w:p w14:paraId="33E54597"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Udział w uruchomieniu urządzeń</w:t>
            </w:r>
          </w:p>
        </w:tc>
        <w:tc>
          <w:tcPr>
            <w:tcW w:w="0" w:type="auto"/>
            <w:hideMark/>
          </w:tcPr>
          <w:p w14:paraId="7DAB701E"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3: wykonanie infrastruktury SN/nN i podanie napięcia</w:t>
            </w:r>
          </w:p>
        </w:tc>
      </w:tr>
      <w:tr w:rsidR="005326F2" w:rsidRPr="00A8156F" w14:paraId="41BED339"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563D6DDE" w14:textId="77777777" w:rsidR="005326F2" w:rsidRPr="005244B8" w:rsidRDefault="005326F2" w:rsidP="00A174D3">
            <w:pPr>
              <w:spacing w:line="276" w:lineRule="auto"/>
              <w:rPr>
                <w:rFonts w:cstheme="minorHAnsi"/>
                <w:sz w:val="22"/>
                <w:szCs w:val="22"/>
              </w:rPr>
            </w:pPr>
            <w:r w:rsidRPr="005244B8">
              <w:rPr>
                <w:rFonts w:cstheme="minorHAnsi"/>
                <w:sz w:val="22"/>
                <w:szCs w:val="22"/>
              </w:rPr>
              <w:t>Dokumentacja powykonawcza</w:t>
            </w:r>
          </w:p>
        </w:tc>
        <w:tc>
          <w:tcPr>
            <w:tcW w:w="0" w:type="auto"/>
            <w:hideMark/>
          </w:tcPr>
          <w:p w14:paraId="0DACBB76"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Dokumentacja urządzeń i systemów Zamówienia nr 1</w:t>
            </w:r>
          </w:p>
        </w:tc>
        <w:tc>
          <w:tcPr>
            <w:tcW w:w="0" w:type="auto"/>
            <w:hideMark/>
          </w:tcPr>
          <w:p w14:paraId="36A0613B"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2: koordynacja i kompletacja dokumentacji całej inwestycji; Zamówienie nr 3: dokumentacja SN/stacji</w:t>
            </w:r>
          </w:p>
        </w:tc>
      </w:tr>
      <w:tr w:rsidR="005326F2" w:rsidRPr="00A8156F" w14:paraId="42034BA4"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50BA13CA" w14:textId="77777777" w:rsidR="005326F2" w:rsidRPr="005244B8" w:rsidRDefault="005326F2" w:rsidP="00A174D3">
            <w:pPr>
              <w:spacing w:line="276" w:lineRule="auto"/>
              <w:rPr>
                <w:rFonts w:cstheme="minorHAnsi"/>
                <w:sz w:val="22"/>
                <w:szCs w:val="22"/>
              </w:rPr>
            </w:pPr>
            <w:r w:rsidRPr="005244B8">
              <w:rPr>
                <w:rFonts w:cstheme="minorHAnsi"/>
                <w:sz w:val="22"/>
                <w:szCs w:val="22"/>
              </w:rPr>
              <w:t>Termin zakończenia</w:t>
            </w:r>
          </w:p>
        </w:tc>
        <w:tc>
          <w:tcPr>
            <w:tcW w:w="0" w:type="auto"/>
            <w:hideMark/>
          </w:tcPr>
          <w:p w14:paraId="0D95FD4F"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Realizacja zakresu umożliwiająca zakończenie całej inwestycji</w:t>
            </w:r>
          </w:p>
        </w:tc>
        <w:tc>
          <w:tcPr>
            <w:tcW w:w="0" w:type="auto"/>
            <w:hideMark/>
          </w:tcPr>
          <w:p w14:paraId="4E2379C5"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 xml:space="preserve">Zamówienia nr 2 i 3 muszą być skoordynowane z Zamówieniem nr 1 w celu zakończenia całej inwestycji do 31.12.2026 r. (z zastrzeżeniem wydłużenia terminu aneksem do </w:t>
            </w:r>
            <w:r w:rsidRPr="005244B8">
              <w:rPr>
                <w:rFonts w:cstheme="minorHAnsi"/>
                <w:sz w:val="22"/>
                <w:szCs w:val="22"/>
              </w:rPr>
              <w:lastRenderedPageBreak/>
              <w:t>Umowy dotacji); termin wykonania Zamówienia nr 1: 15.12.2026 r.</w:t>
            </w:r>
          </w:p>
        </w:tc>
      </w:tr>
    </w:tbl>
    <w:p w14:paraId="13799A96"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lastRenderedPageBreak/>
        <w:t>Żaden z wykonawców nie może jednostronnie zmieniać rozwiązania projektowego ani parametrów wpływających na zakres innego zamówienia.</w:t>
      </w:r>
    </w:p>
    <w:p w14:paraId="3B2C3553"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 przypadku stwierdzenia kolizji lub niezgodności Wykonawca zobowiązany jest niezwłocznie poinformować Zamawiającego oraz projektanta odpowiedzialnego za Zamówienie nr 2.</w:t>
      </w:r>
    </w:p>
    <w:p w14:paraId="2A0679E9"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Granice odpowiedzialności nie zwalniają Wykonawcy z obowiązku współpracy z pozostałymi wykonawcami i przekazywania informacji niezbędnych do prawidłowej realizacji całej inwestycji.</w:t>
      </w:r>
    </w:p>
    <w:p w14:paraId="557FA16E" w14:textId="77777777" w:rsidR="005326F2" w:rsidRPr="005244B8" w:rsidRDefault="00AA6895" w:rsidP="005244B8">
      <w:pPr>
        <w:spacing w:after="0" w:line="276" w:lineRule="auto"/>
        <w:jc w:val="both"/>
        <w:rPr>
          <w:rFonts w:cstheme="minorHAnsi"/>
          <w:sz w:val="22"/>
          <w:szCs w:val="22"/>
        </w:rPr>
      </w:pPr>
      <w:r>
        <w:pict w14:anchorId="4CAEFE39">
          <v:rect id="Prostokąt 81" o:spid="_x0000_s1041"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C60E53C"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8. ZAKRES WYKONAWCY</w:t>
      </w:r>
    </w:p>
    <w:p w14:paraId="4C46F454"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Zakres Wykonawcy Zamówienia nr 1 obejmuje w szczególności:</w:t>
      </w:r>
    </w:p>
    <w:p w14:paraId="591829EF"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dostawę urządzeń;</w:t>
      </w:r>
    </w:p>
    <w:p w14:paraId="0F0D937D"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transport i rozładunek;</w:t>
      </w:r>
    </w:p>
    <w:p w14:paraId="16DFD7D6"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ustawienie urządzeń na przygotowanych podstawach;</w:t>
      </w:r>
    </w:p>
    <w:p w14:paraId="2467F3C7" w14:textId="169D7F6C"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montaż;</w:t>
      </w:r>
    </w:p>
    <w:p w14:paraId="42FFD443"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wewnętrzne połączenia urządzeń;</w:t>
      </w:r>
    </w:p>
    <w:p w14:paraId="6B7EE64E"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konfigurację;</w:t>
      </w:r>
    </w:p>
    <w:p w14:paraId="7E56219D"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uruchomienie;</w:t>
      </w:r>
    </w:p>
    <w:p w14:paraId="495477CD"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nadzór nad wykonaniem podłączeń;</w:t>
      </w:r>
    </w:p>
    <w:p w14:paraId="4884BF60" w14:textId="332E2003"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integrację z systemem operatorskim OCPP, systemem płatności i systemem monitorowania (w zakresie niezbędnym do działania stacji);</w:t>
      </w:r>
    </w:p>
    <w:p w14:paraId="27AE9FCA"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konfigurację OCPP, billing i płatności;</w:t>
      </w:r>
    </w:p>
    <w:p w14:paraId="7134E105"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dostawę, konfigurację, uruchomienie i integrację Systemu monitorowania i zarządzania danymi dla obwodów zasilających punkty ładowania;</w:t>
      </w:r>
    </w:p>
    <w:p w14:paraId="14A97873" w14:textId="77777777" w:rsidR="005326F2"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przekazanie danych interfejsowych;</w:t>
      </w:r>
    </w:p>
    <w:p w14:paraId="6186F304" w14:textId="330895D7" w:rsidR="005244B8" w:rsidRPr="005244B8" w:rsidRDefault="005244B8" w:rsidP="005244B8">
      <w:pPr>
        <w:numPr>
          <w:ilvl w:val="0"/>
          <w:numId w:val="12"/>
        </w:numPr>
        <w:spacing w:after="0" w:line="276" w:lineRule="auto"/>
        <w:jc w:val="both"/>
        <w:rPr>
          <w:rFonts w:cstheme="minorHAnsi"/>
          <w:sz w:val="22"/>
          <w:szCs w:val="22"/>
        </w:rPr>
      </w:pPr>
      <w:r>
        <w:rPr>
          <w:rFonts w:cstheme="minorHAnsi"/>
          <w:sz w:val="22"/>
          <w:szCs w:val="22"/>
        </w:rPr>
        <w:t>dokumentację techniczną niezbędną do realizacji zakresu projektowania będącego elementem Zamówienia nr 2;</w:t>
      </w:r>
    </w:p>
    <w:p w14:paraId="447EA261" w14:textId="6379DD59" w:rsidR="005326F2" w:rsidRDefault="005326F2" w:rsidP="005244B8">
      <w:pPr>
        <w:numPr>
          <w:ilvl w:val="0"/>
          <w:numId w:val="12"/>
        </w:numPr>
        <w:spacing w:after="0" w:line="276" w:lineRule="auto"/>
        <w:jc w:val="both"/>
        <w:rPr>
          <w:rFonts w:cstheme="minorHAnsi"/>
          <w:sz w:val="22"/>
          <w:szCs w:val="22"/>
        </w:rPr>
      </w:pPr>
      <w:r>
        <w:rPr>
          <w:rFonts w:cstheme="minorHAnsi"/>
          <w:sz w:val="22"/>
          <w:szCs w:val="22"/>
        </w:rPr>
        <w:t xml:space="preserve">dokumentację</w:t>
      </w:r>
      <w:r>
        <w:rPr>
          <w:rFonts w:cstheme="minorHAnsi"/>
          <w:sz w:val="22"/>
          <w:szCs w:val="22"/>
        </w:rPr>
        <w:t xml:space="preserve"> techniczną (3 komplety + wersja elektroniczna) zakresu Zamówienia nr 1, stanowiącą część całości Dokumentacji Powykonawczej, wymaganej przez UDT</w:t>
      </w:r>
      <w:r>
        <w:t xml:space="preserve"> </w:t>
      </w:r>
      <w:r>
        <w:rPr>
          <w:rFonts w:cstheme="minorHAnsi"/>
          <w:sz w:val="22"/>
          <w:szCs w:val="22"/>
        </w:rPr>
        <w:t xml:space="preserve">w ramach p</w:t>
      </w:r>
      <w:r>
        <w:rPr>
          <w:rFonts w:cstheme="minorHAnsi"/>
          <w:sz w:val="22"/>
          <w:szCs w:val="22"/>
        </w:rPr>
        <w:t xml:space="preserve">rzeprowadzeni</w:t>
      </w:r>
      <w:r>
        <w:rPr>
          <w:rFonts w:cstheme="minorHAnsi"/>
          <w:sz w:val="22"/>
          <w:szCs w:val="22"/>
        </w:rPr>
        <w:t xml:space="preserve">a</w:t>
      </w:r>
      <w:r>
        <w:rPr>
          <w:rFonts w:cstheme="minorHAnsi"/>
          <w:sz w:val="22"/>
          <w:szCs w:val="22"/>
        </w:rPr>
        <w:t xml:space="preserve"> badania technicznego</w:t>
      </w:r>
      <w:del w:id="5033" w:author="Ewa Retajczyk" w:date="2026-10-20T09:17:19Z">
        <w:r>
          <w:rPr>
            <w:rFonts w:cstheme="minorHAnsi"/>
            <w:sz w:val="22"/>
            <w:szCs w:val="22"/>
          </w:rPr>
          <w:delText xml:space="preserve">,</w:delText>
        </w:r>
      </w:del>
      <w:r>
        <w:rPr>
          <w:rFonts w:cstheme="minorHAnsi"/>
          <w:sz w:val="22"/>
          <w:szCs w:val="22"/>
        </w:rPr>
        <w:t xml:space="preserve"> </w:t>
      </w:r>
      <w:ins w:id="5034" w:author="Ewa Retajczyk" w:date="2026-10-20T09:17:47Z">
        <w:r>
          <w:rPr>
            <w:rFonts w:cstheme="minorHAnsi"/>
            <w:sz w:val="22"/>
            <w:szCs w:val="22"/>
          </w:rPr>
          <w:t xml:space="preserve">(</w:t>
        </w:r>
      </w:ins>
      <w:r>
        <w:rPr>
          <w:rFonts w:cstheme="minorHAnsi"/>
          <w:sz w:val="22"/>
          <w:szCs w:val="22"/>
        </w:rPr>
        <w:t xml:space="preserve">wstępnego</w:t>
      </w:r>
      <w:ins w:id="5035" w:author="Ewa Retajczyk" w:date="2026-10-20T09:18:06Z">
        <w:r>
          <w:rPr>
            <w:rFonts w:cstheme="minorHAnsi"/>
            <w:sz w:val="22"/>
            <w:szCs w:val="22"/>
          </w:rPr>
          <w:t xml:space="preserve">)</w:t>
        </w:r>
      </w:ins>
      <w:r>
        <w:rPr>
          <w:rFonts w:cstheme="minorHAnsi"/>
          <w:sz w:val="22"/>
          <w:szCs w:val="22"/>
        </w:rPr>
        <w:t xml:space="preserve"> ogólnodostępnej stacji ładowania</w:t>
      </w:r>
      <w:r>
        <w:rPr>
          <w:rFonts w:cstheme="minorHAnsi"/>
          <w:sz w:val="22"/>
          <w:szCs w:val="22"/>
        </w:rPr>
        <w:t xml:space="preserve">,</w:t>
      </w:r>
      <w:r>
        <w:t xml:space="preserve"> </w:t>
      </w:r>
      <w:r>
        <w:t xml:space="preserve">z </w:t>
      </w:r>
      <w:r>
        <w:rPr>
          <w:rFonts w:cstheme="minorHAnsi"/>
          <w:sz w:val="22"/>
          <w:szCs w:val="22"/>
        </w:rPr>
        <w:t xml:space="preserve">wynik</w:t>
      </w:r>
      <w:r>
        <w:rPr>
          <w:rFonts w:cstheme="minorHAnsi"/>
          <w:sz w:val="22"/>
          <w:szCs w:val="22"/>
        </w:rPr>
        <w:t xml:space="preserve">iem</w:t>
      </w:r>
      <w:r>
        <w:rPr>
          <w:rFonts w:cstheme="minorHAnsi"/>
          <w:sz w:val="22"/>
          <w:szCs w:val="22"/>
        </w:rPr>
        <w:t xml:space="preserve"> </w:t>
      </w:r>
      <w:r>
        <w:rPr>
          <w:rFonts w:cstheme="minorHAnsi"/>
          <w:sz w:val="22"/>
          <w:szCs w:val="22"/>
        </w:rPr>
        <w:t xml:space="preserve">pozytywnym</w:t>
      </w:r>
      <w:ins w:id="5036" w:author="Ewa Retajczyk" w:date="2026-10-20T09:18:20Z">
        <w:r>
          <w:rPr>
            <w:rFonts w:cstheme="minorHAnsi"/>
            <w:sz w:val="22"/>
            <w:szCs w:val="22"/>
          </w:rPr>
          <w:t xml:space="preserve"> w zakresie dotyczącym urządzeń Zamówienia nr 1</w:t>
        </w:r>
      </w:ins>
      <w:r>
        <w:rPr>
          <w:rFonts w:cstheme="minorHAnsi"/>
          <w:sz w:val="22"/>
          <w:szCs w:val="22"/>
        </w:rPr>
        <w:t xml:space="preserve">;</w:t>
      </w:r>
    </w:p>
    <w:p w14:paraId="49282B78"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szkolenie;</w:t>
      </w:r>
    </w:p>
    <w:p w14:paraId="25187855"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wsparcie przy odbiorach i UDT;</w:t>
      </w:r>
    </w:p>
    <w:p w14:paraId="36CD1146"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serwis gwarancyjny.</w:t>
      </w:r>
    </w:p>
    <w:p w14:paraId="741C6D56"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przekaże dane niezbędne do wykonania pozostałych elementów infrastruktury, w szczególności:</w:t>
      </w:r>
    </w:p>
    <w:p w14:paraId="019B8451"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gabaryty;</w:t>
      </w:r>
    </w:p>
    <w:p w14:paraId="462FC582"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wymagania dotyczące posadowienia;</w:t>
      </w:r>
    </w:p>
    <w:p w14:paraId="31B8DAE7"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obciążenia;</w:t>
      </w:r>
    </w:p>
    <w:p w14:paraId="1BB2AA95"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schematy;</w:t>
      </w:r>
    </w:p>
    <w:p w14:paraId="3046E7BA"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listę zacisków;</w:t>
      </w:r>
    </w:p>
    <w:p w14:paraId="2B349CFE"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wymagania dotyczące kabli;</w:t>
      </w:r>
    </w:p>
    <w:p w14:paraId="1C778E9F"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wymagania dotyczące zabezpieczeń;</w:t>
      </w:r>
    </w:p>
    <w:p w14:paraId="31A73524"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bilans mocy;</w:t>
      </w:r>
    </w:p>
    <w:p w14:paraId="76AE7593"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wymagania komunikacyjne;</w:t>
      </w:r>
    </w:p>
    <w:p w14:paraId="1DE17DE4"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lastRenderedPageBreak/>
        <w:t>wymagane strefy serwisowe;</w:t>
      </w:r>
    </w:p>
    <w:p w14:paraId="6EA76679"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wymagania dotyczące wentylacji, chłodzenia i ochrony urządzeń;</w:t>
      </w:r>
    </w:p>
    <w:p w14:paraId="27131736"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wymagania dotyczące wykonania i prowadzenia przewodów;</w:t>
      </w:r>
    </w:p>
    <w:p w14:paraId="226E31A2"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wymagania dotyczące maksymalnych długości połączeń;</w:t>
      </w:r>
    </w:p>
    <w:p w14:paraId="7872E479"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wymagania dotyczące torów pomiarowych i komunikacji Systemu monitorowania i zarządzania danymi dla obwodów zasilających punkty ładowania.</w:t>
      </w:r>
    </w:p>
    <w:p w14:paraId="6AB3E0E1" w14:textId="0B8EDB66"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Wykonanie infrastruktury SN, stacji transformatorowej, zewnętrznych instalacji nN/DC, tras kablowych, robót ziemnych, fundamentów, oświetlenia i stanowisk postojowych odbywa się w ramach Zamówienia nr 2 i Zamówienia nr 3, zgodnie z ich zakresami.</w:t>
      </w:r>
    </w:p>
    <w:p w14:paraId="11C6F95F" w14:textId="77777777" w:rsidR="005326F2" w:rsidRPr="005244B8" w:rsidRDefault="00AA6895" w:rsidP="005244B8">
      <w:pPr>
        <w:spacing w:after="0" w:line="276" w:lineRule="auto"/>
        <w:jc w:val="both"/>
        <w:rPr>
          <w:rFonts w:cstheme="minorHAnsi"/>
          <w:sz w:val="22"/>
          <w:szCs w:val="22"/>
        </w:rPr>
      </w:pPr>
      <w:r>
        <w:pict w14:anchorId="0D670878">
          <v:rect id="Prostokąt 79" o:spid="_x0000_s1040"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9597EFE"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9. TESTY I ODBIÓR</w:t>
      </w:r>
    </w:p>
    <w:p w14:paraId="196982B5" w14:textId="02839666" w:rsidR="005326F2" w:rsidRPr="005244B8" w:rsidRDefault="005326F2" w:rsidP="005244B8">
      <w:pPr>
        <w:spacing w:after="0" w:line="276" w:lineRule="auto"/>
        <w:jc w:val="both"/>
        <w:rPr>
          <w:rFonts w:cstheme="minorHAnsi"/>
          <w:sz w:val="22"/>
          <w:szCs w:val="22"/>
        </w:rPr>
      </w:pPr>
      <w:r w:rsidRPr="005244B8">
        <w:rPr>
          <w:rFonts w:cstheme="minorHAnsi"/>
          <w:sz w:val="22"/>
          <w:szCs w:val="22"/>
        </w:rPr>
        <w:t xml:space="preserve">Odbiór </w:t>
      </w:r>
      <w:r w:rsidR="00A8156F" w:rsidRPr="005244B8">
        <w:rPr>
          <w:rFonts w:cstheme="minorHAnsi"/>
          <w:sz w:val="22"/>
          <w:szCs w:val="22"/>
        </w:rPr>
        <w:t xml:space="preserve">Przedmiotu zamówienia </w:t>
      </w:r>
      <w:r w:rsidRPr="005244B8">
        <w:rPr>
          <w:rFonts w:cstheme="minorHAnsi"/>
          <w:sz w:val="22"/>
          <w:szCs w:val="22"/>
        </w:rPr>
        <w:t>obejmuje w szczególności:</w:t>
      </w:r>
    </w:p>
    <w:p w14:paraId="7FC82893"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sprawdzenie kompletności dostawy;</w:t>
      </w:r>
    </w:p>
    <w:p w14:paraId="3CC992E7"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sprawdzenie numerów seryjnych;</w:t>
      </w:r>
    </w:p>
    <w:p w14:paraId="1C15795E"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sprawdzenie dokumentacji;</w:t>
      </w:r>
    </w:p>
    <w:p w14:paraId="7EDDCFA1"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bezpieczeństwa;</w:t>
      </w:r>
    </w:p>
    <w:p w14:paraId="1E735471"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wyłączenia awaryjnego;</w:t>
      </w:r>
    </w:p>
    <w:p w14:paraId="497B3DC1"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ładowania każdego punktu;</w:t>
      </w:r>
    </w:p>
    <w:p w14:paraId="17FCF2A0"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komunikacji;</w:t>
      </w:r>
    </w:p>
    <w:p w14:paraId="5DF4B1F9"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OCPP;</w:t>
      </w:r>
    </w:p>
    <w:p w14:paraId="0F5C9319"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zdalnego monitoringu;</w:t>
      </w:r>
    </w:p>
    <w:p w14:paraId="6D83E04D"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systemu zarządzania;</w:t>
      </w:r>
    </w:p>
    <w:p w14:paraId="7740C8FB"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płatności;</w:t>
      </w:r>
    </w:p>
    <w:p w14:paraId="0B6B2B50"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prezentacji ceny;</w:t>
      </w:r>
    </w:p>
    <w:p w14:paraId="296965B8"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przekazywania danych;</w:t>
      </w:r>
    </w:p>
    <w:p w14:paraId="4B700C86"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funkcjonalności redundantnych przewodów i złączy (jeżeli zaoferowano drugi przewód), w tym potwierdzenie, że w danej chwili aktywny jest wyłącznie jeden przewód;</w:t>
      </w:r>
    </w:p>
    <w:p w14:paraId="249D51DD"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 równoczesnej pracy punktów w warunkach określonych przez strony;</w:t>
      </w:r>
    </w:p>
    <w:p w14:paraId="425A5551"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 współpracy z systemem ograniczania mocy dostępnej po stronie AC;</w:t>
      </w:r>
    </w:p>
    <w:p w14:paraId="1E87C996"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Systemu monitorowania i zarządzania danymi dla obwodów zasilających punkty ładowania, obejmujące wymagania określone w rozdziale 4;</w:t>
      </w:r>
    </w:p>
    <w:p w14:paraId="5A4D4C11"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udział w zbiorczym teście całej stacji.</w:t>
      </w:r>
    </w:p>
    <w:p w14:paraId="626C1A71"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przedstawi wyniki testów oraz dokumentację potwierdzającą prawidłową pracę urządzeń.</w:t>
      </w:r>
    </w:p>
    <w:p w14:paraId="683F3AF6"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Testy całej stacji będą prowadzone przy współudziale wykonawców Zamówienia nr 1, Zamówienia nr 2 i Zamówienia nr 3.</w:t>
      </w:r>
    </w:p>
    <w:p w14:paraId="5CC5EE5F" w14:textId="0D2D7F54" w:rsidR="005326F2" w:rsidRPr="005244B8" w:rsidRDefault="005326F2" w:rsidP="005244B8">
      <w:pPr>
        <w:spacing w:after="0" w:line="276" w:lineRule="auto"/>
        <w:jc w:val="both"/>
        <w:rPr>
          <w:rFonts w:cstheme="minorHAnsi"/>
          <w:sz w:val="22"/>
          <w:szCs w:val="22"/>
        </w:rPr>
      </w:pPr>
      <w:r w:rsidRPr="005244B8">
        <w:rPr>
          <w:rFonts w:cstheme="minorHAnsi"/>
          <w:sz w:val="22"/>
          <w:szCs w:val="22"/>
        </w:rPr>
        <w:t xml:space="preserve">Test wspólny powinien potwierdzić prawidłową współpracę </w:t>
      </w:r>
      <w:r w:rsidR="00A8156F" w:rsidRPr="005244B8">
        <w:rPr>
          <w:rFonts w:cstheme="minorHAnsi"/>
          <w:sz w:val="22"/>
          <w:szCs w:val="22"/>
        </w:rPr>
        <w:t xml:space="preserve">stacji </w:t>
      </w:r>
      <w:r w:rsidRPr="005244B8">
        <w:rPr>
          <w:rFonts w:cstheme="minorHAnsi"/>
          <w:sz w:val="22"/>
          <w:szCs w:val="22"/>
        </w:rPr>
        <w:t>ładowania z infrastrukturą SN/nN, instalacjami AC/DC, Systemem monitorowania i zarządzania danymi dla obwodów zasilających punkty ładowania oraz ograniczeniem mocy przyłączeniowej.</w:t>
      </w:r>
    </w:p>
    <w:p w14:paraId="305687C8" w14:textId="77777777" w:rsidR="005326F2" w:rsidRPr="005244B8" w:rsidRDefault="00AA6895" w:rsidP="005244B8">
      <w:pPr>
        <w:spacing w:after="0" w:line="276" w:lineRule="auto"/>
        <w:jc w:val="both"/>
        <w:rPr>
          <w:rFonts w:cstheme="minorHAnsi"/>
          <w:sz w:val="22"/>
          <w:szCs w:val="22"/>
        </w:rPr>
      </w:pPr>
      <w:r>
        <w:pict w14:anchorId="756260EB">
          <v:rect id="Prostokąt 77" o:spid="_x0000_s1039"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2A3D243"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10. GWARANCJA I SERWIS</w:t>
      </w:r>
    </w:p>
    <w:p w14:paraId="61C5F635" w14:textId="5469098E" w:rsidR="005326F2" w:rsidRPr="005244B8" w:rsidRDefault="005326F2" w:rsidP="005244B8">
      <w:pPr>
        <w:spacing w:after="0" w:line="276" w:lineRule="auto"/>
        <w:jc w:val="both"/>
        <w:rPr>
          <w:rFonts w:cstheme="minorHAnsi"/>
          <w:sz w:val="22"/>
          <w:szCs w:val="22"/>
        </w:rPr>
      </w:pPr>
      <w:r>
        <w:rPr>
          <w:rFonts w:cstheme="minorHAnsi"/>
          <w:sz w:val="22"/>
          <w:szCs w:val="22"/>
        </w:rPr>
        <w:t xml:space="preserve">Wymaganiem obligatoryjnym jest udzielenie przez Wykonawcę gwarancji na okres co najmniej 60 miesięcy (5 lat) na </w:t>
      </w:r>
      <w:r>
        <w:rPr>
          <w:rFonts w:cstheme="minorHAnsi"/>
          <w:sz w:val="22"/>
          <w:szCs w:val="22"/>
        </w:rPr>
        <w:t xml:space="preserve">pełen zakres przedmiotu zamówienia</w:t>
      </w:r>
      <w:r>
        <w:rPr>
          <w:rFonts w:cstheme="minorHAnsi"/>
          <w:sz w:val="22"/>
          <w:szCs w:val="22"/>
        </w:rPr>
        <w:t xml:space="preserve">, liczony od dnia </w:t>
      </w:r>
      <w:del w:id="5039" w:author="Ewa Retajczyk" w:date="2026-10-20T09:20:11Z">
        <w:r>
          <w:rPr>
            <w:rFonts w:cstheme="minorHAnsi"/>
            <w:sz w:val="22"/>
            <w:szCs w:val="22"/>
          </w:rPr>
          <w:delText xml:space="preserve">uzyskania</w:delText>
        </w:r>
      </w:del>
      <w:ins w:id="5040" w:author="Ewa Retajczyk" w:date="2026-10-20T09:20:27Z">
        <w:r>
          <w:rPr>
            <w:rFonts w:cstheme="minorHAnsi"/>
            <w:sz w:val="22"/>
            <w:szCs w:val="22"/>
          </w:rPr>
          <w:t xml:space="preserve">podpisania</w:t>
        </w:r>
      </w:ins>
      <w:r>
        <w:rPr>
          <w:rFonts w:cstheme="minorHAnsi"/>
          <w:sz w:val="22"/>
          <w:szCs w:val="22"/>
        </w:rPr>
        <w:t xml:space="preserve"> </w:t>
      </w:r>
      <w:del w:id="5041" w:author="Ewa Retajczyk" w:date="2026-10-20T09:20:31Z">
        <w:r>
          <w:rPr>
            <w:rFonts w:cstheme="minorHAnsi"/>
            <w:sz w:val="22"/>
            <w:szCs w:val="22"/>
          </w:rPr>
          <w:delText xml:space="preserve">pozwolenia</w:delText>
        </w:r>
      </w:del>
      <w:ins w:id="5042" w:author="Ewa Retajczyk" w:date="2026-10-20T09:20:47Z">
        <w:r>
          <w:rPr>
            <w:rFonts w:cstheme="minorHAnsi"/>
            <w:sz w:val="22"/>
            <w:szCs w:val="22"/>
          </w:rPr>
          <w:t xml:space="preserve">protokołu</w:t>
        </w:r>
      </w:ins>
      <w:r>
        <w:rPr>
          <w:rFonts w:cstheme="minorHAnsi"/>
          <w:sz w:val="22"/>
          <w:szCs w:val="22"/>
        </w:rPr>
        <w:t xml:space="preserve"> UDT</w:t>
      </w:r>
      <w:ins w:id="5043" w:author="Ewa Retajczyk" w:date="2026-10-20T09:21:07Z">
        <w:r>
          <w:rPr>
            <w:rFonts w:cstheme="minorHAnsi"/>
            <w:sz w:val="22"/>
            <w:szCs w:val="22"/>
          </w:rPr>
          <w:t xml:space="preserve"> dopuszczającego do eksploatacji ostatniej stacji ładowania</w:t>
        </w:r>
      </w:ins>
      <w:r>
        <w:rPr>
          <w:rFonts w:cstheme="minorHAnsi"/>
          <w:sz w:val="22"/>
          <w:szCs w:val="22"/>
        </w:rPr>
        <w:t xml:space="preserve">.</w:t>
      </w:r>
    </w:p>
    <w:p w14:paraId="02832CFF"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Gwarancja obejmuje w szczególności:</w:t>
      </w:r>
    </w:p>
    <w:p w14:paraId="7D61DFAA" w14:textId="5CA0727D" w:rsidR="005326F2" w:rsidRPr="005244B8" w:rsidRDefault="00183FDD" w:rsidP="005244B8">
      <w:pPr>
        <w:numPr>
          <w:ilvl w:val="0"/>
          <w:numId w:val="15"/>
        </w:numPr>
        <w:spacing w:after="0" w:line="276" w:lineRule="auto"/>
        <w:jc w:val="both"/>
        <w:rPr>
          <w:rFonts w:cstheme="minorHAnsi"/>
          <w:sz w:val="22"/>
          <w:szCs w:val="22"/>
        </w:rPr>
      </w:pPr>
      <w:r w:rsidRPr="005244B8">
        <w:rPr>
          <w:rFonts w:cstheme="minorHAnsi"/>
          <w:sz w:val="22"/>
          <w:szCs w:val="22"/>
        </w:rPr>
        <w:t xml:space="preserve">stacje </w:t>
      </w:r>
      <w:r w:rsidR="005326F2" w:rsidRPr="005244B8">
        <w:rPr>
          <w:rFonts w:cstheme="minorHAnsi"/>
          <w:sz w:val="22"/>
          <w:szCs w:val="22"/>
        </w:rPr>
        <w:t>ładowania;</w:t>
      </w:r>
    </w:p>
    <w:p w14:paraId="2ECE8355" w14:textId="77777777" w:rsidR="005326F2" w:rsidRPr="005244B8" w:rsidRDefault="005326F2" w:rsidP="005244B8">
      <w:pPr>
        <w:numPr>
          <w:ilvl w:val="0"/>
          <w:numId w:val="15"/>
        </w:numPr>
        <w:spacing w:after="0" w:line="276" w:lineRule="auto"/>
        <w:jc w:val="both"/>
        <w:rPr>
          <w:rFonts w:cstheme="minorHAnsi"/>
          <w:sz w:val="22"/>
          <w:szCs w:val="22"/>
        </w:rPr>
      </w:pPr>
      <w:r w:rsidRPr="005244B8">
        <w:rPr>
          <w:rFonts w:cstheme="minorHAnsi"/>
          <w:sz w:val="22"/>
          <w:szCs w:val="22"/>
        </w:rPr>
        <w:t>jednostki przekształtnikowe;</w:t>
      </w:r>
    </w:p>
    <w:p w14:paraId="439126F9" w14:textId="77777777" w:rsidR="005326F2" w:rsidRPr="005244B8" w:rsidRDefault="005326F2" w:rsidP="005244B8">
      <w:pPr>
        <w:numPr>
          <w:ilvl w:val="0"/>
          <w:numId w:val="15"/>
        </w:numPr>
        <w:spacing w:after="0" w:line="276" w:lineRule="auto"/>
        <w:jc w:val="both"/>
        <w:rPr>
          <w:rFonts w:cstheme="minorHAnsi"/>
          <w:sz w:val="22"/>
          <w:szCs w:val="22"/>
        </w:rPr>
      </w:pPr>
      <w:r w:rsidRPr="005244B8">
        <w:rPr>
          <w:rFonts w:cstheme="minorHAnsi"/>
          <w:sz w:val="22"/>
          <w:szCs w:val="22"/>
        </w:rPr>
        <w:lastRenderedPageBreak/>
        <w:t>przewody i złącza CCS2;</w:t>
      </w:r>
    </w:p>
    <w:p w14:paraId="32910928" w14:textId="77777777" w:rsidR="005326F2" w:rsidRPr="005244B8" w:rsidRDefault="005326F2" w:rsidP="005244B8">
      <w:pPr>
        <w:numPr>
          <w:ilvl w:val="0"/>
          <w:numId w:val="15"/>
        </w:numPr>
        <w:spacing w:after="0" w:line="276" w:lineRule="auto"/>
        <w:jc w:val="both"/>
        <w:rPr>
          <w:rFonts w:cstheme="minorHAnsi"/>
          <w:sz w:val="22"/>
          <w:szCs w:val="22"/>
        </w:rPr>
      </w:pPr>
      <w:r w:rsidRPr="005244B8">
        <w:rPr>
          <w:rFonts w:cstheme="minorHAnsi"/>
          <w:sz w:val="22"/>
          <w:szCs w:val="22"/>
        </w:rPr>
        <w:t>systemy sterowania;</w:t>
      </w:r>
    </w:p>
    <w:p w14:paraId="01191030" w14:textId="77777777" w:rsidR="005326F2" w:rsidRPr="005244B8" w:rsidRDefault="005326F2" w:rsidP="005244B8">
      <w:pPr>
        <w:numPr>
          <w:ilvl w:val="0"/>
          <w:numId w:val="15"/>
        </w:numPr>
        <w:spacing w:after="0" w:line="276" w:lineRule="auto"/>
        <w:jc w:val="both"/>
        <w:rPr>
          <w:rFonts w:cstheme="minorHAnsi"/>
          <w:sz w:val="22"/>
          <w:szCs w:val="22"/>
        </w:rPr>
      </w:pPr>
      <w:r w:rsidRPr="005244B8">
        <w:rPr>
          <w:rFonts w:cstheme="minorHAnsi"/>
          <w:sz w:val="22"/>
          <w:szCs w:val="22"/>
        </w:rPr>
        <w:t>elementy komunikacyjne;</w:t>
      </w:r>
    </w:p>
    <w:p w14:paraId="398EADF2" w14:textId="77777777" w:rsidR="005326F2" w:rsidRPr="005244B8" w:rsidRDefault="005326F2" w:rsidP="005244B8">
      <w:pPr>
        <w:numPr>
          <w:ilvl w:val="0"/>
          <w:numId w:val="15"/>
        </w:numPr>
        <w:spacing w:after="0" w:line="276" w:lineRule="auto"/>
        <w:jc w:val="both"/>
        <w:rPr>
          <w:rFonts w:cstheme="minorHAnsi"/>
          <w:sz w:val="22"/>
          <w:szCs w:val="22"/>
        </w:rPr>
      </w:pPr>
      <w:r w:rsidRPr="005244B8">
        <w:rPr>
          <w:rFonts w:cstheme="minorHAnsi"/>
          <w:sz w:val="22"/>
          <w:szCs w:val="22"/>
        </w:rPr>
        <w:t>System monitorowania i zarządzania danymi dla obwodów zasilających punkty ładowania;</w:t>
      </w:r>
    </w:p>
    <w:p w14:paraId="31B3F2B6" w14:textId="77777777" w:rsidR="005326F2" w:rsidRPr="005244B8" w:rsidRDefault="005326F2" w:rsidP="005244B8">
      <w:pPr>
        <w:numPr>
          <w:ilvl w:val="0"/>
          <w:numId w:val="15"/>
        </w:numPr>
        <w:spacing w:after="0" w:line="276" w:lineRule="auto"/>
        <w:jc w:val="both"/>
        <w:rPr>
          <w:rFonts w:cstheme="minorHAnsi"/>
          <w:sz w:val="22"/>
          <w:szCs w:val="22"/>
        </w:rPr>
      </w:pPr>
      <w:r w:rsidRPr="005244B8">
        <w:rPr>
          <w:rFonts w:cstheme="minorHAnsi"/>
          <w:sz w:val="22"/>
          <w:szCs w:val="22"/>
        </w:rPr>
        <w:t>oprogramowanie niezbędne do funkcjonowania systemu w zakresie objętym ofertą.</w:t>
      </w:r>
    </w:p>
    <w:p w14:paraId="5F72EE3B"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określi:</w:t>
      </w:r>
    </w:p>
    <w:p w14:paraId="572A3D86" w14:textId="77777777" w:rsidR="005326F2" w:rsidRPr="005244B8" w:rsidRDefault="005326F2" w:rsidP="005244B8">
      <w:pPr>
        <w:numPr>
          <w:ilvl w:val="0"/>
          <w:numId w:val="16"/>
        </w:numPr>
        <w:spacing w:after="0" w:line="276" w:lineRule="auto"/>
        <w:jc w:val="both"/>
        <w:rPr>
          <w:rFonts w:cstheme="minorHAnsi"/>
          <w:sz w:val="22"/>
          <w:szCs w:val="22"/>
        </w:rPr>
      </w:pPr>
      <w:r w:rsidRPr="005244B8">
        <w:rPr>
          <w:rFonts w:cstheme="minorHAnsi"/>
          <w:sz w:val="22"/>
          <w:szCs w:val="22"/>
        </w:rPr>
        <w:t>czas reakcji zdalnej;</w:t>
      </w:r>
    </w:p>
    <w:p w14:paraId="0A8733B2" w14:textId="77777777" w:rsidR="005326F2" w:rsidRPr="005244B8" w:rsidRDefault="005326F2" w:rsidP="005244B8">
      <w:pPr>
        <w:numPr>
          <w:ilvl w:val="0"/>
          <w:numId w:val="16"/>
        </w:numPr>
        <w:spacing w:after="0" w:line="276" w:lineRule="auto"/>
        <w:jc w:val="both"/>
        <w:rPr>
          <w:rFonts w:cstheme="minorHAnsi"/>
          <w:sz w:val="22"/>
          <w:szCs w:val="22"/>
        </w:rPr>
      </w:pPr>
      <w:r w:rsidRPr="005244B8">
        <w:rPr>
          <w:rFonts w:cstheme="minorHAnsi"/>
          <w:sz w:val="22"/>
          <w:szCs w:val="22"/>
        </w:rPr>
        <w:t>czas reakcji serwisowej na miejscu;</w:t>
      </w:r>
    </w:p>
    <w:p w14:paraId="7FD6EA5C" w14:textId="77777777" w:rsidR="005326F2" w:rsidRPr="005244B8" w:rsidRDefault="005326F2" w:rsidP="005244B8">
      <w:pPr>
        <w:numPr>
          <w:ilvl w:val="0"/>
          <w:numId w:val="16"/>
        </w:numPr>
        <w:spacing w:after="0" w:line="276" w:lineRule="auto"/>
        <w:jc w:val="both"/>
        <w:rPr>
          <w:rFonts w:cstheme="minorHAnsi"/>
          <w:sz w:val="22"/>
          <w:szCs w:val="22"/>
        </w:rPr>
      </w:pPr>
      <w:r w:rsidRPr="005244B8">
        <w:rPr>
          <w:rFonts w:cstheme="minorHAnsi"/>
          <w:sz w:val="22"/>
          <w:szCs w:val="22"/>
        </w:rPr>
        <w:t>maksymalny czas usunięcia awarii;</w:t>
      </w:r>
    </w:p>
    <w:p w14:paraId="72E9BC30" w14:textId="77777777" w:rsidR="005326F2" w:rsidRPr="005244B8" w:rsidRDefault="005326F2" w:rsidP="005244B8">
      <w:pPr>
        <w:numPr>
          <w:ilvl w:val="0"/>
          <w:numId w:val="16"/>
        </w:numPr>
        <w:spacing w:after="0" w:line="276" w:lineRule="auto"/>
        <w:jc w:val="both"/>
        <w:rPr>
          <w:rFonts w:cstheme="minorHAnsi"/>
          <w:sz w:val="22"/>
          <w:szCs w:val="22"/>
        </w:rPr>
      </w:pPr>
      <w:r w:rsidRPr="005244B8">
        <w:rPr>
          <w:rFonts w:cstheme="minorHAnsi"/>
          <w:sz w:val="22"/>
          <w:szCs w:val="22"/>
        </w:rPr>
        <w:t>dostępność części zamiennych;</w:t>
      </w:r>
    </w:p>
    <w:p w14:paraId="0BE56584" w14:textId="77777777" w:rsidR="005326F2" w:rsidRPr="005244B8" w:rsidRDefault="005326F2" w:rsidP="005244B8">
      <w:pPr>
        <w:numPr>
          <w:ilvl w:val="0"/>
          <w:numId w:val="16"/>
        </w:numPr>
        <w:spacing w:after="0" w:line="276" w:lineRule="auto"/>
        <w:jc w:val="both"/>
        <w:rPr>
          <w:rFonts w:cstheme="minorHAnsi"/>
          <w:sz w:val="22"/>
          <w:szCs w:val="22"/>
        </w:rPr>
      </w:pPr>
      <w:r w:rsidRPr="005244B8">
        <w:rPr>
          <w:rFonts w:cstheme="minorHAnsi"/>
          <w:sz w:val="22"/>
          <w:szCs w:val="22"/>
        </w:rPr>
        <w:t>sposób realizacji przeglądów;</w:t>
      </w:r>
    </w:p>
    <w:p w14:paraId="7A7437F7" w14:textId="77777777" w:rsidR="005326F2" w:rsidRPr="005244B8" w:rsidRDefault="005326F2" w:rsidP="005244B8">
      <w:pPr>
        <w:numPr>
          <w:ilvl w:val="0"/>
          <w:numId w:val="16"/>
        </w:numPr>
        <w:spacing w:after="0" w:line="276" w:lineRule="auto"/>
        <w:jc w:val="both"/>
        <w:rPr>
          <w:rFonts w:cstheme="minorHAnsi"/>
          <w:sz w:val="22"/>
          <w:szCs w:val="22"/>
        </w:rPr>
      </w:pPr>
      <w:r w:rsidRPr="005244B8">
        <w:rPr>
          <w:rFonts w:cstheme="minorHAnsi"/>
          <w:sz w:val="22"/>
          <w:szCs w:val="22"/>
        </w:rPr>
        <w:t>zasady aktualizacji oprogramowania;</w:t>
      </w:r>
    </w:p>
    <w:p w14:paraId="5793F5B7" w14:textId="77777777" w:rsidR="005326F2" w:rsidRPr="005244B8" w:rsidRDefault="005326F2" w:rsidP="005244B8">
      <w:pPr>
        <w:numPr>
          <w:ilvl w:val="0"/>
          <w:numId w:val="16"/>
        </w:numPr>
        <w:spacing w:after="0" w:line="276" w:lineRule="auto"/>
        <w:jc w:val="both"/>
        <w:rPr>
          <w:rFonts w:cstheme="minorHAnsi"/>
          <w:sz w:val="22"/>
          <w:szCs w:val="22"/>
        </w:rPr>
      </w:pPr>
      <w:r w:rsidRPr="005244B8">
        <w:rPr>
          <w:rFonts w:cstheme="minorHAnsi"/>
          <w:sz w:val="22"/>
          <w:szCs w:val="22"/>
        </w:rPr>
        <w:t>warunki utrzymania systemu po zakończeniu gwarancji.</w:t>
      </w:r>
    </w:p>
    <w:p w14:paraId="62465867" w14:textId="77777777" w:rsidR="005326F2" w:rsidRPr="005244B8" w:rsidRDefault="00AA6895" w:rsidP="005244B8">
      <w:pPr>
        <w:spacing w:after="0" w:line="276" w:lineRule="auto"/>
        <w:jc w:val="both"/>
        <w:rPr>
          <w:rFonts w:cstheme="minorHAnsi"/>
          <w:sz w:val="22"/>
          <w:szCs w:val="22"/>
        </w:rPr>
      </w:pPr>
      <w:r>
        <w:pict w14:anchorId="76A9AB23">
          <v:rect id="Prostokąt 75" o:spid="_x0000_s1038"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FBA48FA"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11. TERMIN REALIZACJI</w:t>
      </w:r>
    </w:p>
    <w:p w14:paraId="688E6553" w14:textId="207BCDB3" w:rsidR="00851144" w:rsidRPr="005244B8" w:rsidRDefault="00000000" w:rsidP="005244B8">
      <w:pPr>
        <w:spacing w:after="0" w:line="276" w:lineRule="auto"/>
        <w:jc w:val="both"/>
        <w:rPr>
          <w:rFonts w:cstheme="minorHAnsi"/>
          <w:sz w:val="22"/>
          <w:szCs w:val="22"/>
        </w:rPr>
      </w:pPr>
      <w:r>
        <w:rPr>
          <w:rFonts w:cstheme="minorHAnsi"/>
          <w:sz w:val="22"/>
          <w:szCs w:val="22"/>
        </w:rPr>
        <w:t xml:space="preserve">Termin wykonania Zamówienia nr 1 (dostawa, montaż</w:t>
      </w:r>
      <w:del w:id="5044" w:author="Ewa Retajczyk" w:date="2026-10-20T09:21:07Z">
        <w:r>
          <w:rPr>
            <w:rFonts w:cstheme="minorHAnsi"/>
            <w:sz w:val="22"/>
            <w:szCs w:val="22"/>
          </w:rPr>
          <w:delText xml:space="preserve"> technologiczny</w:delText>
        </w:r>
      </w:del>
      <w:r>
        <w:rPr>
          <w:rFonts w:cstheme="minorHAnsi"/>
          <w:sz w:val="22"/>
          <w:szCs w:val="22"/>
        </w:rPr>
        <w:t xml:space="preserve">, konfiguracja, uruchomienie, testy zakresu własnego Wykonawcy i przekazanie kompletnej dokumentacji do odbiorów): do dnia 15.12.2026 r., z możliwością wydłużenia po uzyskaniu przez Zamawiającego zgody NFOŚiGW potwierdzonej aneksem do Umowy </w:t>
      </w:r>
      <w:r>
        <w:rPr>
          <w:rFonts w:cstheme="minorHAnsi"/>
          <w:sz w:val="22"/>
          <w:szCs w:val="22"/>
        </w:rPr>
        <w:t xml:space="preserve">o dofinansow</w:t>
      </w:r>
      <w:r>
        <w:rPr>
          <w:rFonts w:cstheme="minorHAnsi"/>
          <w:sz w:val="22"/>
          <w:szCs w:val="22"/>
        </w:rPr>
        <w:t xml:space="preserve">a</w:t>
      </w:r>
      <w:r>
        <w:rPr>
          <w:rFonts w:cstheme="minorHAnsi"/>
          <w:sz w:val="22"/>
          <w:szCs w:val="22"/>
        </w:rPr>
        <w:t xml:space="preserve">nie</w:t>
      </w:r>
      <w:r>
        <w:rPr>
          <w:rFonts w:cstheme="minorHAnsi"/>
          <w:sz w:val="22"/>
          <w:szCs w:val="22"/>
        </w:rPr>
        <w:t xml:space="preserve">. W takim przypadku termin wykonania zamówienia zostanie zmieniony aneksem do umowy z Wykonawcą w zakresie wynikającym z aneksu do Umowy dotacji.</w:t>
      </w:r>
    </w:p>
    <w:p w14:paraId="39D21E6F" w14:textId="77777777" w:rsidR="00851144" w:rsidRPr="005244B8" w:rsidRDefault="00000000" w:rsidP="005244B8">
      <w:pPr>
        <w:spacing w:after="0" w:line="276" w:lineRule="auto"/>
        <w:jc w:val="both"/>
        <w:rPr>
          <w:rFonts w:cstheme="minorHAnsi"/>
          <w:sz w:val="22"/>
          <w:szCs w:val="22"/>
        </w:rPr>
      </w:pPr>
      <w:r w:rsidRPr="005244B8">
        <w:rPr>
          <w:rFonts w:cstheme="minorHAnsi"/>
          <w:sz w:val="22"/>
          <w:szCs w:val="22"/>
        </w:rPr>
        <w:t>Graniczny termin dostawy sprzętu na miejsce realizacji: nie później niż do dnia 30.11.2026 r. Termin dostawy sprzętu (w dniach kalendarzowych od dnia zawarcia umowy) podlega ocenie w kryterium opisanym w pkt 16.2; oferta z terminem dostawy późniejszym niż 30.11.2026 r. zostanie odrzucona.</w:t>
      </w:r>
    </w:p>
    <w:p w14:paraId="4CE656C6"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poda:</w:t>
      </w:r>
    </w:p>
    <w:p w14:paraId="3B9BCA96" w14:textId="77777777" w:rsidR="005326F2" w:rsidRPr="005244B8" w:rsidRDefault="005326F2" w:rsidP="005244B8">
      <w:pPr>
        <w:numPr>
          <w:ilvl w:val="0"/>
          <w:numId w:val="17"/>
        </w:numPr>
        <w:spacing w:after="0" w:line="276" w:lineRule="auto"/>
        <w:jc w:val="both"/>
        <w:rPr>
          <w:rFonts w:cstheme="minorHAnsi"/>
          <w:sz w:val="22"/>
          <w:szCs w:val="22"/>
        </w:rPr>
      </w:pPr>
      <w:r w:rsidRPr="005244B8">
        <w:rPr>
          <w:rFonts w:cstheme="minorHAnsi"/>
          <w:sz w:val="22"/>
          <w:szCs w:val="22"/>
        </w:rPr>
        <w:t>termin przekazania danych interfejsowych;</w:t>
      </w:r>
    </w:p>
    <w:p w14:paraId="62B7C278" w14:textId="77777777" w:rsidR="005326F2" w:rsidRPr="005244B8" w:rsidRDefault="005326F2" w:rsidP="005244B8">
      <w:pPr>
        <w:numPr>
          <w:ilvl w:val="0"/>
          <w:numId w:val="17"/>
        </w:numPr>
        <w:spacing w:after="0" w:line="276" w:lineRule="auto"/>
        <w:jc w:val="both"/>
        <w:rPr>
          <w:rFonts w:cstheme="minorHAnsi"/>
          <w:sz w:val="22"/>
          <w:szCs w:val="22"/>
        </w:rPr>
      </w:pPr>
      <w:r w:rsidRPr="005244B8">
        <w:rPr>
          <w:rFonts w:cstheme="minorHAnsi"/>
          <w:sz w:val="22"/>
          <w:szCs w:val="22"/>
        </w:rPr>
        <w:t>termin przedstawienia dokumentacji technologicznej;</w:t>
      </w:r>
    </w:p>
    <w:p w14:paraId="3EAC579A" w14:textId="77777777" w:rsidR="005326F2" w:rsidRPr="005244B8" w:rsidRDefault="005326F2" w:rsidP="005244B8">
      <w:pPr>
        <w:numPr>
          <w:ilvl w:val="0"/>
          <w:numId w:val="17"/>
        </w:numPr>
        <w:spacing w:after="0" w:line="276" w:lineRule="auto"/>
        <w:jc w:val="both"/>
        <w:rPr>
          <w:rFonts w:cstheme="minorHAnsi"/>
          <w:sz w:val="22"/>
          <w:szCs w:val="22"/>
        </w:rPr>
      </w:pPr>
      <w:r w:rsidRPr="005244B8">
        <w:rPr>
          <w:rFonts w:cstheme="minorHAnsi"/>
          <w:sz w:val="22"/>
          <w:szCs w:val="22"/>
        </w:rPr>
        <w:t>termin dostawy sprzętu na miejsce realizacji (w dniach kalendarzowych od dnia zawarcia umowy, nie później niż do 30.11.2026 r.);</w:t>
      </w:r>
    </w:p>
    <w:p w14:paraId="74A978E6" w14:textId="77777777" w:rsidR="005326F2" w:rsidRPr="005244B8" w:rsidRDefault="005326F2" w:rsidP="005244B8">
      <w:pPr>
        <w:numPr>
          <w:ilvl w:val="0"/>
          <w:numId w:val="17"/>
        </w:numPr>
        <w:spacing w:after="0" w:line="276" w:lineRule="auto"/>
        <w:jc w:val="both"/>
        <w:rPr>
          <w:rFonts w:cstheme="minorHAnsi"/>
          <w:sz w:val="22"/>
          <w:szCs w:val="22"/>
        </w:rPr>
      </w:pPr>
      <w:r w:rsidRPr="005244B8">
        <w:rPr>
          <w:rFonts w:cstheme="minorHAnsi"/>
          <w:sz w:val="22"/>
          <w:szCs w:val="22"/>
        </w:rPr>
        <w:t>termin montażu;</w:t>
      </w:r>
    </w:p>
    <w:p w14:paraId="248FF41C" w14:textId="77777777" w:rsidR="005326F2" w:rsidRPr="005244B8" w:rsidRDefault="005326F2" w:rsidP="005244B8">
      <w:pPr>
        <w:numPr>
          <w:ilvl w:val="0"/>
          <w:numId w:val="17"/>
        </w:numPr>
        <w:spacing w:after="0" w:line="276" w:lineRule="auto"/>
        <w:jc w:val="both"/>
        <w:rPr>
          <w:rFonts w:cstheme="minorHAnsi"/>
          <w:sz w:val="22"/>
          <w:szCs w:val="22"/>
        </w:rPr>
      </w:pPr>
      <w:r w:rsidRPr="005244B8">
        <w:rPr>
          <w:rFonts w:cstheme="minorHAnsi"/>
          <w:sz w:val="22"/>
          <w:szCs w:val="22"/>
        </w:rPr>
        <w:t>termin konfiguracji;</w:t>
      </w:r>
    </w:p>
    <w:p w14:paraId="4194A6DF" w14:textId="77777777" w:rsidR="005326F2" w:rsidRPr="005244B8" w:rsidRDefault="005326F2" w:rsidP="005244B8">
      <w:pPr>
        <w:numPr>
          <w:ilvl w:val="0"/>
          <w:numId w:val="17"/>
        </w:numPr>
        <w:spacing w:after="0" w:line="276" w:lineRule="auto"/>
        <w:jc w:val="both"/>
        <w:rPr>
          <w:rFonts w:cstheme="minorHAnsi"/>
          <w:sz w:val="22"/>
          <w:szCs w:val="22"/>
        </w:rPr>
      </w:pPr>
      <w:r w:rsidRPr="005244B8">
        <w:rPr>
          <w:rFonts w:cstheme="minorHAnsi"/>
          <w:sz w:val="22"/>
          <w:szCs w:val="22"/>
        </w:rPr>
        <w:t>termin uruchomienia;</w:t>
      </w:r>
    </w:p>
    <w:p w14:paraId="7ED28489" w14:textId="77777777" w:rsidR="005326F2" w:rsidRPr="005244B8" w:rsidRDefault="005326F2" w:rsidP="005244B8">
      <w:pPr>
        <w:numPr>
          <w:ilvl w:val="0"/>
          <w:numId w:val="17"/>
        </w:numPr>
        <w:spacing w:after="0" w:line="276" w:lineRule="auto"/>
        <w:jc w:val="both"/>
        <w:rPr>
          <w:rFonts w:cstheme="minorHAnsi"/>
          <w:sz w:val="22"/>
          <w:szCs w:val="22"/>
        </w:rPr>
      </w:pPr>
      <w:r w:rsidRPr="005244B8">
        <w:rPr>
          <w:rFonts w:cstheme="minorHAnsi"/>
          <w:sz w:val="22"/>
          <w:szCs w:val="22"/>
        </w:rPr>
        <w:t>termin wykonania testów;</w:t>
      </w:r>
    </w:p>
    <w:p w14:paraId="6D337F91" w14:textId="77777777" w:rsidR="005326F2" w:rsidRPr="005244B8" w:rsidRDefault="005326F2" w:rsidP="005244B8">
      <w:pPr>
        <w:numPr>
          <w:ilvl w:val="0"/>
          <w:numId w:val="17"/>
        </w:numPr>
        <w:spacing w:after="0" w:line="276" w:lineRule="auto"/>
        <w:jc w:val="both"/>
        <w:rPr>
          <w:rFonts w:cstheme="minorHAnsi"/>
          <w:sz w:val="22"/>
          <w:szCs w:val="22"/>
        </w:rPr>
      </w:pPr>
      <w:r w:rsidRPr="005244B8">
        <w:rPr>
          <w:rFonts w:cstheme="minorHAnsi"/>
          <w:sz w:val="22"/>
          <w:szCs w:val="22"/>
        </w:rPr>
        <w:t>termin przekazania kompletnej dokumentacji do odbiorów.</w:t>
      </w:r>
    </w:p>
    <w:p w14:paraId="6BB1CAFE"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Terminy zależne od udostępnienia zasilania, przygotowania stanowisk, wykonania infrastruktury lub przekazania danych przez wykonawców Zamówienia nr 2 i Zamówienia nr 3 należy wskazać odrębnie. Terminy podane przez Wykonawcę muszą zapewniać wykonanie zamówienia w terminie do 15.12.2026 r.</w:t>
      </w:r>
    </w:p>
    <w:p w14:paraId="1EC57314" w14:textId="77777777" w:rsidR="005326F2" w:rsidRPr="005244B8" w:rsidRDefault="005326F2" w:rsidP="005244B8">
      <w:pPr>
        <w:spacing w:after="0" w:line="276" w:lineRule="auto"/>
        <w:jc w:val="both"/>
        <w:rPr>
          <w:rFonts w:cstheme="minorHAnsi"/>
          <w:sz w:val="22"/>
          <w:szCs w:val="22"/>
        </w:rPr>
      </w:pPr>
      <w:commentRangeStart w:id="1"/>
      <w:r w:rsidRPr="005244B8">
        <w:rPr>
          <w:rFonts w:cstheme="minorHAnsi"/>
          <w:sz w:val="22"/>
          <w:szCs w:val="22"/>
        </w:rPr>
        <w:t>Wykonawca zobowiązany jest uwzględnić zależność realizacji Zamówienia nr 1 od harmonogramu Zamówienia nr 2 i Zamówienia nr 3.</w:t>
      </w:r>
      <w:commentRangeEnd w:id="1"/>
      <w:r w:rsidR="00183FDD" w:rsidRPr="005244B8">
        <w:rPr>
          <w:rStyle w:val="Odwoaniedokomentarza"/>
          <w:rFonts w:cstheme="minorHAnsi"/>
          <w:sz w:val="22"/>
          <w:szCs w:val="22"/>
        </w:rPr>
        <w:commentReference w:id="1"/>
      </w:r>
    </w:p>
    <w:p w14:paraId="17DC8309" w14:textId="20587C4F" w:rsidR="005326F2" w:rsidRPr="005244B8" w:rsidRDefault="005326F2" w:rsidP="005244B8">
      <w:pPr>
        <w:spacing w:after="0" w:line="276" w:lineRule="auto"/>
        <w:jc w:val="both"/>
        <w:rPr>
          <w:rFonts w:cstheme="minorHAnsi"/>
          <w:sz w:val="22"/>
          <w:szCs w:val="22"/>
        </w:rPr>
      </w:pPr>
      <w:r>
        <w:rPr>
          <w:rFonts w:cstheme="minorHAnsi"/>
          <w:sz w:val="22"/>
          <w:szCs w:val="22"/>
        </w:rPr>
        <w:t xml:space="preserve">Wszystkie trzy zamówienia muszą być realizowane w sposób skoordynowany i umożliwiający zakończenie całej inwestycji, obejmującej wykonanie infrastruktury, dostawę, montaż i uruchomienie </w:t>
      </w:r>
      <w:r>
        <w:rPr>
          <w:rFonts w:cstheme="minorHAnsi"/>
          <w:sz w:val="22"/>
          <w:szCs w:val="22"/>
        </w:rPr>
        <w:t xml:space="preserve">stacji ładowania</w:t>
      </w:r>
      <w:r>
        <w:rPr>
          <w:rFonts w:cstheme="minorHAnsi"/>
          <w:sz w:val="22"/>
          <w:szCs w:val="22"/>
        </w:rPr>
        <w:t xml:space="preserve">, przeprowadzenie wymaganych testów, usunięcie usterek</w:t>
      </w:r>
      <w:r>
        <w:rPr>
          <w:rFonts w:cstheme="minorHAnsi"/>
          <w:sz w:val="22"/>
          <w:szCs w:val="22"/>
        </w:rPr>
        <w:t xml:space="preserve"> </w:t>
      </w:r>
      <w:del w:id="5045" w:author="Ewa Retajczyk" w:date="2026-10-20T09:21:09Z">
        <w:r>
          <w:rPr>
            <w:rFonts w:cstheme="minorHAnsi"/>
            <w:sz w:val="22"/>
            <w:szCs w:val="22"/>
          </w:rPr>
          <w:delText xml:space="preserve">dot.</w:delText>
        </w:r>
      </w:del>
      <w:ins w:id="5046" w:author="Ewa Retajczyk" w:date="2026-10-20T09:21:10Z">
        <w:r>
          <w:rPr>
            <w:rFonts w:cstheme="minorHAnsi"/>
            <w:sz w:val="22"/>
            <w:szCs w:val="22"/>
          </w:rPr>
          <w:t xml:space="preserve">dotyczących</w:t>
        </w:r>
      </w:ins>
      <w:r>
        <w:rPr>
          <w:rFonts w:cstheme="minorHAnsi"/>
          <w:sz w:val="22"/>
          <w:szCs w:val="22"/>
        </w:rPr>
        <w:t xml:space="preserve"> </w:t>
      </w:r>
      <w:r>
        <w:rPr>
          <w:rFonts w:cstheme="minorHAnsi"/>
          <w:sz w:val="22"/>
          <w:szCs w:val="22"/>
        </w:rPr>
        <w:t xml:space="preserve">całej ogólnodostępnej stacji ładowania</w:t>
      </w:r>
      <w:r>
        <w:rPr>
          <w:rFonts w:cstheme="minorHAnsi"/>
          <w:sz w:val="22"/>
          <w:szCs w:val="22"/>
        </w:rPr>
        <w:t xml:space="preserve">,</w:t>
      </w:r>
      <w:r>
        <w:rPr>
          <w:rFonts w:cstheme="minorHAnsi"/>
          <w:sz w:val="22"/>
          <w:szCs w:val="22"/>
        </w:rPr>
        <w:t xml:space="preserve"> nie później niż do dnia 31.12.2026</w:t>
      </w:r>
      <w:r>
        <w:rPr>
          <w:rFonts w:cstheme="minorHAnsi"/>
          <w:sz w:val="22"/>
          <w:szCs w:val="22"/>
        </w:rPr>
        <w:t xml:space="preserve"> </w:t>
      </w:r>
      <w:del w:id="5047" w:author="Ewa Retajczyk" w:date="2026-10-20T09:21:16Z">
        <w:r>
          <w:rPr>
            <w:rFonts w:cstheme="minorHAnsi"/>
            <w:sz w:val="22"/>
            <w:szCs w:val="22"/>
          </w:rPr>
          <w:delText xml:space="preserve">oraz </w:delText>
        </w:r>
        <w:r>
          <w:rPr>
            <w:rFonts w:cstheme="minorHAnsi"/>
            <w:sz w:val="22"/>
            <w:szCs w:val="22"/>
          </w:rPr>
          <w:delText xml:space="preserve">późniejsze </w:delText>
        </w:r>
        <w:r>
          <w:rPr>
            <w:rFonts w:cstheme="minorHAnsi"/>
            <w:sz w:val="22"/>
            <w:szCs w:val="22"/>
          </w:rPr>
          <w:delText xml:space="preserve">przeprowadzenie wymaganych odbiorów UDT</w:delText>
        </w:r>
        <w:r>
          <w:rPr>
            <w:rFonts w:cstheme="minorHAnsi"/>
            <w:sz w:val="22"/>
            <w:szCs w:val="22"/>
          </w:rPr>
          <w:delText xml:space="preserve">.</w:delText>
        </w:r>
      </w:del>
      <w:r>
        <w:rPr>
          <w:rFonts w:cstheme="minorHAnsi"/>
          <w:sz w:val="22"/>
          <w:szCs w:val="22"/>
        </w:rPr>
        <w:t xml:space="preserve">r. </w:t>
      </w:r>
      <w:ins w:id="5048" w:author="Ewa Retajczyk" w:date="2026-10-20T09:22:36Z">
        <w:r>
          <w:rPr>
            <w:rFonts w:cstheme="minorHAnsi"/>
            <w:sz w:val="22"/>
            <w:szCs w:val="22"/>
          </w:rPr>
          <w:t xml:space="preserve">(koniec okresu kwalifikowalności wydatków); badania UDT i uzyskanie dopuszczenia do eksploatacji nastąpią w terminie 60 dni od tej daty. </w:t>
        </w:r>
      </w:ins>
    </w:p>
    <w:p w14:paraId="019BAFAA"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lastRenderedPageBreak/>
        <w:t>Wykonawca zobowiązany jest niezwłocznie informować Zamawiającego o każdym ryzyku wystąpienia opóźnienia, które może wpłynąć na termin zakończenia całej inwestycji.</w:t>
      </w:r>
    </w:p>
    <w:p w14:paraId="4CAEB37F" w14:textId="77777777" w:rsidR="005326F2" w:rsidRPr="005244B8" w:rsidRDefault="00AA6895" w:rsidP="005244B8">
      <w:pPr>
        <w:spacing w:after="0" w:line="276" w:lineRule="auto"/>
        <w:jc w:val="both"/>
        <w:rPr>
          <w:rFonts w:cstheme="minorHAnsi"/>
          <w:sz w:val="22"/>
          <w:szCs w:val="22"/>
        </w:rPr>
      </w:pPr>
      <w:r>
        <w:pict w14:anchorId="7ACAF8BA">
          <v:rect id="Prostokąt 73" o:spid="_x0000_s1037"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528E574"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12. WARUNKI UDZIAŁU I WYMAGANIA DOTYCZĄCE OFERTY</w:t>
      </w:r>
    </w:p>
    <w:p w14:paraId="6CF78208" w14:textId="50FF4C2F" w:rsidR="005326F2" w:rsidRPr="005244B8" w:rsidRDefault="005326F2" w:rsidP="005244B8">
      <w:pPr>
        <w:spacing w:after="0" w:line="276" w:lineRule="auto"/>
        <w:jc w:val="both"/>
        <w:rPr>
          <w:rFonts w:cstheme="minorHAnsi"/>
          <w:sz w:val="22"/>
          <w:szCs w:val="22"/>
        </w:rPr>
      </w:pPr>
      <w:r w:rsidRPr="005244B8">
        <w:rPr>
          <w:rFonts w:cstheme="minorHAnsi"/>
          <w:sz w:val="22"/>
          <w:szCs w:val="22"/>
        </w:rPr>
        <w:t>Zamawiający stawia następujące minimalne warunki udziału w postępowaniu; ich spełnienie oceniane jest metodą „spełnia / nie spełnia" na podstawie oświadczeń i dokumentów wskazanych poniżej:</w:t>
      </w:r>
    </w:p>
    <w:p w14:paraId="6E446683" w14:textId="6FD845AB" w:rsidR="00851144" w:rsidRPr="005244B8" w:rsidRDefault="00000000" w:rsidP="005244B8">
      <w:pPr>
        <w:spacing w:after="0" w:line="276" w:lineRule="auto"/>
        <w:jc w:val="both"/>
        <w:rPr>
          <w:rFonts w:cstheme="minorHAnsi"/>
          <w:sz w:val="22"/>
          <w:szCs w:val="22"/>
        </w:rPr>
      </w:pPr>
      <w:r w:rsidRPr="005244B8">
        <w:rPr>
          <w:rFonts w:cstheme="minorHAnsi"/>
          <w:sz w:val="22"/>
          <w:szCs w:val="22"/>
        </w:rPr>
        <w:t xml:space="preserve">1) zdolność do występowania w obrocie gospodarczym </w:t>
      </w:r>
      <w:r w:rsidR="00A71079" w:rsidRPr="005244B8">
        <w:rPr>
          <w:rFonts w:cstheme="minorHAnsi"/>
          <w:sz w:val="22"/>
          <w:szCs w:val="22"/>
        </w:rPr>
        <w:t>-</w:t>
      </w:r>
      <w:r w:rsidRPr="005244B8">
        <w:rPr>
          <w:rFonts w:cstheme="minorHAnsi"/>
          <w:sz w:val="22"/>
          <w:szCs w:val="22"/>
        </w:rPr>
        <w:t xml:space="preserve"> Wykonawca prowadzi działalność gospodarczą w zakresie objętym zamówieniem i jest wpisany do właściwego rejestru (KRS/CEiDG); na potwierdzenie </w:t>
      </w:r>
      <w:r w:rsidR="00A71079" w:rsidRPr="005244B8">
        <w:rPr>
          <w:rFonts w:cstheme="minorHAnsi"/>
          <w:sz w:val="22"/>
          <w:szCs w:val="22"/>
        </w:rPr>
        <w:t>-</w:t>
      </w:r>
      <w:r w:rsidRPr="005244B8">
        <w:rPr>
          <w:rFonts w:cstheme="minorHAnsi"/>
          <w:sz w:val="22"/>
          <w:szCs w:val="22"/>
        </w:rPr>
        <w:t xml:space="preserve"> aktualny odpis lub informacja z rejestru (albo wskazanie danych umożliwiających Zamawiającemu pobranie dokumentu z ogólnodostępnej bazy danych);</w:t>
      </w:r>
    </w:p>
    <w:p w14:paraId="511DA84C" w14:textId="6501D7EA" w:rsidR="00851144" w:rsidRPr="00A174D3" w:rsidRDefault="00000000" w:rsidP="00A174D3">
      <w:pPr>
        <w:spacing w:before="100" w:beforeAutospacing="1" w:after="100" w:afterAutospacing="1"/>
        <w:jc w:val="both"/>
        <w:rPr>
          <w:rFonts w:ascii="Aptos" w:eastAsia="Times New Roman" w:hAnsi="Aptos" w:cs="Times New Roman"/>
          <w:color w:val="212121"/>
          <w:kern w:val="0"/>
          <w:lang w:eastAsia="pl-PL"/>
          <w14:ligatures w14:val="none"/>
        </w:rPr>
      </w:pPr>
      <w:r>
        <w:rPr>
          <w:rFonts w:cstheme="minorHAnsi"/>
          <w:sz w:val="22"/>
          <w:szCs w:val="22"/>
        </w:rPr>
        <w:t xml:space="preserve">2) </w:t>
      </w:r>
      <w:del w:id="5049" w:author="Ewa Retajczyk" w:date="2026-10-20T09:22:43Z">
        <w:r>
          <w:rPr>
            <w:rFonts w:cstheme="minorHAnsi"/>
            <w:sz w:val="22"/>
            <w:szCs w:val="22"/>
          </w:rPr>
          <w:delText xml:space="preserve">doświadczenie</w:delText>
        </w:r>
      </w:del>
      <w:ins w:id="5050" w:author="Ewa Retajczyk" w:date="2026-10-20T09:23:23Z">
        <w:r>
          <w:rPr>
            <w:rFonts w:cstheme="minorHAnsi"/>
            <w:sz w:val="22"/>
            <w:szCs w:val="22"/>
          </w:rPr>
          <w:t xml:space="preserve">producent oferowanych ładowarek</w:t>
        </w:r>
      </w:ins>
      <w:r>
        <w:rPr>
          <w:rFonts w:cstheme="minorHAnsi"/>
          <w:sz w:val="22"/>
          <w:szCs w:val="22"/>
        </w:rPr>
        <w:t xml:space="preserve"> </w:t>
      </w:r>
      <w:r>
        <w:rPr>
          <w:rFonts w:cstheme="minorHAnsi"/>
          <w:sz w:val="22"/>
          <w:szCs w:val="22"/>
        </w:rPr>
        <w:t xml:space="preserve">-</w:t>
      </w:r>
      <w:r>
        <w:rPr>
          <w:rFonts w:cstheme="minorHAnsi"/>
          <w:sz w:val="22"/>
          <w:szCs w:val="22"/>
        </w:rPr>
        <w:t xml:space="preserve"> </w:t>
      </w:r>
      <w:r>
        <w:rPr>
          <w:rFonts w:ascii="Calibri" w:eastAsia="Times New Roman" w:hAnsi="Calibri" w:cs="Calibri"/>
          <w:color w:val="212121"/>
          <w:kern w:val="0"/>
          <w:sz w:val="22"/>
          <w:szCs w:val="22"/>
          <w:lang w:eastAsia="pl-PL"/>
          <w14:ligatures w14:val="none"/>
        </w:rPr>
        <w:t xml:space="preserve">Wykonawca dostarczy ładowarki pochodzące od producenta, który w okresie trzech lat poprzedzających </w:t>
      </w:r>
      <w:del w:id="5051" w:author="Ewa Retajczyk" w:date="2026-10-20T09:23:31Z">
        <w:r>
          <w:rPr>
            <w:rFonts w:ascii="Calibri" w:eastAsia="Times New Roman" w:hAnsi="Calibri" w:cs="Calibri"/>
            <w:color w:val="212121"/>
            <w:kern w:val="0"/>
            <w:sz w:val="22"/>
            <w:szCs w:val="22"/>
            <w:lang w:eastAsia="pl-PL"/>
            <w14:ligatures w14:val="none"/>
          </w:rPr>
          <w:delText xml:space="preserve">termin</w:delText>
        </w:r>
      </w:del>
      <w:ins w:id="5052" w:author="Ewa Retajczyk" w:date="2026-10-20T09:23:48Z">
        <w:r>
          <w:rPr>
            <w:rFonts w:ascii="Calibri" w:eastAsia="Times New Roman" w:hAnsi="Calibri" w:cs="Calibri"/>
            <w:color w:val="212121"/>
            <w:kern w:val="0"/>
            <w:sz w:val="22"/>
            <w:szCs w:val="22"/>
            <w:lang w:eastAsia="pl-PL"/>
            <w14:ligatures w14:val="none"/>
          </w:rPr>
          <w:t xml:space="preserve">upływ terminu</w:t>
        </w:r>
      </w:ins>
      <w:r>
        <w:rPr>
          <w:rFonts w:ascii="Calibri" w:eastAsia="Times New Roman" w:hAnsi="Calibri" w:cs="Calibri"/>
          <w:color w:val="212121"/>
          <w:kern w:val="0"/>
          <w:sz w:val="22"/>
          <w:szCs w:val="22"/>
          <w:lang w:eastAsia="pl-PL"/>
          <w14:ligatures w14:val="none"/>
        </w:rPr>
        <w:t xml:space="preserve"> składania ofert dostarczył</w:t>
      </w:r>
      <w:ins w:id="5053" w:author="Ewa Retajczyk" w:date="2026-10-20T09:24:40Z">
        <w:r>
          <w:rPr>
            <w:rFonts w:ascii="Calibri" w:eastAsia="Times New Roman" w:hAnsi="Calibri" w:cs="Calibri"/>
            <w:color w:val="212121"/>
            <w:kern w:val="0"/>
            <w:sz w:val="22"/>
            <w:szCs w:val="22"/>
            <w:lang w:eastAsia="pl-PL"/>
            <w14:ligatures w14:val="none"/>
          </w:rPr>
          <w:t xml:space="preserve"> i uruchomił (lub przekazał do eksploatacji)</w:t>
        </w:r>
      </w:ins>
      <w:r>
        <w:rPr>
          <w:rFonts w:ascii="Calibri" w:eastAsia="Times New Roman" w:hAnsi="Calibri" w:cs="Calibri"/>
          <w:color w:val="212121"/>
          <w:kern w:val="0"/>
          <w:sz w:val="22"/>
          <w:szCs w:val="22"/>
          <w:lang w:eastAsia="pl-PL"/>
          <w14:ligatures w14:val="none"/>
        </w:rPr>
        <w:t xml:space="preserve">, bezpośrednio lub za pośrednictwem dystrybutorów, łącznie co najmniej </w:t>
      </w:r>
      <w:r>
        <w:rPr>
          <w:rFonts w:ascii="Calibri" w:eastAsia="Times New Roman" w:hAnsi="Calibri" w:cs="Calibri"/>
          <w:b/>
          <w:bCs/>
          <w:color w:val="212121"/>
          <w:kern w:val="0"/>
          <w:sz w:val="22"/>
          <w:szCs w:val="22"/>
          <w:lang w:eastAsia="pl-PL"/>
          <w14:ligatures w14:val="none"/>
        </w:rPr>
        <w:t xml:space="preserve">100 </w:t>
      </w:r>
      <w:r>
        <w:rPr>
          <w:rFonts w:ascii="Calibri" w:eastAsia="Times New Roman" w:hAnsi="Calibri" w:cs="Calibri"/>
          <w:color w:val="212121"/>
          <w:kern w:val="0"/>
          <w:sz w:val="22"/>
          <w:szCs w:val="22"/>
          <w:lang w:eastAsia="pl-PL"/>
          <w14:ligatures w14:val="none"/>
        </w:rPr>
        <w:t xml:space="preserve">stacjonarnych punktów ładowania pojazdów elektrycznych prądem stałym DC, każdy o mocy </w:t>
      </w:r>
      <w:ins w:id="5054" w:author="Ewa Retajczyk" w:date="2026-10-20T09:24:59Z">
        <w:r>
          <w:rPr>
            <w:rFonts w:ascii="Calibri" w:eastAsia="Times New Roman" w:hAnsi="Calibri" w:cs="Calibri"/>
            <w:color w:val="212121"/>
            <w:kern w:val="0"/>
            <w:sz w:val="22"/>
            <w:szCs w:val="22"/>
            <w:lang w:eastAsia="pl-PL"/>
            <w14:ligatures w14:val="none"/>
          </w:rPr>
          <w:t xml:space="preserve">znamionowej </w:t>
        </w:r>
      </w:ins>
      <w:r>
        <w:rPr>
          <w:rFonts w:ascii="Calibri" w:eastAsia="Times New Roman" w:hAnsi="Calibri" w:cs="Calibri"/>
          <w:color w:val="212121"/>
          <w:kern w:val="0"/>
          <w:sz w:val="22"/>
          <w:szCs w:val="22"/>
          <w:lang w:eastAsia="pl-PL"/>
          <w14:ligatures w14:val="none"/>
        </w:rPr>
        <w:t xml:space="preserve">nie mniejszej niż </w:t>
      </w:r>
      <w:r>
        <w:rPr>
          <w:rFonts w:ascii="Calibri" w:eastAsia="Times New Roman" w:hAnsi="Calibri" w:cs="Calibri"/>
          <w:b/>
          <w:bCs/>
          <w:color w:val="212121"/>
          <w:kern w:val="0"/>
          <w:sz w:val="22"/>
          <w:szCs w:val="22"/>
          <w:lang w:eastAsia="pl-PL"/>
          <w14:ligatures w14:val="none"/>
        </w:rPr>
        <w:t xml:space="preserve">360 </w:t>
      </w:r>
      <w:r>
        <w:rPr>
          <w:rFonts w:ascii="Calibri" w:eastAsia="Times New Roman" w:hAnsi="Calibri" w:cs="Calibri"/>
          <w:color w:val="212121"/>
          <w:kern w:val="0"/>
          <w:sz w:val="22"/>
          <w:szCs w:val="22"/>
          <w:lang w:eastAsia="pl-PL"/>
          <w14:ligatures w14:val="none"/>
        </w:rPr>
        <w:t xml:space="preserve">kW</w:t>
      </w:r>
      <w:ins w:id="5055" w:author="Ewa Retajczyk" w:date="2026-10-20T09:25:18Z">
        <w:r>
          <w:rPr>
            <w:rFonts w:ascii="Calibri" w:eastAsia="Times New Roman" w:hAnsi="Calibri" w:cs="Calibri"/>
            <w:color w:val="212121"/>
            <w:kern w:val="0"/>
            <w:sz w:val="22"/>
            <w:szCs w:val="22"/>
            <w:lang w:eastAsia="pl-PL"/>
            <w14:ligatures w14:val="none"/>
          </w:rPr>
          <w:t xml:space="preserve"> przy ładowaniu jednego pojazdu</w:t>
        </w:r>
      </w:ins>
      <w:r>
        <w:rPr>
          <w:rFonts w:ascii="Calibri" w:eastAsia="Times New Roman" w:hAnsi="Calibri" w:cs="Calibri"/>
          <w:color w:val="212121"/>
          <w:kern w:val="0"/>
          <w:sz w:val="22"/>
          <w:szCs w:val="22"/>
          <w:lang w:eastAsia="pl-PL"/>
          <w14:ligatures w14:val="none"/>
        </w:rPr>
        <w:t xml:space="preserve">,</w:t>
      </w:r>
      <w:del w:id="5056" w:author="Ewa Retajczyk" w:date="2026-10-20T09:27:32Z">
        <w:r>
          <w:rPr>
            <w:rFonts w:ascii="Calibri" w:eastAsia="Times New Roman" w:hAnsi="Calibri" w:cs="Calibri"/>
            <w:color w:val="212121"/>
            <w:kern w:val="0"/>
            <w:sz w:val="22"/>
            <w:szCs w:val="22"/>
            <w:lang w:eastAsia="pl-PL"/>
            <w14:ligatures w14:val="none"/>
          </w:rPr>
          <w:delText xml:space="preserve"> dla</w:delText>
        </w:r>
      </w:del>
      <w:r>
        <w:rPr>
          <w:rFonts w:ascii="Calibri" w:eastAsia="Times New Roman" w:hAnsi="Calibri" w:cs="Calibri"/>
          <w:color w:val="212121"/>
          <w:kern w:val="0"/>
          <w:sz w:val="22"/>
          <w:szCs w:val="22"/>
          <w:lang w:eastAsia="pl-PL"/>
          <w14:ligatures w14:val="none"/>
        </w:rPr>
        <w:t xml:space="preserve"> co najmniej </w:t>
      </w:r>
      <w:r>
        <w:rPr>
          <w:rFonts w:ascii="Calibri" w:eastAsia="Times New Roman" w:hAnsi="Calibri" w:cs="Calibri"/>
          <w:b/>
          <w:bCs/>
          <w:color w:val="212121"/>
          <w:kern w:val="0"/>
          <w:sz w:val="22"/>
          <w:szCs w:val="22"/>
          <w:lang w:eastAsia="pl-PL"/>
          <w14:ligatures w14:val="none"/>
        </w:rPr>
        <w:t xml:space="preserve">5</w:t>
      </w:r>
      <w:del w:id="5057" w:author="Ewa Retajczyk" w:date="2026-10-20T09:28:36Z">
        <w:r>
          <w:rPr>
            <w:rFonts w:ascii="Calibri" w:eastAsia="Times New Roman" w:hAnsi="Calibri" w:cs="Calibri"/>
            <w:color w:val="212121"/>
            <w:kern w:val="0"/>
            <w:sz w:val="22"/>
            <w:szCs w:val="22"/>
            <w:lang w:eastAsia="pl-PL"/>
            <w14:ligatures w14:val="none"/>
          </w:rPr>
          <w:delText xml:space="preserve">-ciu</w:delText>
        </w:r>
      </w:del>
      <w:r>
        <w:rPr>
          <w:rFonts w:ascii="Calibri" w:eastAsia="Times New Roman" w:hAnsi="Calibri" w:cs="Calibri"/>
          <w:color w:val="212121"/>
          <w:kern w:val="0"/>
          <w:sz w:val="22"/>
          <w:szCs w:val="22"/>
          <w:lang w:eastAsia="pl-PL"/>
          <w14:ligatures w14:val="none"/>
        </w:rPr>
        <w:t xml:space="preserve"> </w:t>
      </w:r>
      <w:del w:id="5058" w:author="Ewa Retajczyk" w:date="2026-10-20T09:28:50Z">
        <w:r>
          <w:rPr>
            <w:rFonts w:ascii="Calibri" w:eastAsia="Times New Roman" w:hAnsi="Calibri" w:cs="Calibri"/>
            <w:color w:val="212121"/>
            <w:kern w:val="0"/>
            <w:sz w:val="22"/>
            <w:szCs w:val="22"/>
            <w:lang w:eastAsia="pl-PL"/>
            <w14:ligatures w14:val="none"/>
          </w:rPr>
          <w:delText xml:space="preserve">niezależnych</w:delText>
        </w:r>
      </w:del>
      <w:ins w:id="5059" w:author="Ewa Retajczyk" w:date="2026-10-20T09:29:13Z">
        <w:r>
          <w:rPr>
            <w:rFonts w:ascii="Calibri" w:eastAsia="Times New Roman" w:hAnsi="Calibri" w:cs="Calibri"/>
            <w:color w:val="212121"/>
            <w:kern w:val="0"/>
            <w:sz w:val="22"/>
            <w:szCs w:val="22"/>
            <w:lang w:eastAsia="pl-PL"/>
            <w14:ligatures w14:val="none"/>
          </w:rPr>
          <w:t xml:space="preserve">odbiorcom niezależnym</w:t>
        </w:r>
      </w:ins>
      <w:r>
        <w:rPr>
          <w:rFonts w:ascii="Calibri" w:eastAsia="Times New Roman" w:hAnsi="Calibri" w:cs="Calibri"/>
          <w:color w:val="212121"/>
          <w:kern w:val="0"/>
          <w:sz w:val="22"/>
          <w:szCs w:val="22"/>
          <w:lang w:eastAsia="pl-PL"/>
          <w14:ligatures w14:val="none"/>
        </w:rPr>
        <w:t xml:space="preserve"> od siebie </w:t>
      </w:r>
      <w:del w:id="5060" w:author="Ewa Retajczyk" w:date="2026-10-20T09:29:32Z">
        <w:r>
          <w:rPr>
            <w:rFonts w:ascii="Calibri" w:eastAsia="Times New Roman" w:hAnsi="Calibri" w:cs="Calibri"/>
            <w:color w:val="212121"/>
            <w:kern w:val="0"/>
            <w:sz w:val="22"/>
            <w:szCs w:val="22"/>
            <w:lang w:eastAsia="pl-PL"/>
            <w14:ligatures w14:val="none"/>
          </w:rPr>
          <w:delText xml:space="preserve">odbiorców</w:delText>
        </w:r>
      </w:del>
      <w:ins w:id="5061" w:author="Ewa Retajczyk" w:date="2026-10-20T09:30:51Z">
        <w:r>
          <w:rPr>
            <w:rFonts w:ascii="Calibri" w:eastAsia="Times New Roman" w:hAnsi="Calibri" w:cs="Calibri"/>
            <w:color w:val="212121"/>
            <w:kern w:val="0"/>
            <w:sz w:val="22"/>
            <w:szCs w:val="22"/>
            <w:lang w:eastAsia="pl-PL"/>
            <w14:ligatures w14:val="none"/>
          </w:rPr>
          <w:t xml:space="preserve">nawzajem i od producenta</w:t>
        </w:r>
      </w:ins>
      <w:r>
        <w:rPr>
          <w:rFonts w:ascii="Calibri" w:eastAsia="Times New Roman" w:hAnsi="Calibri" w:cs="Calibri"/>
          <w:color w:val="212121"/>
          <w:kern w:val="0"/>
          <w:sz w:val="22"/>
          <w:szCs w:val="22"/>
          <w:lang w:eastAsia="pl-PL"/>
          <w14:ligatures w14:val="none"/>
        </w:rPr>
        <w:t xml:space="preserve">.</w:t>
      </w:r>
      <w:r>
        <w:rPr>
          <w:rFonts w:ascii="Aptos" w:eastAsia="Times New Roman" w:hAnsi="Aptos" w:cs="Times New Roman"/>
          <w:color w:val="212121"/>
          <w:kern w:val="0"/>
          <w:lang w:eastAsia="pl-PL"/>
          <w14:ligatures w14:val="none"/>
        </w:rPr>
        <w:t xml:space="preserve"> </w:t>
      </w:r>
      <w:r>
        <w:rPr>
          <w:rFonts w:ascii="Calibri" w:eastAsia="Times New Roman" w:hAnsi="Calibri" w:cs="Calibri"/>
          <w:color w:val="212121"/>
          <w:kern w:val="0"/>
          <w:sz w:val="22"/>
          <w:szCs w:val="22"/>
          <w:lang w:eastAsia="pl-PL"/>
          <w14:ligatures w14:val="none"/>
        </w:rPr>
        <w:t xml:space="preserve">Wśród wskazanych dostaw musi znajdować się co najmniej jedna należycie wykonana dostawa, której rzeczywistym nabywcą</w:t>
      </w:r>
      <w:ins w:id="5062" w:author="Ewa Retajczyk" w:date="2026-10-20T09:31:13Z">
        <w:r>
          <w:rPr>
            <w:rFonts w:ascii="Calibri" w:eastAsia="Times New Roman" w:hAnsi="Calibri" w:cs="Calibri"/>
            <w:color w:val="212121"/>
            <w:kern w:val="0"/>
            <w:sz w:val="22"/>
            <w:szCs w:val="22"/>
            <w:lang w:eastAsia="pl-PL"/>
            <w14:ligatures w14:val="none"/>
          </w:rPr>
          <w:t xml:space="preserve"> na własny rachunek (a nie pośrednikiem lub dystrybutorem)</w:t>
        </w:r>
      </w:ins>
      <w:r>
        <w:rPr>
          <w:rFonts w:ascii="Calibri" w:eastAsia="Times New Roman" w:hAnsi="Calibri" w:cs="Calibri"/>
          <w:color w:val="212121"/>
          <w:kern w:val="0"/>
          <w:sz w:val="22"/>
          <w:szCs w:val="22"/>
          <w:lang w:eastAsia="pl-PL"/>
          <w14:ligatures w14:val="none"/>
        </w:rPr>
        <w:t xml:space="preserve"> był producent elektrycznych samochodów ciężarowych lub autobusów. Nie uwzględnia się urządzeń wyłącznie wypożyczonych do demonstracji ani niewykonanych zamówień lub umów ramowych bez zrealizowanych dostaw.</w:t>
      </w:r>
      <w:r>
        <w:rPr>
          <w:rFonts w:ascii="Aptos" w:eastAsia="Times New Roman" w:hAnsi="Aptos" w:cs="Times New Roman"/>
          <w:color w:val="212121"/>
          <w:kern w:val="0"/>
          <w:lang w:eastAsia="pl-PL"/>
          <w14:ligatures w14:val="none"/>
        </w:rPr>
        <w:t xml:space="preserve"> </w:t>
      </w:r>
      <w:r>
        <w:rPr>
          <w:rFonts w:ascii="Calibri" w:eastAsia="Times New Roman" w:hAnsi="Calibri" w:cs="Calibri"/>
          <w:color w:val="212121"/>
          <w:kern w:val="0"/>
          <w:sz w:val="22"/>
          <w:szCs w:val="22"/>
          <w:lang w:eastAsia="pl-PL"/>
          <w14:ligatures w14:val="none"/>
        </w:rPr>
        <w:t xml:space="preserve">Wykonawca nie musi być producentem. Przez producenta rozumie się podmiot wytwarzający urządzenia lub zlecający ich zaprojektowanie lub wytworzenie i wprowadzający je do obrotu pod własną nazwą lub znakiem towarowym</w:t>
      </w:r>
      <w:ins w:id="5063" w:author="Ewa Retajczyk" w:date="2026-10-20T09:31:15Z">
        <w:r>
          <w:rPr>
            <w:rFonts w:ascii="Calibri" w:eastAsia="Times New Roman" w:hAnsi="Calibri" w:cs="Calibri"/>
            <w:color w:val="212121"/>
            <w:kern w:val="0"/>
            <w:sz w:val="22"/>
            <w:szCs w:val="22"/>
            <w:lang w:eastAsia="pl-PL"/>
            <w14:ligatures w14:val="none"/>
          </w:rPr>
          <w:t xml:space="preserve">; uwzględnia się dostawy poprzednika prawnego producenta</w:t>
        </w:r>
      </w:ins>
      <w:r>
        <w:rPr>
          <w:rFonts w:ascii="Calibri" w:eastAsia="Times New Roman" w:hAnsi="Calibri" w:cs="Calibri"/>
          <w:color w:val="212121"/>
          <w:kern w:val="0"/>
          <w:sz w:val="22"/>
          <w:szCs w:val="22"/>
          <w:lang w:eastAsia="pl-PL"/>
          <w14:ligatures w14:val="none"/>
        </w:rPr>
        <w:t xml:space="preserve">. Przez niezależnych odbiorców rozumie się odbiorców nienależących do tej samej grupy kapitałowej</w:t>
      </w:r>
      <w:ins w:id="5064" w:author="Ewa Retajczyk" w:date="2026-10-20T09:31:44Z">
        <w:r>
          <w:rPr>
            <w:rFonts w:ascii="Calibri" w:eastAsia="Times New Roman" w:hAnsi="Calibri" w:cs="Calibri"/>
            <w:color w:val="212121"/>
            <w:kern w:val="0"/>
            <w:sz w:val="22"/>
            <w:szCs w:val="22"/>
            <w:lang w:eastAsia="pl-PL"/>
            <w14:ligatures w14:val="none"/>
          </w:rPr>
          <w:t xml:space="preserve"> co pozostali odbiorcy ani co producent</w:t>
        </w:r>
      </w:ins>
      <w:r>
        <w:rPr>
          <w:rFonts w:ascii="Calibri" w:eastAsia="Times New Roman" w:hAnsi="Calibri" w:cs="Calibri"/>
          <w:color w:val="212121"/>
          <w:kern w:val="0"/>
          <w:sz w:val="22"/>
          <w:szCs w:val="22"/>
          <w:lang w:eastAsia="pl-PL"/>
          <w14:ligatures w14:val="none"/>
        </w:rPr>
        <w:t xml:space="preserve">. Jeden punkt służy do ładowania jednego pojazdu w danym czasie; alternatywnych złączy tego samego punktu nie liczy się oddzielnie</w:t>
      </w:r>
      <w:r>
        <w:rPr>
          <w:rFonts w:ascii="Calibri" w:eastAsia="Times New Roman" w:hAnsi="Calibri" w:cs="Calibri"/>
          <w:color w:val="212121"/>
          <w:kern w:val="0"/>
          <w:sz w:val="22"/>
          <w:szCs w:val="22"/>
          <w:lang w:eastAsia="pl-PL"/>
          <w14:ligatures w14:val="none"/>
        </w:rPr>
        <w:t xml:space="preserve">. </w:t>
      </w:r>
      <w:r>
        <w:t xml:space="preserve">Na potwierdzenie Wykonawca składa oświadczenie producenta (lub własne, oparte na danych producenta)</w:t>
      </w:r>
      <w:ins w:id="5065" w:author="Ewa Retajczyk" w:date="2026-10-20T09:31:45Z">
        <w:r>
          <w:t xml:space="preserve">, podpisane przez osobę upoważnioną</w:t>
        </w:r>
      </w:ins>
      <w:r>
        <w:t xml:space="preserve">, zawierające wykaz dostaw (data, liczba i moc znamionowa punktów, rodzaj odbiorcy, kraj), wraz z referencjami lub innymi dokumentami potwierdzającymi należyte wykonanie dostaw, w tym dostawy dla producenta pojazdów. Dopuszcza się referencje zanonimizowane, jeżeli odbiorca nie zgadza się na ujawnienie nazwy; Zamawiający może zażądać wyjaśnień</w:t>
      </w:r>
      <w:r>
        <w:t xml:space="preserve">.</w:t>
      </w:r>
    </w:p>
    <w:p w14:paraId="79CE5D6C" w14:textId="3D3BBC69" w:rsidR="00851144" w:rsidRPr="005244B8" w:rsidRDefault="00000000" w:rsidP="005244B8">
      <w:pPr>
        <w:spacing w:after="0" w:line="276" w:lineRule="auto"/>
        <w:jc w:val="both"/>
        <w:rPr>
          <w:rFonts w:cstheme="minorHAnsi"/>
          <w:sz w:val="22"/>
          <w:szCs w:val="22"/>
        </w:rPr>
      </w:pPr>
      <w:r w:rsidRPr="005244B8">
        <w:rPr>
          <w:rFonts w:cstheme="minorHAnsi"/>
          <w:sz w:val="22"/>
          <w:szCs w:val="22"/>
        </w:rPr>
        <w:t xml:space="preserve">3) brak powiązań osobowych i kapitałowych z Zamawiającym </w:t>
      </w:r>
      <w:r w:rsidR="00A71079" w:rsidRPr="005244B8">
        <w:rPr>
          <w:rFonts w:cstheme="minorHAnsi"/>
          <w:sz w:val="22"/>
          <w:szCs w:val="22"/>
        </w:rPr>
        <w:t>-</w:t>
      </w:r>
      <w:r w:rsidRPr="005244B8">
        <w:rPr>
          <w:rFonts w:cstheme="minorHAnsi"/>
          <w:sz w:val="22"/>
          <w:szCs w:val="22"/>
        </w:rPr>
        <w:t xml:space="preserve"> na zasadach określonych w pkt 22 (oświadczenie Wykonawcy).</w:t>
      </w:r>
    </w:p>
    <w:p w14:paraId="7CE2F510" w14:textId="77777777" w:rsidR="00851144" w:rsidRPr="005244B8" w:rsidRDefault="00000000" w:rsidP="005244B8">
      <w:pPr>
        <w:spacing w:after="0" w:line="276" w:lineRule="auto"/>
        <w:jc w:val="both"/>
        <w:rPr>
          <w:rFonts w:cstheme="minorHAnsi"/>
          <w:sz w:val="22"/>
          <w:szCs w:val="22"/>
        </w:rPr>
      </w:pPr>
      <w:del w:id="5066" w:author="Ewa Retajczyk" w:date="2026-10-20T09:32:28Z">
        <w:r>
          <w:rPr>
            <w:rFonts w:cstheme="minorHAnsi"/>
            <w:sz w:val="22"/>
            <w:szCs w:val="22"/>
          </w:rPr>
          <w:delText xml:space="preserve">Wykonawca może polegać na zasobach (w tym doświadczeniu) innych podmiotów; w takim przypadku dołącza do oferty zobowiązanie tego podmiotu do udostępnienia zasobów na czas realizacji zamówienia. </w:delText>
        </w:r>
      </w:del>
      <w:r>
        <w:rPr>
          <w:rFonts w:cstheme="minorHAnsi"/>
          <w:sz w:val="22"/>
          <w:szCs w:val="22"/>
        </w:rPr>
        <w:t xml:space="preserve">Brakujące dokumenty lub oświadczenia Zamawiający wezwie do uzupełnienia na zasadach określonych w pkt 20.1.</w:t>
      </w:r>
    </w:p>
    <w:p w14:paraId="4F8C67B1" w14:textId="77777777" w:rsidR="005326F2" w:rsidRPr="005244B8" w:rsidRDefault="00AA6895" w:rsidP="005244B8">
      <w:pPr>
        <w:spacing w:after="0" w:line="276" w:lineRule="auto"/>
        <w:jc w:val="both"/>
        <w:rPr>
          <w:rFonts w:cstheme="minorHAnsi"/>
          <w:sz w:val="22"/>
          <w:szCs w:val="22"/>
        </w:rPr>
      </w:pPr>
      <w:r>
        <w:pict w14:anchorId="16F0D061">
          <v:rect id="Prostokąt 71" o:spid="_x0000_s1036"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872E1FE"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13. WADIUM</w:t>
      </w:r>
    </w:p>
    <w:p w14:paraId="2DAFC8CB" w14:textId="7EBA545B" w:rsidR="005326F2" w:rsidRPr="005244B8" w:rsidRDefault="005326F2" w:rsidP="005244B8">
      <w:pPr>
        <w:spacing w:after="0" w:line="276" w:lineRule="auto"/>
        <w:jc w:val="both"/>
        <w:rPr>
          <w:rFonts w:cstheme="minorHAnsi"/>
          <w:sz w:val="22"/>
          <w:szCs w:val="22"/>
        </w:rPr>
      </w:pPr>
      <w:r w:rsidRPr="005244B8">
        <w:rPr>
          <w:rFonts w:cstheme="minorHAnsi"/>
          <w:sz w:val="22"/>
          <w:szCs w:val="22"/>
        </w:rPr>
        <w:t>Warunkiem skutecznego złożenia oferty jest wniesienie wadium w wysokości:</w:t>
      </w:r>
      <w:r w:rsidR="00A8156F">
        <w:rPr>
          <w:rFonts w:cstheme="minorHAnsi"/>
          <w:b/>
          <w:bCs/>
          <w:sz w:val="22"/>
          <w:szCs w:val="22"/>
        </w:rPr>
        <w:t xml:space="preserve"> </w:t>
      </w:r>
      <w:r w:rsidRPr="005244B8">
        <w:rPr>
          <w:rFonts w:cstheme="minorHAnsi"/>
          <w:b/>
          <w:bCs/>
          <w:sz w:val="22"/>
          <w:szCs w:val="22"/>
        </w:rPr>
        <w:t xml:space="preserve">23 000,00 zł </w:t>
      </w:r>
      <w:r w:rsidRPr="005244B8">
        <w:rPr>
          <w:rFonts w:cstheme="minorHAnsi"/>
          <w:sz w:val="22"/>
          <w:szCs w:val="22"/>
        </w:rPr>
        <w:t>(słownie: dwadzieścia trzy tysiące złotych 00/100)</w:t>
      </w:r>
      <w:r w:rsidR="00A71079" w:rsidRPr="005244B8">
        <w:rPr>
          <w:rFonts w:cstheme="minorHAnsi"/>
          <w:sz w:val="22"/>
          <w:szCs w:val="22"/>
        </w:rPr>
        <w:t>.</w:t>
      </w:r>
    </w:p>
    <w:p w14:paraId="4BB6E126"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Wadium należy wnieść przed upływem terminu składania ofert.</w:t>
      </w:r>
    </w:p>
    <w:p w14:paraId="41E83AA2" w14:textId="44635350" w:rsidR="005326F2" w:rsidRPr="005244B8" w:rsidRDefault="005326F2" w:rsidP="005244B8">
      <w:pPr>
        <w:spacing w:after="0" w:line="276" w:lineRule="auto"/>
        <w:jc w:val="both"/>
        <w:rPr>
          <w:rFonts w:cstheme="minorHAnsi"/>
          <w:sz w:val="22"/>
          <w:szCs w:val="22"/>
        </w:rPr>
      </w:pPr>
      <w:r w:rsidRPr="005244B8">
        <w:rPr>
          <w:rFonts w:cstheme="minorHAnsi"/>
          <w:sz w:val="22"/>
          <w:szCs w:val="22"/>
        </w:rPr>
        <w:t>Wadium może zostać wniesione, według wyboru Wykonawcy, w jednej z</w:t>
      </w:r>
      <w:r w:rsidRPr="00A174D3">
        <w:rPr>
          <w:rFonts w:cstheme="minorHAnsi"/>
          <w:sz w:val="22"/>
          <w:szCs w:val="22"/>
        </w:rPr>
        <w:t xml:space="preserve"> </w:t>
      </w:r>
      <w:r w:rsidRPr="005244B8">
        <w:rPr>
          <w:rFonts w:cstheme="minorHAnsi"/>
          <w:sz w:val="22"/>
          <w:szCs w:val="22"/>
        </w:rPr>
        <w:t xml:space="preserve">form: 1) w pieniądzu </w:t>
      </w:r>
      <w:r w:rsidR="00A71079" w:rsidRPr="005244B8">
        <w:rPr>
          <w:rFonts w:cstheme="minorHAnsi"/>
          <w:sz w:val="22"/>
          <w:szCs w:val="22"/>
        </w:rPr>
        <w:t>-</w:t>
      </w:r>
      <w:r w:rsidRPr="005244B8">
        <w:rPr>
          <w:rFonts w:cstheme="minorHAnsi"/>
          <w:sz w:val="22"/>
          <w:szCs w:val="22"/>
        </w:rPr>
        <w:t xml:space="preserve"> przelewem na rachunek bankowy Zamawiającego nr </w:t>
      </w:r>
      <w:r w:rsidRPr="005244B8">
        <w:rPr>
          <w:rFonts w:cstheme="minorHAnsi"/>
          <w:sz w:val="22"/>
          <w:szCs w:val="22"/>
          <w:highlight w:val="yellow"/>
        </w:rPr>
        <w:t>[DO</w:t>
      </w:r>
      <w:r w:rsidRPr="005244B8">
        <w:rPr>
          <w:rFonts w:cstheme="minorHAnsi"/>
          <w:sz w:val="22"/>
          <w:szCs w:val="22"/>
        </w:rPr>
        <w:t xml:space="preserve"> </w:t>
      </w:r>
      <w:r w:rsidRPr="005244B8">
        <w:rPr>
          <w:rFonts w:cstheme="minorHAnsi"/>
          <w:sz w:val="22"/>
          <w:szCs w:val="22"/>
          <w:highlight w:val="yellow"/>
        </w:rPr>
        <w:t>UZUPEŁNIENIA</w:t>
      </w:r>
      <w:r w:rsidRPr="005244B8">
        <w:rPr>
          <w:rFonts w:cstheme="minorHAnsi"/>
          <w:sz w:val="22"/>
          <w:szCs w:val="22"/>
        </w:rPr>
        <w:t xml:space="preserve"> </w:t>
      </w:r>
      <w:r w:rsidR="00A71079" w:rsidRPr="005244B8">
        <w:rPr>
          <w:rFonts w:cstheme="minorHAnsi"/>
          <w:sz w:val="22"/>
          <w:szCs w:val="22"/>
          <w:highlight w:val="yellow"/>
        </w:rPr>
        <w:t>-</w:t>
      </w:r>
      <w:r w:rsidRPr="005244B8">
        <w:rPr>
          <w:rFonts w:cstheme="minorHAnsi"/>
          <w:sz w:val="22"/>
          <w:szCs w:val="22"/>
        </w:rPr>
        <w:t xml:space="preserve"> </w:t>
      </w:r>
      <w:r w:rsidRPr="005244B8">
        <w:rPr>
          <w:rFonts w:cstheme="minorHAnsi"/>
          <w:sz w:val="22"/>
          <w:szCs w:val="22"/>
          <w:highlight w:val="yellow"/>
        </w:rPr>
        <w:t>numer</w:t>
      </w:r>
      <w:r w:rsidRPr="005244B8">
        <w:rPr>
          <w:rFonts w:cstheme="minorHAnsi"/>
          <w:sz w:val="22"/>
          <w:szCs w:val="22"/>
        </w:rPr>
        <w:t xml:space="preserve"> </w:t>
      </w:r>
      <w:r w:rsidRPr="005244B8">
        <w:rPr>
          <w:rFonts w:cstheme="minorHAnsi"/>
          <w:sz w:val="22"/>
          <w:szCs w:val="22"/>
          <w:highlight w:val="yellow"/>
        </w:rPr>
        <w:t>rachunku]</w:t>
      </w:r>
      <w:r w:rsidRPr="005244B8">
        <w:rPr>
          <w:rFonts w:cstheme="minorHAnsi"/>
          <w:sz w:val="22"/>
          <w:szCs w:val="22"/>
        </w:rPr>
        <w:t xml:space="preserve"> z dopiskiem „Wadium </w:t>
      </w:r>
      <w:r w:rsidR="00A71079" w:rsidRPr="005244B8">
        <w:rPr>
          <w:rFonts w:cstheme="minorHAnsi"/>
          <w:sz w:val="22"/>
          <w:szCs w:val="22"/>
        </w:rPr>
        <w:t>-</w:t>
      </w:r>
      <w:r w:rsidRPr="005244B8">
        <w:rPr>
          <w:rFonts w:cstheme="minorHAnsi"/>
          <w:sz w:val="22"/>
          <w:szCs w:val="22"/>
        </w:rPr>
        <w:t xml:space="preserve"> Zapytanie ofertowe </w:t>
      </w:r>
      <w:r w:rsidR="00A71079" w:rsidRPr="005244B8">
        <w:rPr>
          <w:rFonts w:cstheme="minorHAnsi"/>
          <w:sz w:val="22"/>
          <w:szCs w:val="22"/>
        </w:rPr>
        <w:t>-</w:t>
      </w:r>
      <w:r w:rsidRPr="005244B8">
        <w:rPr>
          <w:rFonts w:cstheme="minorHAnsi"/>
          <w:sz w:val="22"/>
          <w:szCs w:val="22"/>
        </w:rPr>
        <w:t xml:space="preserve"> Zamówienie nr 1" (za wniesienie wadium w pieniądzu </w:t>
      </w:r>
      <w:r w:rsidRPr="005244B8">
        <w:rPr>
          <w:rFonts w:cstheme="minorHAnsi"/>
          <w:sz w:val="22"/>
          <w:szCs w:val="22"/>
        </w:rPr>
        <w:lastRenderedPageBreak/>
        <w:t>uznaje się uznanie rachunku Zamawiającego przed upływem terminu składania ofert); 2) w formie gwarancji bankowej; 3) w formie gwarancji ubezpieczeniowej. Wadium w formie gwarancji powinno być bezwarunkowe, nieodwołalne, płatne na pierwsze pisemne żądanie Zamawiającego, z okresem ważności nie krótszym niż termin związania ofertą (30 dni od upływu terminu składania ofert), i przekazane Zamawiającemu w oryginale w postaci elektronicznej opatrzonej kwalifikowanym podpisem elektronicznym wystawcy albo w oryginale papierowym złożonym w siedzibie Zamawiającego przed upływem terminu składania ofert.</w:t>
      </w:r>
    </w:p>
    <w:p w14:paraId="051E2BCD" w14:textId="1414716C" w:rsidR="005326F2" w:rsidRPr="005244B8" w:rsidRDefault="005326F2" w:rsidP="005244B8">
      <w:pPr>
        <w:spacing w:after="0" w:line="276" w:lineRule="auto"/>
        <w:jc w:val="both"/>
        <w:rPr>
          <w:rFonts w:cstheme="minorHAnsi"/>
          <w:sz w:val="22"/>
          <w:szCs w:val="22"/>
        </w:rPr>
      </w:pPr>
      <w:r w:rsidRPr="005244B8">
        <w:rPr>
          <w:rFonts w:cstheme="minorHAnsi"/>
          <w:sz w:val="22"/>
          <w:szCs w:val="22"/>
        </w:rPr>
        <w:t>Oferta Wykonawcy, który nie wniesie wadium w wymaganej wysokości i terminie, zostanie odrzucona.</w:t>
      </w:r>
    </w:p>
    <w:p w14:paraId="71830DDE" w14:textId="1C9F79E7" w:rsidR="005326F2" w:rsidRPr="005244B8" w:rsidRDefault="005326F2" w:rsidP="005244B8">
      <w:pPr>
        <w:spacing w:after="0" w:line="276" w:lineRule="auto"/>
        <w:jc w:val="both"/>
        <w:rPr>
          <w:rFonts w:cstheme="minorHAnsi"/>
          <w:sz w:val="22"/>
          <w:szCs w:val="22"/>
        </w:rPr>
      </w:pPr>
      <w:r w:rsidRPr="005244B8">
        <w:rPr>
          <w:rFonts w:cstheme="minorHAnsi"/>
          <w:sz w:val="22"/>
          <w:szCs w:val="22"/>
        </w:rPr>
        <w:t>Zasady zwrotu i zatrzymania wadium określają poniższe postanowienia.</w:t>
      </w:r>
    </w:p>
    <w:p w14:paraId="4BB7F8E8" w14:textId="2FE4ED98" w:rsidR="00851144" w:rsidRPr="005244B8" w:rsidRDefault="00000000" w:rsidP="005244B8">
      <w:pPr>
        <w:spacing w:after="0" w:line="276" w:lineRule="auto"/>
        <w:jc w:val="both"/>
        <w:rPr>
          <w:rFonts w:cstheme="minorHAnsi"/>
          <w:sz w:val="22"/>
          <w:szCs w:val="22"/>
        </w:rPr>
      </w:pPr>
      <w:r w:rsidRPr="005244B8">
        <w:rPr>
          <w:rFonts w:cstheme="minorHAnsi"/>
          <w:sz w:val="22"/>
          <w:szCs w:val="22"/>
        </w:rPr>
        <w:t xml:space="preserve">Zamawiający zwraca wadium niezwłocznie, nie później niż w terminie 7 dni: 1) wszystkim Wykonawcom </w:t>
      </w:r>
      <w:r w:rsidR="00A71079" w:rsidRPr="005244B8">
        <w:rPr>
          <w:rFonts w:cstheme="minorHAnsi"/>
          <w:sz w:val="22"/>
          <w:szCs w:val="22"/>
        </w:rPr>
        <w:t>-</w:t>
      </w:r>
      <w:r w:rsidRPr="005244B8">
        <w:rPr>
          <w:rFonts w:cstheme="minorHAnsi"/>
          <w:sz w:val="22"/>
          <w:szCs w:val="22"/>
        </w:rPr>
        <w:t xml:space="preserve"> po dokonaniu wyboru najkorzystniejszej oferty albo po unieważnieniu postępowania, z wyjątkiem Wykonawcy, którego oferta została wybrana </w:t>
      </w:r>
      <w:r w:rsidR="00A71079" w:rsidRPr="005244B8">
        <w:rPr>
          <w:rFonts w:cstheme="minorHAnsi"/>
          <w:sz w:val="22"/>
          <w:szCs w:val="22"/>
        </w:rPr>
        <w:t>-</w:t>
      </w:r>
      <w:r w:rsidRPr="005244B8">
        <w:rPr>
          <w:rFonts w:cstheme="minorHAnsi"/>
          <w:sz w:val="22"/>
          <w:szCs w:val="22"/>
        </w:rPr>
        <w:t xml:space="preserve"> temu Wykonawcy wadium zwraca się niezwłocznie po zawarciu umowy; 2) Wykonawcy, którego oferta została odrzucona </w:t>
      </w:r>
      <w:r w:rsidR="00A71079" w:rsidRPr="005244B8">
        <w:rPr>
          <w:rFonts w:cstheme="minorHAnsi"/>
          <w:sz w:val="22"/>
          <w:szCs w:val="22"/>
        </w:rPr>
        <w:t>-</w:t>
      </w:r>
      <w:r w:rsidRPr="005244B8">
        <w:rPr>
          <w:rFonts w:cstheme="minorHAnsi"/>
          <w:sz w:val="22"/>
          <w:szCs w:val="22"/>
        </w:rPr>
        <w:t xml:space="preserve"> po odrzuceniu oferty; 3) Wykonawcy, który wycofał ofertę przed upływem terminu składania ofert </w:t>
      </w:r>
      <w:r w:rsidR="00A71079" w:rsidRPr="005244B8">
        <w:rPr>
          <w:rFonts w:cstheme="minorHAnsi"/>
          <w:sz w:val="22"/>
          <w:szCs w:val="22"/>
        </w:rPr>
        <w:t>-</w:t>
      </w:r>
      <w:r w:rsidRPr="005244B8">
        <w:rPr>
          <w:rFonts w:cstheme="minorHAnsi"/>
          <w:sz w:val="22"/>
          <w:szCs w:val="22"/>
        </w:rPr>
        <w:t xml:space="preserve"> po jej wycofaniu. Wadium wniesione w pieniądzu zwraca się bez odsetek na rachunek, z którego zostało wniesione; wadium w formie gwarancji zwraca się przez zwrot dokumentu gwarancji albo oświadczenie o zwolnieniu z gwarancji.</w:t>
      </w:r>
    </w:p>
    <w:p w14:paraId="6BD4AE7A" w14:textId="3210B355" w:rsidR="00851144" w:rsidRPr="005244B8" w:rsidRDefault="00000000" w:rsidP="005244B8">
      <w:pPr>
        <w:spacing w:after="0" w:line="276" w:lineRule="auto"/>
        <w:jc w:val="both"/>
        <w:rPr>
          <w:rFonts w:cstheme="minorHAnsi"/>
          <w:sz w:val="22"/>
          <w:szCs w:val="22"/>
        </w:rPr>
      </w:pPr>
      <w:r w:rsidRPr="005244B8">
        <w:rPr>
          <w:rFonts w:cstheme="minorHAnsi"/>
          <w:sz w:val="22"/>
          <w:szCs w:val="22"/>
        </w:rPr>
        <w:t>Wadium przepada na rzecz Zamawiającego, jeżeli Wykonawca, którego oferta została wybrana: 1) odmówił podpisania umowy na warunkach określonych w ofercie i zapytaniu ofertowym; 2) nie wniósł wymaganego zabezpieczenia należytego wykonania umowy (o ile zostanie ono wymagane we wzorze umowy); 3) zawarcie umowy stało się niemożliwe z przyczyn leżących po jego stronie; 4) wycofał ofertę lub zmienił jej treść po upływie terminu składania ofert, w okresie związania ofertą.</w:t>
      </w:r>
    </w:p>
    <w:p w14:paraId="59366220" w14:textId="77777777" w:rsidR="005326F2" w:rsidRPr="005244B8" w:rsidRDefault="00AA6895" w:rsidP="005244B8">
      <w:pPr>
        <w:spacing w:after="0" w:line="276" w:lineRule="auto"/>
        <w:jc w:val="both"/>
        <w:rPr>
          <w:rFonts w:cstheme="minorHAnsi"/>
          <w:sz w:val="22"/>
          <w:szCs w:val="22"/>
        </w:rPr>
      </w:pPr>
      <w:r>
        <w:pict w14:anchorId="5A029D35">
          <v:rect id="Prostokąt 69" o:spid="_x0000_s1035"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65F3D5E"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14. PYTANIA I WYJAŚNIENIA</w:t>
      </w:r>
    </w:p>
    <w:p w14:paraId="5EC20D86" w14:textId="3311376A" w:rsidR="005326F2" w:rsidRPr="005244B8" w:rsidRDefault="005326F2" w:rsidP="005244B8">
      <w:pPr>
        <w:spacing w:after="0" w:line="276" w:lineRule="auto"/>
        <w:jc w:val="both"/>
        <w:rPr>
          <w:rFonts w:cstheme="minorHAnsi"/>
          <w:sz w:val="22"/>
          <w:szCs w:val="22"/>
        </w:rPr>
      </w:pPr>
      <w:r w:rsidRPr="005244B8">
        <w:rPr>
          <w:rFonts w:cstheme="minorHAnsi"/>
          <w:sz w:val="22"/>
          <w:szCs w:val="22"/>
        </w:rPr>
        <w:t xml:space="preserve">Pytania dotyczące zapytania ofertowego należy kierować drogą elektroniczną na adres zamowienia@megalog.pl (w tytule wiadomości: „Zapytanie ofertowe </w:t>
      </w:r>
      <w:r w:rsidR="00A71079" w:rsidRPr="005244B8">
        <w:rPr>
          <w:rFonts w:cstheme="minorHAnsi"/>
          <w:sz w:val="22"/>
          <w:szCs w:val="22"/>
        </w:rPr>
        <w:t>-</w:t>
      </w:r>
      <w:r w:rsidRPr="005244B8">
        <w:rPr>
          <w:rFonts w:cstheme="minorHAnsi"/>
          <w:sz w:val="22"/>
          <w:szCs w:val="22"/>
        </w:rPr>
        <w:t xml:space="preserve"> Zamówienie nr 1").</w:t>
      </w:r>
    </w:p>
    <w:p w14:paraId="558DA75E" w14:textId="36879DF2" w:rsidR="005326F2" w:rsidRPr="005244B8" w:rsidRDefault="005326F2" w:rsidP="005244B8">
      <w:pPr>
        <w:spacing w:after="0" w:line="276" w:lineRule="auto"/>
        <w:jc w:val="both"/>
        <w:rPr>
          <w:rFonts w:cstheme="minorHAnsi"/>
          <w:sz w:val="22"/>
          <w:szCs w:val="22"/>
        </w:rPr>
      </w:pPr>
      <w:r w:rsidRPr="005244B8">
        <w:rPr>
          <w:rFonts w:cstheme="minorHAnsi"/>
          <w:sz w:val="22"/>
          <w:szCs w:val="22"/>
        </w:rPr>
        <w:t>Zamawiający udziel</w:t>
      </w:r>
      <w:r w:rsidR="009620FD" w:rsidRPr="005244B8">
        <w:rPr>
          <w:rFonts w:cstheme="minorHAnsi"/>
          <w:sz w:val="22"/>
          <w:szCs w:val="22"/>
        </w:rPr>
        <w:t>i</w:t>
      </w:r>
      <w:r w:rsidRPr="005244B8">
        <w:rPr>
          <w:rFonts w:cstheme="minorHAnsi"/>
          <w:sz w:val="22"/>
          <w:szCs w:val="22"/>
        </w:rPr>
        <w:t xml:space="preserve"> odpowiedzi na pytania bez zbędnej zwłoki, w miarę możliwości nie później niż w terminie 2 dni roboczych od ich otrzymania.</w:t>
      </w:r>
    </w:p>
    <w:p w14:paraId="365AAB3F" w14:textId="0BC32ED9" w:rsidR="005326F2" w:rsidRPr="005244B8" w:rsidRDefault="005326F2" w:rsidP="005244B8">
      <w:pPr>
        <w:spacing w:after="0" w:line="276" w:lineRule="auto"/>
        <w:jc w:val="both"/>
        <w:rPr>
          <w:rFonts w:cstheme="minorHAnsi"/>
          <w:sz w:val="22"/>
          <w:szCs w:val="22"/>
        </w:rPr>
      </w:pPr>
      <w:r>
        <w:rPr>
          <w:rFonts w:cstheme="minorHAnsi"/>
          <w:sz w:val="22"/>
          <w:szCs w:val="22"/>
        </w:rPr>
        <w:t xml:space="preserve">Zamawiający może pozostawić bez odpowiedzi pytanie złożone w terminie uniemożliwiającym udzielenie odpowiedzi</w:t>
      </w:r>
      <w:r>
        <w:rPr>
          <w:rFonts w:cstheme="minorHAnsi"/>
          <w:sz w:val="22"/>
          <w:szCs w:val="22"/>
        </w:rPr>
        <w:t xml:space="preserve">, tj</w:t>
      </w:r>
      <w:ins w:id="5067" w:author="Ewa Retajczyk" w:date="2026-10-20T09:32:40Z">
        <w:r>
          <w:rPr>
            <w:rFonts w:cstheme="minorHAnsi"/>
            <w:sz w:val="22"/>
            <w:szCs w:val="22"/>
          </w:rPr>
          <w:t xml:space="preserve">.</w:t>
        </w:r>
      </w:ins>
      <w:r>
        <w:rPr>
          <w:rFonts w:cstheme="minorHAnsi"/>
          <w:sz w:val="22"/>
          <w:szCs w:val="22"/>
        </w:rPr>
        <w:t xml:space="preserve"> na 2 dni robocze</w:t>
      </w:r>
      <w:r>
        <w:rPr>
          <w:rFonts w:cstheme="minorHAnsi"/>
          <w:sz w:val="22"/>
          <w:szCs w:val="22"/>
        </w:rPr>
        <w:t xml:space="preserve"> przed upływem terminu składania ofert</w:t>
      </w:r>
      <w:r>
        <w:rPr>
          <w:rFonts w:cstheme="minorHAnsi"/>
          <w:sz w:val="22"/>
          <w:szCs w:val="22"/>
        </w:rPr>
        <w:t xml:space="preserve">.</w:t>
      </w:r>
    </w:p>
    <w:p w14:paraId="4F687185"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Samo złożenie pytania w terminie krótszym niż 2 dni robocze przed upływem terminu składania ofert nie powoduje automatycznego obowiązku przedłużenia terminu składania ofert.</w:t>
      </w:r>
    </w:p>
    <w:p w14:paraId="74D7C8CA" w14:textId="59E8FDD1" w:rsidR="005326F2" w:rsidRPr="005244B8" w:rsidRDefault="005326F2" w:rsidP="005244B8">
      <w:pPr>
        <w:spacing w:after="0" w:line="276" w:lineRule="auto"/>
        <w:jc w:val="both"/>
        <w:rPr>
          <w:rFonts w:cstheme="minorHAnsi"/>
          <w:sz w:val="22"/>
          <w:szCs w:val="22"/>
        </w:rPr>
      </w:pPr>
      <w:r w:rsidRPr="005244B8">
        <w:rPr>
          <w:rFonts w:cstheme="minorHAnsi"/>
          <w:sz w:val="22"/>
          <w:szCs w:val="22"/>
        </w:rPr>
        <w:t>Jeżeli jednak udzielona odpowiedź lub zmiana treści Zamówienia może mieć wpływ na przygotowanie ofert, Zamawiający</w:t>
      </w:r>
      <w:r w:rsidR="009620FD" w:rsidRPr="005244B8">
        <w:rPr>
          <w:rFonts w:cstheme="minorHAnsi"/>
          <w:sz w:val="22"/>
          <w:szCs w:val="22"/>
        </w:rPr>
        <w:t xml:space="preserve"> </w:t>
      </w:r>
      <w:r w:rsidR="00CB3AF9" w:rsidRPr="005244B8">
        <w:rPr>
          <w:rFonts w:cstheme="minorHAnsi"/>
          <w:sz w:val="22"/>
          <w:szCs w:val="22"/>
        </w:rPr>
        <w:t>przedłuża</w:t>
      </w:r>
      <w:r w:rsidRPr="005244B8">
        <w:rPr>
          <w:rFonts w:cstheme="minorHAnsi"/>
          <w:sz w:val="22"/>
          <w:szCs w:val="22"/>
        </w:rPr>
        <w:t xml:space="preserve"> termin składania ofert.</w:t>
      </w:r>
    </w:p>
    <w:p w14:paraId="153EE68B" w14:textId="12C51D3A" w:rsidR="005326F2" w:rsidRPr="005244B8" w:rsidRDefault="005326F2" w:rsidP="005244B8">
      <w:pPr>
        <w:spacing w:after="0" w:line="276" w:lineRule="auto"/>
        <w:jc w:val="both"/>
        <w:rPr>
          <w:rFonts w:cstheme="minorHAnsi"/>
          <w:sz w:val="22"/>
          <w:szCs w:val="22"/>
        </w:rPr>
      </w:pPr>
      <w:r>
        <w:rPr>
          <w:rFonts w:cstheme="minorHAnsi"/>
          <w:sz w:val="22"/>
          <w:szCs w:val="22"/>
        </w:rPr>
        <w:t xml:space="preserve">Odpowiedzi i wyjaśnienia Zamawiający publikuje na stronie internetowej, na której upubliczniono zapytanie ofertowe, oraz </w:t>
      </w:r>
      <w:del w:id="5068" w:author="Ewa Retajczyk" w:date="2026-10-20T09:33:40Z">
        <w:r>
          <w:rPr>
            <w:rFonts w:cstheme="minorHAnsi"/>
            <w:sz w:val="22"/>
            <w:szCs w:val="22"/>
          </w:rPr>
          <w:delText xml:space="preserve">odpowie</w:delText>
        </w:r>
      </w:del>
      <w:ins w:id="5069" w:author="Ewa Retajczyk" w:date="2026-10-20T09:34:10Z">
        <w:r>
          <w:rPr>
            <w:rFonts w:cstheme="minorHAnsi"/>
            <w:sz w:val="22"/>
            <w:szCs w:val="22"/>
          </w:rPr>
          <w:t xml:space="preserve">przekazuje</w:t>
        </w:r>
      </w:ins>
      <w:r>
        <w:rPr>
          <w:rFonts w:cstheme="minorHAnsi"/>
          <w:sz w:val="22"/>
          <w:szCs w:val="22"/>
        </w:rPr>
        <w:t xml:space="preserve"> e-mailem </w:t>
      </w:r>
      <w:del w:id="5070" w:author="Ewa Retajczyk" w:date="2026-10-20T09:34:39Z">
        <w:r>
          <w:rPr>
            <w:rFonts w:cstheme="minorHAnsi"/>
            <w:sz w:val="22"/>
            <w:szCs w:val="22"/>
          </w:rPr>
          <w:delText xml:space="preserve">Wy</w:delText>
        </w:r>
        <w:r>
          <w:rPr>
            <w:rFonts w:cstheme="minorHAnsi"/>
            <w:sz w:val="22"/>
            <w:szCs w:val="22"/>
          </w:rPr>
          <w:delText xml:space="preserve">k</w:delText>
        </w:r>
        <w:r>
          <w:rPr>
            <w:rFonts w:cstheme="minorHAnsi"/>
            <w:sz w:val="22"/>
            <w:szCs w:val="22"/>
          </w:rPr>
          <w:delText xml:space="preserve">onawcy</w:delText>
        </w:r>
      </w:del>
      <w:ins w:id="5071" w:author="Ewa Retajczyk" w:date="2026-10-20T09:35:15Z">
        <w:r>
          <w:rPr>
            <w:rFonts w:cstheme="minorHAnsi"/>
            <w:sz w:val="22"/>
            <w:szCs w:val="22"/>
          </w:rPr>
          <w:t xml:space="preserve">wszystkim</w:t>
        </w:r>
      </w:ins>
      <w:r>
        <w:rPr>
          <w:rFonts w:cstheme="minorHAnsi"/>
          <w:sz w:val="22"/>
          <w:szCs w:val="22"/>
        </w:rPr>
        <w:t xml:space="preserve"> </w:t>
      </w:r>
      <w:del w:id="5072" w:author="Ewa Retajczyk" w:date="2026-10-20T09:35:18Z">
        <w:r>
          <w:rPr>
            <w:rFonts w:cstheme="minorHAnsi"/>
            <w:sz w:val="22"/>
            <w:szCs w:val="22"/>
          </w:rPr>
          <w:delText xml:space="preserve">który</w:delText>
        </w:r>
      </w:del>
      <w:ins w:id="5073" w:author="Ewa Retajczyk" w:date="2026-10-20T09:36:17Z">
        <w:r>
          <w:rPr>
            <w:rFonts w:cstheme="minorHAnsi"/>
            <w:sz w:val="22"/>
            <w:szCs w:val="22"/>
          </w:rPr>
          <w:t xml:space="preserve">zaproszonym</w:t>
        </w:r>
      </w:ins>
      <w:r>
        <w:rPr>
          <w:rFonts w:cstheme="minorHAnsi"/>
          <w:sz w:val="22"/>
          <w:szCs w:val="22"/>
        </w:rPr>
        <w:t xml:space="preserve"> </w:t>
      </w:r>
      <w:del w:id="5074" w:author="Ewa Retajczyk" w:date="2026-10-20T09:36:18Z">
        <w:r>
          <w:rPr>
            <w:rFonts w:cstheme="minorHAnsi"/>
            <w:sz w:val="22"/>
            <w:szCs w:val="22"/>
          </w:rPr>
          <w:delText xml:space="preserve">zadał</w:delText>
        </w:r>
      </w:del>
      <w:ins w:id="5075" w:author="Ewa Retajczyk" w:date="2026-10-20T09:36:33Z">
        <w:r>
          <w:rPr>
            <w:rFonts w:cstheme="minorHAnsi"/>
            <w:sz w:val="22"/>
            <w:szCs w:val="22"/>
          </w:rPr>
          <w:t xml:space="preserve">Wykonawcom,</w:t>
        </w:r>
      </w:ins>
      <w:r>
        <w:rPr>
          <w:rFonts w:cstheme="minorHAnsi"/>
          <w:sz w:val="22"/>
          <w:szCs w:val="22"/>
        </w:rPr>
        <w:t xml:space="preserve"> </w:t>
      </w:r>
      <w:del w:id="5076" w:author="Ewa Retajczyk" w:date="2026-10-20T09:36:47Z">
        <w:r>
          <w:rPr>
            <w:rFonts w:cstheme="minorHAnsi"/>
            <w:sz w:val="22"/>
            <w:szCs w:val="22"/>
          </w:rPr>
          <w:delText xml:space="preserve">pytanie</w:delText>
        </w:r>
      </w:del>
      <w:ins w:id="5077" w:author="Ewa Retajczyk" w:date="2026-10-20T09:37:03Z">
        <w:r>
          <w:rPr>
            <w:rFonts w:cstheme="minorHAnsi"/>
            <w:sz w:val="22"/>
            <w:szCs w:val="22"/>
          </w:rPr>
          <w:t xml:space="preserve">bez wskazywania źródła zapytania</w:t>
        </w:r>
      </w:ins>
      <w:r>
        <w:rPr>
          <w:rFonts w:cstheme="minorHAnsi"/>
          <w:sz w:val="22"/>
          <w:szCs w:val="22"/>
        </w:rPr>
        <w:t xml:space="preserve">.</w:t>
      </w:r>
    </w:p>
    <w:p w14:paraId="291F3166" w14:textId="77777777" w:rsidR="005326F2" w:rsidRPr="005244B8" w:rsidRDefault="00AA6895" w:rsidP="005244B8">
      <w:pPr>
        <w:spacing w:after="0" w:line="276" w:lineRule="auto"/>
        <w:jc w:val="both"/>
        <w:rPr>
          <w:rFonts w:cstheme="minorHAnsi"/>
          <w:sz w:val="22"/>
          <w:szCs w:val="22"/>
        </w:rPr>
      </w:pPr>
      <w:r>
        <w:pict w14:anchorId="7052EE99">
          <v:rect id="Prostokąt 67" o:spid="_x0000_s1034"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CB6D3CC"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15. ZMIANA TREŚCI ZAMÓWIENIA</w:t>
      </w:r>
    </w:p>
    <w:p w14:paraId="7CE8065B"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Zamawiający może przed upływem terminu składania ofert zmienić treść zamówienia.</w:t>
      </w:r>
    </w:p>
    <w:p w14:paraId="6C48DBAC" w14:textId="456CF56D" w:rsidR="005326F2" w:rsidRPr="005244B8" w:rsidRDefault="005326F2" w:rsidP="005244B8">
      <w:pPr>
        <w:spacing w:after="0" w:line="276" w:lineRule="auto"/>
        <w:jc w:val="both"/>
        <w:rPr>
          <w:rFonts w:cstheme="minorHAnsi"/>
          <w:sz w:val="22"/>
          <w:szCs w:val="22"/>
        </w:rPr>
      </w:pPr>
      <w:r w:rsidRPr="005244B8">
        <w:rPr>
          <w:rFonts w:cstheme="minorHAnsi"/>
          <w:sz w:val="22"/>
          <w:szCs w:val="22"/>
        </w:rPr>
        <w:t xml:space="preserve">Zmiany treści zapytania ofertowego Zamawiający </w:t>
      </w:r>
      <w:r w:rsidR="009620FD" w:rsidRPr="005244B8">
        <w:rPr>
          <w:rFonts w:cstheme="minorHAnsi"/>
          <w:sz w:val="22"/>
          <w:szCs w:val="22"/>
        </w:rPr>
        <w:t>o</w:t>
      </w:r>
      <w:r w:rsidRPr="005244B8">
        <w:rPr>
          <w:rFonts w:cstheme="minorHAnsi"/>
          <w:sz w:val="22"/>
          <w:szCs w:val="22"/>
        </w:rPr>
        <w:t xml:space="preserve">publikuje w tym samym miejscu co zapytanie ofertowe i </w:t>
      </w:r>
      <w:r w:rsidR="00CB3AF9" w:rsidRPr="005244B8">
        <w:rPr>
          <w:rFonts w:cstheme="minorHAnsi"/>
          <w:sz w:val="22"/>
          <w:szCs w:val="22"/>
        </w:rPr>
        <w:t>przekaże</w:t>
      </w:r>
      <w:r w:rsidRPr="005244B8">
        <w:rPr>
          <w:rFonts w:cstheme="minorHAnsi"/>
          <w:sz w:val="22"/>
          <w:szCs w:val="22"/>
        </w:rPr>
        <w:t xml:space="preserve"> e-mailem wszystkim zaproszonym Wykonawcom, informując o zakresie zmian. Zamawiający przedłuża termin składania ofert o czas niezbędny do wprowadzenia zmian w ofertach, jeżeli jest to konieczne z uwagi na zakres wprowadzonych zmian.</w:t>
      </w:r>
    </w:p>
    <w:p w14:paraId="42205709"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 przypadku rozbieżności pomiędzy treścią ogłoszenia lub zaproszenia do składania ofert a treścią niniejszego zamówienia, wiążąca jest treść zamówienia wraz z późniejszymi zmianami i wyjaśnieniami.</w:t>
      </w:r>
    </w:p>
    <w:p w14:paraId="6DB7D05B" w14:textId="77777777" w:rsidR="005326F2" w:rsidRPr="005244B8" w:rsidRDefault="00AA6895" w:rsidP="005244B8">
      <w:pPr>
        <w:spacing w:after="0" w:line="276" w:lineRule="auto"/>
        <w:jc w:val="both"/>
        <w:rPr>
          <w:rFonts w:cstheme="minorHAnsi"/>
          <w:sz w:val="22"/>
          <w:szCs w:val="22"/>
        </w:rPr>
      </w:pPr>
      <w:r>
        <w:pict w14:anchorId="1E6C4A5F">
          <v:rect id="Prostokąt 65" o:spid="_x0000_s1033"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FC115F7" w14:textId="77777777" w:rsidR="00DE6C59" w:rsidRPr="005244B8" w:rsidRDefault="00DE6C59" w:rsidP="005244B8">
      <w:pPr>
        <w:spacing w:after="0" w:line="276" w:lineRule="auto"/>
        <w:jc w:val="both"/>
        <w:rPr>
          <w:rFonts w:cstheme="minorHAnsi"/>
          <w:b/>
          <w:bCs/>
          <w:sz w:val="22"/>
          <w:szCs w:val="22"/>
        </w:rPr>
      </w:pPr>
      <w:r w:rsidRPr="005244B8">
        <w:rPr>
          <w:rFonts w:cstheme="minorHAnsi"/>
          <w:b/>
          <w:bCs/>
          <w:sz w:val="22"/>
          <w:szCs w:val="22"/>
        </w:rPr>
        <w:t>16. KRYTERIA OCENY OFERT</w:t>
      </w:r>
    </w:p>
    <w:p w14:paraId="6D747593" w14:textId="77777777" w:rsidR="00DE6C59" w:rsidRPr="005244B8" w:rsidRDefault="00DE6C59" w:rsidP="005244B8">
      <w:pPr>
        <w:spacing w:after="0" w:line="276" w:lineRule="auto"/>
        <w:jc w:val="both"/>
        <w:rPr>
          <w:rFonts w:cstheme="minorHAnsi"/>
          <w:sz w:val="22"/>
          <w:szCs w:val="22"/>
        </w:rPr>
      </w:pPr>
      <w:r w:rsidRPr="005244B8">
        <w:rPr>
          <w:rFonts w:cstheme="minorHAnsi"/>
          <w:sz w:val="22"/>
          <w:szCs w:val="22"/>
        </w:rPr>
        <w:t>Przy wyborze oferty Zamawiający będzie stosował następujące kryteria:</w:t>
      </w:r>
    </w:p>
    <w:p w14:paraId="27CF883B" w14:textId="3B1CE6A7" w:rsidR="00DE6C59" w:rsidRPr="00A174D3" w:rsidRDefault="00DE6C59" w:rsidP="005244B8">
      <w:pPr>
        <w:spacing w:after="0" w:line="276" w:lineRule="auto"/>
        <w:jc w:val="both"/>
        <w:rPr>
          <w:rFonts w:cstheme="minorHAnsi"/>
          <w:b/>
          <w:bCs/>
          <w:sz w:val="22"/>
          <w:szCs w:val="22"/>
        </w:rPr>
      </w:pPr>
      <w:r w:rsidRPr="00A174D3">
        <w:rPr>
          <w:rFonts w:cstheme="minorHAnsi"/>
          <w:b/>
          <w:bCs/>
          <w:sz w:val="22"/>
          <w:szCs w:val="22"/>
        </w:rPr>
        <w:t>Kryterium</w:t>
      </w:r>
      <w:r w:rsidRPr="00A174D3">
        <w:rPr>
          <w:rFonts w:cstheme="minorHAnsi"/>
          <w:b/>
          <w:bCs/>
          <w:sz w:val="22"/>
          <w:szCs w:val="22"/>
        </w:rPr>
        <w:tab/>
      </w:r>
      <w:r w:rsidR="00152BFA">
        <w:rPr>
          <w:rFonts w:cstheme="minorHAnsi"/>
          <w:b/>
          <w:bCs/>
          <w:sz w:val="22"/>
          <w:szCs w:val="22"/>
        </w:rPr>
        <w:tab/>
      </w:r>
      <w:r w:rsidR="00152BFA">
        <w:rPr>
          <w:rFonts w:cstheme="minorHAnsi"/>
          <w:b/>
          <w:bCs/>
          <w:sz w:val="22"/>
          <w:szCs w:val="22"/>
        </w:rPr>
        <w:tab/>
      </w:r>
      <w:r w:rsidRPr="00152BFA">
        <w:rPr>
          <w:rFonts w:cstheme="minorHAnsi"/>
          <w:sz w:val="22"/>
          <w:szCs w:val="22"/>
        </w:rPr>
        <w:t>Liczba punktów</w:t>
      </w:r>
    </w:p>
    <w:p w14:paraId="5FAA14A0" w14:textId="3C084B6B" w:rsidR="00DE6C59" w:rsidRPr="00A174D3" w:rsidRDefault="00DE6C59" w:rsidP="005244B8">
      <w:pPr>
        <w:spacing w:after="0" w:line="276" w:lineRule="auto"/>
        <w:jc w:val="both"/>
        <w:rPr>
          <w:rFonts w:cstheme="minorHAnsi"/>
          <w:b/>
          <w:bCs/>
          <w:sz w:val="22"/>
          <w:szCs w:val="22"/>
        </w:rPr>
      </w:pPr>
      <w:r w:rsidRPr="00A174D3">
        <w:rPr>
          <w:rFonts w:cstheme="minorHAnsi"/>
          <w:b/>
          <w:bCs/>
          <w:sz w:val="22"/>
          <w:szCs w:val="22"/>
        </w:rPr>
        <w:t>Cena</w:t>
      </w:r>
      <w:r w:rsidRPr="00A174D3">
        <w:rPr>
          <w:rFonts w:cstheme="minorHAnsi"/>
          <w:b/>
          <w:bCs/>
          <w:sz w:val="22"/>
          <w:szCs w:val="22"/>
        </w:rPr>
        <w:tab/>
      </w:r>
      <w:r w:rsidR="00152BFA">
        <w:rPr>
          <w:rFonts w:cstheme="minorHAnsi"/>
          <w:b/>
          <w:bCs/>
          <w:sz w:val="22"/>
          <w:szCs w:val="22"/>
        </w:rPr>
        <w:tab/>
      </w:r>
      <w:r w:rsidR="00152BFA">
        <w:rPr>
          <w:rFonts w:cstheme="minorHAnsi"/>
          <w:b/>
          <w:bCs/>
          <w:sz w:val="22"/>
          <w:szCs w:val="22"/>
        </w:rPr>
        <w:tab/>
      </w:r>
      <w:r w:rsidR="00152BFA">
        <w:rPr>
          <w:rFonts w:cstheme="minorHAnsi"/>
          <w:b/>
          <w:bCs/>
          <w:sz w:val="22"/>
          <w:szCs w:val="22"/>
        </w:rPr>
        <w:tab/>
      </w:r>
      <w:r w:rsidRPr="00152BFA">
        <w:rPr>
          <w:rFonts w:cstheme="minorHAnsi"/>
          <w:sz w:val="22"/>
          <w:szCs w:val="22"/>
        </w:rPr>
        <w:t>60 pkt</w:t>
      </w:r>
    </w:p>
    <w:p w14:paraId="1AE62C1F" w14:textId="638ED7CC" w:rsidR="00DE6C59" w:rsidRPr="00A174D3" w:rsidRDefault="00DE6C59" w:rsidP="005244B8">
      <w:pPr>
        <w:spacing w:after="0" w:line="276" w:lineRule="auto"/>
        <w:jc w:val="both"/>
        <w:rPr>
          <w:rFonts w:cstheme="minorHAnsi"/>
          <w:b/>
          <w:bCs/>
          <w:sz w:val="22"/>
          <w:szCs w:val="22"/>
        </w:rPr>
      </w:pPr>
      <w:r w:rsidRPr="00A174D3">
        <w:rPr>
          <w:rFonts w:cstheme="minorHAnsi"/>
          <w:b/>
          <w:bCs/>
          <w:sz w:val="22"/>
          <w:szCs w:val="22"/>
        </w:rPr>
        <w:t>Termin dostawy sprzętu</w:t>
      </w:r>
      <w:r w:rsidRPr="00A174D3">
        <w:rPr>
          <w:rFonts w:cstheme="minorHAnsi"/>
          <w:b/>
          <w:bCs/>
          <w:sz w:val="22"/>
          <w:szCs w:val="22"/>
        </w:rPr>
        <w:tab/>
      </w:r>
      <w:r w:rsidRPr="00152BFA">
        <w:rPr>
          <w:rFonts w:cstheme="minorHAnsi"/>
          <w:sz w:val="22"/>
          <w:szCs w:val="22"/>
        </w:rPr>
        <w:t>40 pkt</w:t>
      </w:r>
    </w:p>
    <w:p w14:paraId="0B376D9E" w14:textId="7C5AF733" w:rsidR="00DE6C59" w:rsidRPr="00A174D3" w:rsidRDefault="00DE6C59" w:rsidP="005244B8">
      <w:pPr>
        <w:spacing w:after="0" w:line="276" w:lineRule="auto"/>
        <w:jc w:val="both"/>
        <w:rPr>
          <w:rFonts w:cstheme="minorHAnsi"/>
          <w:b/>
          <w:bCs/>
          <w:sz w:val="22"/>
          <w:szCs w:val="22"/>
        </w:rPr>
      </w:pPr>
      <w:r w:rsidRPr="00A174D3">
        <w:rPr>
          <w:rFonts w:cstheme="minorHAnsi"/>
          <w:b/>
          <w:bCs/>
          <w:sz w:val="22"/>
          <w:szCs w:val="22"/>
        </w:rPr>
        <w:t>Łącznie</w:t>
      </w:r>
      <w:r w:rsidRPr="00A174D3">
        <w:rPr>
          <w:rFonts w:cstheme="minorHAnsi"/>
          <w:b/>
          <w:bCs/>
          <w:sz w:val="22"/>
          <w:szCs w:val="22"/>
        </w:rPr>
        <w:tab/>
      </w:r>
      <w:r w:rsidR="00152BFA">
        <w:rPr>
          <w:rFonts w:cstheme="minorHAnsi"/>
          <w:b/>
          <w:bCs/>
          <w:sz w:val="22"/>
          <w:szCs w:val="22"/>
        </w:rPr>
        <w:tab/>
      </w:r>
      <w:r w:rsidR="00152BFA">
        <w:rPr>
          <w:rFonts w:cstheme="minorHAnsi"/>
          <w:b/>
          <w:bCs/>
          <w:sz w:val="22"/>
          <w:szCs w:val="22"/>
        </w:rPr>
        <w:tab/>
      </w:r>
      <w:r w:rsidR="00152BFA">
        <w:rPr>
          <w:rFonts w:cstheme="minorHAnsi"/>
          <w:b/>
          <w:bCs/>
          <w:sz w:val="22"/>
          <w:szCs w:val="22"/>
        </w:rPr>
        <w:tab/>
      </w:r>
      <w:r w:rsidRPr="00152BFA">
        <w:rPr>
          <w:rFonts w:cstheme="minorHAnsi"/>
          <w:sz w:val="22"/>
          <w:szCs w:val="22"/>
        </w:rPr>
        <w:t>100 pkt</w:t>
      </w:r>
    </w:p>
    <w:p w14:paraId="6874FD65" w14:textId="77777777" w:rsidR="00DE6C59" w:rsidRPr="005244B8" w:rsidRDefault="00DE6C59" w:rsidP="005244B8">
      <w:pPr>
        <w:spacing w:after="0" w:line="276" w:lineRule="auto"/>
        <w:jc w:val="both"/>
        <w:rPr>
          <w:rFonts w:cstheme="minorHAnsi"/>
          <w:sz w:val="22"/>
          <w:szCs w:val="22"/>
        </w:rPr>
      </w:pPr>
    </w:p>
    <w:p w14:paraId="43348E9C" w14:textId="127AA173" w:rsidR="00DE6C59" w:rsidRPr="005244B8" w:rsidRDefault="00DE6C59" w:rsidP="005244B8">
      <w:pPr>
        <w:spacing w:after="0" w:line="276" w:lineRule="auto"/>
        <w:jc w:val="both"/>
        <w:rPr>
          <w:rFonts w:cstheme="minorHAnsi"/>
          <w:sz w:val="22"/>
          <w:szCs w:val="22"/>
        </w:rPr>
      </w:pPr>
      <w:r w:rsidRPr="005244B8">
        <w:rPr>
          <w:rFonts w:cstheme="minorHAnsi"/>
          <w:sz w:val="22"/>
          <w:szCs w:val="22"/>
        </w:rPr>
        <w:t>Spełnienie wszystkich wymagań określonych w opisie przedmiotu zamówienia jest obligatoryjne, przy czym Zamawiający dopuszcza rozwiązania równoważne; wymagania te nie stanowią odrębnego warunku udziału w postępowaniu. Spełnienie tych wymagań lub ich równoważność musi zostać potwierdzone w ofercie, w szczególności poprzez dokumentację techniczną, karty katalogowe, certyfikaty lub inne wymagane dokumenty.</w:t>
      </w:r>
    </w:p>
    <w:p w14:paraId="524FD681" w14:textId="42AC0CA6" w:rsidR="00DE6C59" w:rsidRPr="005244B8" w:rsidRDefault="00DE6C59" w:rsidP="005244B8">
      <w:pPr>
        <w:spacing w:after="0" w:line="276" w:lineRule="auto"/>
        <w:jc w:val="both"/>
        <w:rPr>
          <w:rFonts w:cstheme="minorHAnsi"/>
          <w:sz w:val="22"/>
          <w:szCs w:val="22"/>
        </w:rPr>
      </w:pPr>
      <w:r w:rsidRPr="005244B8">
        <w:rPr>
          <w:rFonts w:cstheme="minorHAnsi"/>
          <w:sz w:val="22"/>
          <w:szCs w:val="22"/>
        </w:rPr>
        <w:t>Oferta niezgodna z opisem przedmiotu zamówienia, której niezgodności nie można usunąć w trybie wyjaśnień (pkt 20.1), zostanie odrzucona (pkt 20.2).</w:t>
      </w:r>
    </w:p>
    <w:p w14:paraId="5BE4F8EA" w14:textId="614EF264" w:rsidR="00DE6C59" w:rsidRPr="005244B8" w:rsidRDefault="00DE6C59" w:rsidP="005244B8">
      <w:pPr>
        <w:spacing w:after="0" w:line="276" w:lineRule="auto"/>
        <w:jc w:val="both"/>
        <w:rPr>
          <w:rFonts w:cstheme="minorHAnsi"/>
          <w:sz w:val="22"/>
          <w:szCs w:val="22"/>
        </w:rPr>
      </w:pPr>
      <w:r w:rsidRPr="005244B8">
        <w:rPr>
          <w:rFonts w:cstheme="minorHAnsi"/>
          <w:sz w:val="22"/>
          <w:szCs w:val="22"/>
        </w:rPr>
        <w:t xml:space="preserve">16.1. </w:t>
      </w:r>
      <w:r w:rsidRPr="00A174D3">
        <w:rPr>
          <w:rFonts w:cstheme="minorHAnsi"/>
          <w:b/>
          <w:bCs/>
          <w:sz w:val="22"/>
          <w:szCs w:val="22"/>
        </w:rPr>
        <w:t xml:space="preserve">Cena </w:t>
      </w:r>
      <w:r w:rsidR="00A71079" w:rsidRPr="00A174D3">
        <w:rPr>
          <w:rFonts w:cstheme="minorHAnsi"/>
          <w:b/>
          <w:bCs/>
          <w:sz w:val="22"/>
          <w:szCs w:val="22"/>
        </w:rPr>
        <w:t>-</w:t>
      </w:r>
      <w:r w:rsidRPr="00A174D3">
        <w:rPr>
          <w:rFonts w:cstheme="minorHAnsi"/>
          <w:b/>
          <w:bCs/>
          <w:sz w:val="22"/>
          <w:szCs w:val="22"/>
        </w:rPr>
        <w:t xml:space="preserve"> 60 pkt</w:t>
      </w:r>
    </w:p>
    <w:p w14:paraId="7A2E11FB" w14:textId="2CB5CC9B" w:rsidR="00DE6C59" w:rsidRPr="005244B8" w:rsidRDefault="00DE6C59" w:rsidP="005244B8">
      <w:pPr>
        <w:spacing w:after="0" w:line="276" w:lineRule="auto"/>
        <w:jc w:val="both"/>
        <w:rPr>
          <w:rFonts w:cstheme="minorHAnsi"/>
          <w:sz w:val="22"/>
          <w:szCs w:val="22"/>
        </w:rPr>
      </w:pPr>
      <w:r w:rsidRPr="005244B8">
        <w:rPr>
          <w:rFonts w:cstheme="minorHAnsi"/>
          <w:sz w:val="22"/>
          <w:szCs w:val="22"/>
        </w:rPr>
        <w:t>Najniższa cena netto otrzyma 60 pkt.</w:t>
      </w:r>
    </w:p>
    <w:p w14:paraId="5474B661" w14:textId="77777777" w:rsidR="00DE6C59" w:rsidRPr="005244B8" w:rsidRDefault="00DE6C59" w:rsidP="005244B8">
      <w:pPr>
        <w:spacing w:after="0" w:line="276" w:lineRule="auto"/>
        <w:jc w:val="both"/>
        <w:rPr>
          <w:rFonts w:cstheme="minorHAnsi"/>
          <w:sz w:val="22"/>
          <w:szCs w:val="22"/>
        </w:rPr>
      </w:pPr>
      <w:r w:rsidRPr="005244B8">
        <w:rPr>
          <w:rFonts w:cstheme="minorHAnsi"/>
          <w:sz w:val="22"/>
          <w:szCs w:val="22"/>
        </w:rPr>
        <w:t>Pozostałe oferty otrzymają punkty według wzoru:</w:t>
      </w:r>
    </w:p>
    <w:p w14:paraId="1C858C2B" w14:textId="55772DD3" w:rsidR="00DE6C59" w:rsidRPr="005244B8" w:rsidRDefault="00DE6C59" w:rsidP="005244B8">
      <w:pPr>
        <w:spacing w:after="0" w:line="276" w:lineRule="auto"/>
        <w:jc w:val="both"/>
        <w:rPr>
          <w:rFonts w:cstheme="minorHAnsi"/>
          <w:sz w:val="22"/>
          <w:szCs w:val="22"/>
        </w:rPr>
      </w:pPr>
      <w:r w:rsidRPr="005244B8">
        <w:rPr>
          <w:rFonts w:cstheme="minorHAnsi"/>
          <w:sz w:val="22"/>
          <w:szCs w:val="22"/>
        </w:rPr>
        <w:t>C = (Cmin / Cbad) × 60</w:t>
      </w:r>
    </w:p>
    <w:p w14:paraId="4A5F1ACC" w14:textId="77777777" w:rsidR="00DE6C59" w:rsidRPr="005244B8" w:rsidRDefault="00DE6C59" w:rsidP="005244B8">
      <w:pPr>
        <w:spacing w:after="0" w:line="276" w:lineRule="auto"/>
        <w:jc w:val="both"/>
        <w:rPr>
          <w:rFonts w:cstheme="minorHAnsi"/>
          <w:sz w:val="22"/>
          <w:szCs w:val="22"/>
        </w:rPr>
      </w:pPr>
      <w:r w:rsidRPr="005244B8">
        <w:rPr>
          <w:rFonts w:cstheme="minorHAnsi"/>
          <w:sz w:val="22"/>
          <w:szCs w:val="22"/>
        </w:rPr>
        <w:t>gdzie:</w:t>
      </w:r>
    </w:p>
    <w:p w14:paraId="3D93E165" w14:textId="5825D77C" w:rsidR="00DE6C59" w:rsidRPr="005244B8" w:rsidRDefault="00DE6C59" w:rsidP="005244B8">
      <w:pPr>
        <w:spacing w:after="0" w:line="276" w:lineRule="auto"/>
        <w:jc w:val="both"/>
        <w:rPr>
          <w:rFonts w:cstheme="minorHAnsi"/>
          <w:sz w:val="22"/>
          <w:szCs w:val="22"/>
        </w:rPr>
      </w:pPr>
      <w:r w:rsidRPr="005244B8">
        <w:rPr>
          <w:rFonts w:cstheme="minorHAnsi"/>
          <w:sz w:val="22"/>
          <w:szCs w:val="22"/>
        </w:rPr>
        <w:t xml:space="preserve">Cmin </w:t>
      </w:r>
      <w:r w:rsidR="00A71079" w:rsidRPr="005244B8">
        <w:rPr>
          <w:rFonts w:cstheme="minorHAnsi"/>
          <w:sz w:val="22"/>
          <w:szCs w:val="22"/>
        </w:rPr>
        <w:t>-</w:t>
      </w:r>
      <w:r w:rsidRPr="005244B8">
        <w:rPr>
          <w:rFonts w:cstheme="minorHAnsi"/>
          <w:sz w:val="22"/>
          <w:szCs w:val="22"/>
        </w:rPr>
        <w:t xml:space="preserve"> najniższa cena netto spośród ofert podlegających ocenie;</w:t>
      </w:r>
    </w:p>
    <w:p w14:paraId="6D3ABEFF" w14:textId="3EC89619" w:rsidR="00DE6C59" w:rsidRPr="005244B8" w:rsidRDefault="00DE6C59" w:rsidP="005244B8">
      <w:pPr>
        <w:spacing w:after="0" w:line="276" w:lineRule="auto"/>
        <w:jc w:val="both"/>
        <w:rPr>
          <w:rFonts w:cstheme="minorHAnsi"/>
          <w:sz w:val="22"/>
          <w:szCs w:val="22"/>
        </w:rPr>
      </w:pPr>
      <w:r w:rsidRPr="005244B8">
        <w:rPr>
          <w:rFonts w:cstheme="minorHAnsi"/>
          <w:sz w:val="22"/>
          <w:szCs w:val="22"/>
        </w:rPr>
        <w:t xml:space="preserve">Cbad </w:t>
      </w:r>
      <w:r w:rsidR="00A71079" w:rsidRPr="005244B8">
        <w:rPr>
          <w:rFonts w:cstheme="minorHAnsi"/>
          <w:sz w:val="22"/>
          <w:szCs w:val="22"/>
        </w:rPr>
        <w:t>-</w:t>
      </w:r>
      <w:r w:rsidRPr="005244B8">
        <w:rPr>
          <w:rFonts w:cstheme="minorHAnsi"/>
          <w:sz w:val="22"/>
          <w:szCs w:val="22"/>
        </w:rPr>
        <w:t xml:space="preserve"> cena netto badanej oferty.</w:t>
      </w:r>
    </w:p>
    <w:p w14:paraId="01BE3EA4" w14:textId="1F815616" w:rsidR="00DE6C59" w:rsidRPr="00A174D3" w:rsidRDefault="00DE6C59" w:rsidP="005244B8">
      <w:pPr>
        <w:spacing w:after="0" w:line="276" w:lineRule="auto"/>
        <w:jc w:val="both"/>
        <w:rPr>
          <w:rFonts w:cstheme="minorHAnsi"/>
          <w:b/>
          <w:bCs/>
          <w:sz w:val="22"/>
          <w:szCs w:val="22"/>
        </w:rPr>
      </w:pPr>
      <w:r w:rsidRPr="00A174D3">
        <w:rPr>
          <w:rFonts w:cstheme="minorHAnsi"/>
          <w:b/>
          <w:bCs/>
          <w:sz w:val="22"/>
          <w:szCs w:val="22"/>
        </w:rPr>
        <w:t xml:space="preserve">16.2. Termin dostawy sprzętu </w:t>
      </w:r>
      <w:r w:rsidR="00A71079" w:rsidRPr="00A174D3">
        <w:rPr>
          <w:rFonts w:cstheme="minorHAnsi"/>
          <w:b/>
          <w:bCs/>
          <w:sz w:val="22"/>
          <w:szCs w:val="22"/>
        </w:rPr>
        <w:t>-</w:t>
      </w:r>
      <w:r w:rsidRPr="00A174D3">
        <w:rPr>
          <w:rFonts w:cstheme="minorHAnsi"/>
          <w:b/>
          <w:bCs/>
          <w:sz w:val="22"/>
          <w:szCs w:val="22"/>
        </w:rPr>
        <w:t xml:space="preserve"> 40 pkt</w:t>
      </w:r>
    </w:p>
    <w:p w14:paraId="7A75D2BF" w14:textId="3FD0572B" w:rsidR="00DE6C59" w:rsidRPr="005244B8" w:rsidRDefault="00DE6C59" w:rsidP="005244B8">
      <w:pPr>
        <w:spacing w:after="0" w:line="276" w:lineRule="auto"/>
        <w:jc w:val="both"/>
        <w:rPr>
          <w:rFonts w:cstheme="minorHAnsi"/>
          <w:sz w:val="22"/>
          <w:szCs w:val="22"/>
        </w:rPr>
      </w:pPr>
      <w:r w:rsidRPr="005244B8">
        <w:rPr>
          <w:rFonts w:cstheme="minorHAnsi"/>
          <w:sz w:val="22"/>
          <w:szCs w:val="22"/>
        </w:rPr>
        <w:t>Najkrótszy termin dostawy sprzętu na miejsce realizacji, liczony w pełnych dniach kalendarzowych od dnia zawarcia umowy, otrzyma 40 pkt. Termin dostawy nie może być późniejszy niż 30.11.2026 r. (oferta z terminem późniejszym zostanie odrzucona).</w:t>
      </w:r>
    </w:p>
    <w:p w14:paraId="1522D9EF" w14:textId="77777777" w:rsidR="00DE6C59" w:rsidRPr="005244B8" w:rsidRDefault="00DE6C59" w:rsidP="005244B8">
      <w:pPr>
        <w:spacing w:after="0" w:line="276" w:lineRule="auto"/>
        <w:jc w:val="both"/>
        <w:rPr>
          <w:rFonts w:cstheme="minorHAnsi"/>
          <w:sz w:val="22"/>
          <w:szCs w:val="22"/>
        </w:rPr>
      </w:pPr>
      <w:r w:rsidRPr="005244B8">
        <w:rPr>
          <w:rFonts w:cstheme="minorHAnsi"/>
          <w:sz w:val="22"/>
          <w:szCs w:val="22"/>
        </w:rPr>
        <w:t>Pozostałe oferty otrzymają punkty według wzoru:</w:t>
      </w:r>
    </w:p>
    <w:p w14:paraId="750F697B" w14:textId="36ACE9E8" w:rsidR="00DE6C59" w:rsidRPr="005244B8" w:rsidRDefault="00DE6C59" w:rsidP="005244B8">
      <w:pPr>
        <w:spacing w:after="0" w:line="276" w:lineRule="auto"/>
        <w:jc w:val="both"/>
        <w:rPr>
          <w:rFonts w:cstheme="minorHAnsi"/>
          <w:sz w:val="22"/>
          <w:szCs w:val="22"/>
        </w:rPr>
      </w:pPr>
      <w:r w:rsidRPr="005244B8">
        <w:rPr>
          <w:rFonts w:cstheme="minorHAnsi"/>
          <w:sz w:val="22"/>
          <w:szCs w:val="22"/>
        </w:rPr>
        <w:t>T = (Tmin / Tbad) × 40</w:t>
      </w:r>
    </w:p>
    <w:p w14:paraId="6B4E94B5" w14:textId="77777777" w:rsidR="00DE6C59" w:rsidRPr="005244B8" w:rsidRDefault="00DE6C59" w:rsidP="005244B8">
      <w:pPr>
        <w:spacing w:after="0" w:line="276" w:lineRule="auto"/>
        <w:jc w:val="both"/>
        <w:rPr>
          <w:rFonts w:cstheme="minorHAnsi"/>
          <w:sz w:val="22"/>
          <w:szCs w:val="22"/>
        </w:rPr>
      </w:pPr>
      <w:r w:rsidRPr="005244B8">
        <w:rPr>
          <w:rFonts w:cstheme="minorHAnsi"/>
          <w:sz w:val="22"/>
          <w:szCs w:val="22"/>
        </w:rPr>
        <w:t>gdzie:</w:t>
      </w:r>
    </w:p>
    <w:p w14:paraId="40ABDBB7" w14:textId="7A6BA47D" w:rsidR="00DE6C59" w:rsidRPr="005244B8" w:rsidRDefault="00DE6C59" w:rsidP="005244B8">
      <w:pPr>
        <w:spacing w:after="0" w:line="276" w:lineRule="auto"/>
        <w:jc w:val="both"/>
        <w:rPr>
          <w:rFonts w:cstheme="minorHAnsi"/>
          <w:sz w:val="22"/>
          <w:szCs w:val="22"/>
        </w:rPr>
      </w:pPr>
      <w:r w:rsidRPr="005244B8">
        <w:rPr>
          <w:rFonts w:cstheme="minorHAnsi"/>
          <w:sz w:val="22"/>
          <w:szCs w:val="22"/>
        </w:rPr>
        <w:t xml:space="preserve">Tmin </w:t>
      </w:r>
      <w:r w:rsidR="00A71079" w:rsidRPr="005244B8">
        <w:rPr>
          <w:rFonts w:cstheme="minorHAnsi"/>
          <w:sz w:val="22"/>
          <w:szCs w:val="22"/>
        </w:rPr>
        <w:t>-</w:t>
      </w:r>
      <w:r w:rsidRPr="005244B8">
        <w:rPr>
          <w:rFonts w:cstheme="minorHAnsi"/>
          <w:sz w:val="22"/>
          <w:szCs w:val="22"/>
        </w:rPr>
        <w:t xml:space="preserve"> najkrótszy termin dostawy sprzętu spośród ofert podlegających ocenie;</w:t>
      </w:r>
    </w:p>
    <w:p w14:paraId="1C18CDFB" w14:textId="1EDCA229" w:rsidR="00DE6C59" w:rsidRPr="005244B8" w:rsidRDefault="00DE6C59" w:rsidP="005244B8">
      <w:pPr>
        <w:spacing w:after="0" w:line="276" w:lineRule="auto"/>
        <w:jc w:val="both"/>
        <w:rPr>
          <w:rFonts w:cstheme="minorHAnsi"/>
          <w:sz w:val="22"/>
          <w:szCs w:val="22"/>
        </w:rPr>
      </w:pPr>
      <w:r w:rsidRPr="005244B8">
        <w:rPr>
          <w:rFonts w:cstheme="minorHAnsi"/>
          <w:sz w:val="22"/>
          <w:szCs w:val="22"/>
        </w:rPr>
        <w:t xml:space="preserve">Tbad </w:t>
      </w:r>
      <w:r w:rsidR="00A71079" w:rsidRPr="005244B8">
        <w:rPr>
          <w:rFonts w:cstheme="minorHAnsi"/>
          <w:sz w:val="22"/>
          <w:szCs w:val="22"/>
        </w:rPr>
        <w:t>-</w:t>
      </w:r>
      <w:r w:rsidRPr="005244B8">
        <w:rPr>
          <w:rFonts w:cstheme="minorHAnsi"/>
          <w:sz w:val="22"/>
          <w:szCs w:val="22"/>
        </w:rPr>
        <w:t xml:space="preserve"> termin dostawy sprzętu badanej oferty.</w:t>
      </w:r>
    </w:p>
    <w:p w14:paraId="7EA2C922" w14:textId="77777777" w:rsidR="00DE6C59" w:rsidRPr="00A174D3" w:rsidRDefault="00DE6C59" w:rsidP="005244B8">
      <w:pPr>
        <w:spacing w:after="0" w:line="276" w:lineRule="auto"/>
        <w:jc w:val="both"/>
        <w:rPr>
          <w:rFonts w:cstheme="minorHAnsi"/>
          <w:b/>
          <w:bCs/>
          <w:sz w:val="22"/>
          <w:szCs w:val="22"/>
        </w:rPr>
      </w:pPr>
      <w:r w:rsidRPr="00A174D3">
        <w:rPr>
          <w:rFonts w:cstheme="minorHAnsi"/>
          <w:b/>
          <w:bCs/>
          <w:sz w:val="22"/>
          <w:szCs w:val="22"/>
        </w:rPr>
        <w:t>16.3. Łączna ocena</w:t>
      </w:r>
    </w:p>
    <w:p w14:paraId="460B0AF9" w14:textId="77777777" w:rsidR="00DE6C59" w:rsidRPr="005244B8" w:rsidRDefault="00DE6C59" w:rsidP="005244B8">
      <w:pPr>
        <w:spacing w:after="0" w:line="276" w:lineRule="auto"/>
        <w:jc w:val="both"/>
        <w:rPr>
          <w:rFonts w:cstheme="minorHAnsi"/>
          <w:sz w:val="22"/>
          <w:szCs w:val="22"/>
        </w:rPr>
      </w:pPr>
      <w:r w:rsidRPr="005244B8">
        <w:rPr>
          <w:rFonts w:cstheme="minorHAnsi"/>
          <w:sz w:val="22"/>
          <w:szCs w:val="22"/>
        </w:rPr>
        <w:t>Łączna liczba punktów zostanie obliczona według wzoru:</w:t>
      </w:r>
    </w:p>
    <w:p w14:paraId="30B0C268" w14:textId="77777777" w:rsidR="00DE6C59" w:rsidRPr="005244B8" w:rsidRDefault="00DE6C59" w:rsidP="005244B8">
      <w:pPr>
        <w:spacing w:after="0" w:line="276" w:lineRule="auto"/>
        <w:jc w:val="both"/>
        <w:rPr>
          <w:rFonts w:cstheme="minorHAnsi"/>
          <w:sz w:val="22"/>
          <w:szCs w:val="22"/>
        </w:rPr>
      </w:pPr>
      <w:r w:rsidRPr="005244B8">
        <w:rPr>
          <w:rFonts w:cstheme="minorHAnsi"/>
          <w:sz w:val="22"/>
          <w:szCs w:val="22"/>
        </w:rPr>
        <w:t>P = C + T</w:t>
      </w:r>
    </w:p>
    <w:p w14:paraId="081EE25B" w14:textId="77777777" w:rsidR="00DE6C59" w:rsidRPr="005244B8" w:rsidRDefault="00DE6C59" w:rsidP="005244B8">
      <w:pPr>
        <w:spacing w:after="0" w:line="276" w:lineRule="auto"/>
        <w:jc w:val="both"/>
        <w:rPr>
          <w:rFonts w:cstheme="minorHAnsi"/>
          <w:sz w:val="22"/>
          <w:szCs w:val="22"/>
        </w:rPr>
      </w:pPr>
      <w:r w:rsidRPr="005244B8">
        <w:rPr>
          <w:rFonts w:cstheme="minorHAnsi"/>
          <w:sz w:val="22"/>
          <w:szCs w:val="22"/>
        </w:rPr>
        <w:t>Maksymalna liczba punktów wynosi 100 pkt.</w:t>
      </w:r>
    </w:p>
    <w:p w14:paraId="23DE76FB" w14:textId="19C351D4" w:rsidR="005326F2" w:rsidRPr="005244B8" w:rsidRDefault="00DE6C59" w:rsidP="005244B8">
      <w:pPr>
        <w:spacing w:after="0" w:line="276" w:lineRule="auto"/>
        <w:jc w:val="both"/>
        <w:rPr>
          <w:rFonts w:cstheme="minorHAnsi"/>
          <w:sz w:val="22"/>
          <w:szCs w:val="22"/>
        </w:rPr>
      </w:pPr>
      <w:r w:rsidRPr="005244B8">
        <w:rPr>
          <w:rFonts w:cstheme="minorHAnsi"/>
          <w:sz w:val="22"/>
          <w:szCs w:val="22"/>
        </w:rPr>
        <w:t>Do oceny punktowej zostaną zakwalifikowane wyłącznie oferty niepodlegające odrzuceniu, złożone przez Wykonawców spełniających warunki udziału w postępowaniu.</w:t>
      </w:r>
    </w:p>
    <w:p w14:paraId="5BD502B4" w14:textId="59B47449" w:rsidR="00CB3AF9" w:rsidRPr="005244B8" w:rsidRDefault="00CB3AF9" w:rsidP="005244B8">
      <w:pPr>
        <w:spacing w:after="0" w:line="276" w:lineRule="auto"/>
        <w:jc w:val="both"/>
        <w:rPr>
          <w:rFonts w:cstheme="minorHAnsi"/>
          <w:sz w:val="22"/>
          <w:szCs w:val="22"/>
        </w:rPr>
      </w:pPr>
      <w:r>
        <w:rPr>
          <w:rFonts w:cstheme="minorHAnsi"/>
          <w:sz w:val="22"/>
          <w:szCs w:val="22"/>
        </w:rPr>
        <w:t xml:space="preserve">Wybrana zostanie oferta</w:t>
      </w:r>
      <w:ins w:id="5078" w:author="Ewa Retajczyk" w:date="2026-10-20T09:38:58Z">
        <w:r>
          <w:rPr>
            <w:rFonts w:cstheme="minorHAnsi"/>
            <w:sz w:val="22"/>
            <w:szCs w:val="22"/>
          </w:rPr>
          <w:t xml:space="preserve">,</w:t>
        </w:r>
      </w:ins>
      <w:r>
        <w:rPr>
          <w:rFonts w:cstheme="minorHAnsi"/>
          <w:sz w:val="22"/>
          <w:szCs w:val="22"/>
        </w:rPr>
        <w:t xml:space="preserve"> </w:t>
      </w:r>
      <w:del w:id="5079" w:author="Ewa Retajczyk" w:date="2026-10-20T09:39:07Z">
        <w:r>
          <w:rPr>
            <w:rFonts w:cstheme="minorHAnsi"/>
            <w:sz w:val="22"/>
            <w:szCs w:val="22"/>
          </w:rPr>
          <w:delText xml:space="preserve">z</w:delText>
        </w:r>
      </w:del>
      <w:ins w:id="5080" w:author="Ewa Retajczyk" w:date="2026-10-20T09:39:50Z">
        <w:r>
          <w:rPr>
            <w:rFonts w:cstheme="minorHAnsi"/>
            <w:sz w:val="22"/>
            <w:szCs w:val="22"/>
          </w:rPr>
          <w:t xml:space="preserve">która uzyska</w:t>
        </w:r>
      </w:ins>
      <w:r>
        <w:rPr>
          <w:rFonts w:cstheme="minorHAnsi"/>
          <w:sz w:val="22"/>
          <w:szCs w:val="22"/>
        </w:rPr>
        <w:t xml:space="preserve"> najwyższą łączną </w:t>
      </w:r>
      <w:del w:id="5081" w:author="Ewa Retajczyk" w:date="2026-10-20T09:40:18Z">
        <w:r>
          <w:rPr>
            <w:rFonts w:cstheme="minorHAnsi"/>
            <w:sz w:val="22"/>
            <w:szCs w:val="22"/>
          </w:rPr>
          <w:delText xml:space="preserve">liczbą</w:delText>
        </w:r>
      </w:del>
      <w:ins w:id="5082" w:author="Ewa Retajczyk" w:date="2026-10-20T09:40:32Z">
        <w:r>
          <w:rPr>
            <w:rFonts w:cstheme="minorHAnsi"/>
            <w:sz w:val="22"/>
            <w:szCs w:val="22"/>
          </w:rPr>
          <w:t xml:space="preserve">liczbę</w:t>
        </w:r>
      </w:ins>
      <w:r>
        <w:rPr>
          <w:rFonts w:cstheme="minorHAnsi"/>
          <w:sz w:val="22"/>
          <w:szCs w:val="22"/>
        </w:rPr>
        <w:t xml:space="preserve"> punktów</w:t>
      </w:r>
      <w:ins w:id="5083" w:author="Ewa Retajczyk" w:date="2026-10-20T09:41:00Z">
        <w:r>
          <w:rPr>
            <w:rFonts w:cstheme="minorHAnsi"/>
            <w:sz w:val="22"/>
            <w:szCs w:val="22"/>
          </w:rPr>
          <w:t xml:space="preserve">.</w:t>
        </w:r>
      </w:ins>
    </w:p>
    <w:p w14:paraId="28873E52" w14:textId="77777777" w:rsidR="00851144" w:rsidRPr="005244B8" w:rsidRDefault="00000000" w:rsidP="005244B8">
      <w:pPr>
        <w:spacing w:after="0" w:line="276" w:lineRule="auto"/>
        <w:jc w:val="both"/>
        <w:rPr>
          <w:rFonts w:cstheme="minorHAnsi"/>
          <w:sz w:val="22"/>
          <w:szCs w:val="22"/>
        </w:rPr>
      </w:pPr>
      <w:r w:rsidRPr="005244B8">
        <w:rPr>
          <w:rFonts w:cstheme="minorHAnsi"/>
          <w:sz w:val="22"/>
          <w:szCs w:val="22"/>
        </w:rPr>
        <w:t>Podstawą oceny w kryterium ceny jest cena netto za całość zamówienia, wyrażona w złotych polskich i zaokrąglona do dwóch miejsc po przecinku. Punkty zaokrągla się do dwóch miejsc po przecinku.</w:t>
      </w:r>
    </w:p>
    <w:p>
      <w:pPr>
        <w:spacing w:after="0" w:line="276" w:lineRule="auto"/>
        <w:jc w:val="both"/>
        <w:rPr>
          <w:ins w:id="5084" w:author="Ewa Retajczyk" w:date="2026-10-20T09:41:58Z"/>
          <w:rFonts w:cstheme="minorHAnsi"/>
          <w:sz w:val="22"/>
          <w:szCs w:val="22"/>
        </w:rPr>
      </w:pPr>
      <w:ins w:id="5085" w:author="Ewa Retajczyk" w:date="2026-10-20T09:43:11Z">
        <w:r>
          <w:rPr>
            <w:rFonts w:cstheme="minorHAnsi"/>
            <w:sz w:val="22"/>
            <w:szCs w:val="22"/>
          </w:rPr>
          <w:t xml:space="preserve">Jeżeli nie można wybrać oferty najkorzystniejszej ze względu na uzyskanie przez oferty takiej samej liczby punktów, Zamawiający wybiera ofertę z niższą ceną, a w razie równości cen - ofertę z krótszym terminem dostawy sprzętu.</w:t>
        </w:r>
      </w:ins>
    </w:p>
    <w:p w14:paraId="77AC591F" w14:textId="77777777" w:rsidR="005326F2" w:rsidRPr="005244B8" w:rsidRDefault="00AA6895" w:rsidP="005244B8">
      <w:pPr>
        <w:spacing w:after="0" w:line="276" w:lineRule="auto"/>
        <w:jc w:val="both"/>
        <w:rPr>
          <w:rFonts w:cstheme="minorHAnsi"/>
          <w:sz w:val="22"/>
          <w:szCs w:val="22"/>
        </w:rPr>
      </w:pPr>
      <w:r>
        <w:pict w14:anchorId="58E52970">
          <v:rect id="Prostokąt 63" o:spid="_x0000_s1032"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1EE6F7B" w14:textId="58AEB18B" w:rsidR="0048637C" w:rsidRDefault="0048637C" w:rsidP="005244B8">
      <w:pPr>
        <w:spacing w:after="0" w:line="276" w:lineRule="auto"/>
        <w:jc w:val="both"/>
        <w:rPr>
          <w:rFonts w:cstheme="minorHAnsi"/>
          <w:b/>
          <w:bCs/>
          <w:sz w:val="22"/>
          <w:szCs w:val="22"/>
        </w:rPr>
      </w:pPr>
      <w:r>
        <w:rPr>
          <w:rFonts w:cstheme="minorHAnsi"/>
          <w:b/>
          <w:bCs/>
          <w:sz w:val="22"/>
          <w:szCs w:val="22"/>
        </w:rPr>
        <w:t>17. FORMULARZ OFERTOWY</w:t>
      </w:r>
    </w:p>
    <w:p w14:paraId="085A3F3B" w14:textId="77777777" w:rsidR="00124262" w:rsidRPr="005244B8" w:rsidRDefault="00124262" w:rsidP="00124262">
      <w:pPr>
        <w:spacing w:after="0" w:line="276" w:lineRule="auto"/>
        <w:jc w:val="both"/>
        <w:rPr>
          <w:rFonts w:cstheme="minorHAnsi"/>
          <w:sz w:val="22"/>
          <w:szCs w:val="22"/>
        </w:rPr>
      </w:pPr>
      <w:r w:rsidRPr="005244B8">
        <w:rPr>
          <w:rFonts w:cstheme="minorHAnsi"/>
          <w:sz w:val="22"/>
          <w:szCs w:val="22"/>
        </w:rPr>
        <w:t>Oferta musi zawierać co najmniej:</w:t>
      </w:r>
    </w:p>
    <w:p w14:paraId="093860A7"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dane Wykonawcy;</w:t>
      </w:r>
    </w:p>
    <w:p w14:paraId="0B6FA72C"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dane osoby uprawnionej do reprezentacji;</w:t>
      </w:r>
    </w:p>
    <w:p w14:paraId="556CF543"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lastRenderedPageBreak/>
        <w:t>producenta i modele oferowanych urządzeń;</w:t>
      </w:r>
    </w:p>
    <w:p w14:paraId="5009E09C"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opis architektury technologicznej;</w:t>
      </w:r>
    </w:p>
    <w:p w14:paraId="25FA8F46"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karty katalogowe;</w:t>
      </w:r>
    </w:p>
    <w:p w14:paraId="185738AA"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schemat technologiczny;</w:t>
      </w:r>
    </w:p>
    <w:p w14:paraId="65258921"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bilans mocy;</w:t>
      </w:r>
    </w:p>
    <w:p w14:paraId="6C0A99BE"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informacje dotyczące parametrów elektrycznych;</w:t>
      </w:r>
    </w:p>
    <w:p w14:paraId="6DB8F74C"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informacje dotyczące Systemu monitorowania i zarządzania danymi dla obwodów zasilających punkty ładowania, w tym wykazanie spełnienia (lub równoważności) wymagań opisu przedmiotu zamówienia z rozdziału 4;</w:t>
      </w:r>
    </w:p>
    <w:p w14:paraId="6BF40063"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informacje dotyczące integracji z systemami zewnętrznymi;</w:t>
      </w:r>
    </w:p>
    <w:p w14:paraId="0ABFD7D2"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informacje dotyczące OCPP, billing i płatności;</w:t>
      </w:r>
    </w:p>
    <w:p w14:paraId="7CC73E85"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harmonogram realizacji;</w:t>
      </w:r>
    </w:p>
    <w:p w14:paraId="02B66D1B"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okres gwarancji;</w:t>
      </w:r>
    </w:p>
    <w:p w14:paraId="2B8450CB"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warunki serwisu;</w:t>
      </w:r>
    </w:p>
    <w:p w14:paraId="0E1C4721" w14:textId="77777777" w:rsidR="00124262" w:rsidRPr="005244B8" w:rsidRDefault="00124262" w:rsidP="00124262">
      <w:pPr>
        <w:numPr>
          <w:ilvl w:val="0"/>
          <w:numId w:val="18"/>
        </w:numPr>
        <w:spacing w:after="0" w:line="276" w:lineRule="auto"/>
        <w:jc w:val="both"/>
        <w:rPr>
          <w:rFonts w:cstheme="minorHAnsi"/>
          <w:sz w:val="22"/>
          <w:szCs w:val="22"/>
        </w:rPr>
      </w:pPr>
      <w:del w:id="5086" w:author="Ewa Retajczyk" w:date="2026-10-20T09:43:55Z">
        <w:r>
          <w:rPr>
            <w:rFonts w:cstheme="minorHAnsi"/>
            <w:sz w:val="22"/>
            <w:szCs w:val="22"/>
          </w:rPr>
          <w:delText xml:space="preserve">wykaz</w:delText>
        </w:r>
      </w:del>
      <w:ins w:id="5087" w:author="Ewa Retajczyk" w:date="2026-10-20T09:43:58Z">
        <w:r>
          <w:rPr>
            <w:rFonts w:cstheme="minorHAnsi"/>
            <w:sz w:val="22"/>
            <w:szCs w:val="22"/>
          </w:rPr>
          <w:t xml:space="preserve">oświadczenie</w:t>
        </w:r>
      </w:ins>
      <w:r>
        <w:rPr>
          <w:rFonts w:cstheme="minorHAnsi"/>
          <w:sz w:val="22"/>
          <w:szCs w:val="22"/>
        </w:rPr>
        <w:t xml:space="preserve"> </w:t>
      </w:r>
      <w:del w:id="5088" w:author="Ewa Retajczyk" w:date="2026-10-20T09:45:20Z">
        <w:r>
          <w:rPr>
            <w:rFonts w:cstheme="minorHAnsi"/>
            <w:sz w:val="22"/>
            <w:szCs w:val="22"/>
          </w:rPr>
          <w:delText xml:space="preserve">dostaw</w:delText>
        </w:r>
      </w:del>
      <w:ins w:id="5089" w:author="Ewa Retajczyk" w:date="2026-10-20T09:46:09Z">
        <w:r>
          <w:rPr>
            <w:rFonts w:cstheme="minorHAnsi"/>
            <w:sz w:val="22"/>
            <w:szCs w:val="22"/>
          </w:rPr>
          <w:t xml:space="preserve">producenta</w:t>
        </w:r>
      </w:ins>
      <w:r>
        <w:rPr>
          <w:rFonts w:cstheme="minorHAnsi"/>
          <w:sz w:val="22"/>
          <w:szCs w:val="22"/>
        </w:rPr>
        <w:t xml:space="preserve"> wraz z </w:t>
      </w:r>
      <w:del w:id="5090" w:author="Ewa Retajczyk" w:date="2026-10-20T09:46:33Z">
        <w:r>
          <w:rPr>
            <w:rFonts w:cstheme="minorHAnsi"/>
            <w:sz w:val="22"/>
            <w:szCs w:val="22"/>
          </w:rPr>
          <w:delText xml:space="preserve">referencjami</w:delText>
        </w:r>
      </w:del>
      <w:ins w:id="5091" w:author="Ewa Retajczyk" w:date="2026-10-20T09:47:36Z">
        <w:r>
          <w:rPr>
            <w:rFonts w:cstheme="minorHAnsi"/>
            <w:sz w:val="22"/>
            <w:szCs w:val="22"/>
          </w:rPr>
          <w:t xml:space="preserve">wykazem dostaw i dokumentami</w:t>
        </w:r>
      </w:ins>
      <w:r>
        <w:rPr>
          <w:rFonts w:cstheme="minorHAnsi"/>
          <w:sz w:val="22"/>
          <w:szCs w:val="22"/>
        </w:rPr>
        <w:t xml:space="preserve"> potwierdzającymi spełnienie warunku </w:t>
      </w:r>
      <w:del w:id="5092" w:author="Ewa Retajczyk" w:date="2026-10-20T09:47:58Z">
        <w:r>
          <w:rPr>
            <w:rFonts w:cstheme="minorHAnsi"/>
            <w:sz w:val="22"/>
            <w:szCs w:val="22"/>
          </w:rPr>
          <w:delText xml:space="preserve">doświadczenia</w:delText>
        </w:r>
      </w:del>
      <w:ins w:id="5093" w:author="Ewa Retajczyk" w:date="2026-10-20T09:48:38Z">
        <w:r>
          <w:rPr>
            <w:rFonts w:cstheme="minorHAnsi"/>
            <w:sz w:val="22"/>
            <w:szCs w:val="22"/>
          </w:rPr>
          <w:t xml:space="preserve">z</w:t>
        </w:r>
      </w:ins>
      <w:r>
        <w:rPr>
          <w:rFonts w:cstheme="minorHAnsi"/>
          <w:sz w:val="22"/>
          <w:szCs w:val="22"/>
        </w:rPr>
        <w:t xml:space="preserve"> </w:t>
      </w:r>
      <w:del w:id="5094" w:author="Ewa Retajczyk" w:date="2026-10-20T09:49:03Z">
        <w:r>
          <w:rPr>
            <w:rFonts w:cstheme="minorHAnsi"/>
            <w:sz w:val="22"/>
            <w:szCs w:val="22"/>
          </w:rPr>
          <w:delText xml:space="preserve">(</w:delText>
        </w:r>
      </w:del>
      <w:r>
        <w:rPr>
          <w:rFonts w:cstheme="minorHAnsi"/>
          <w:sz w:val="22"/>
          <w:szCs w:val="22"/>
        </w:rPr>
        <w:t xml:space="preserve">pkt 12</w:t>
      </w:r>
      <w:del w:id="5095" w:author="Ewa Retajczyk" w:date="2026-10-20T09:49:46Z">
        <w:r>
          <w:rPr>
            <w:rFonts w:cstheme="minorHAnsi"/>
            <w:sz w:val="22"/>
            <w:szCs w:val="22"/>
          </w:rPr>
          <w:delText xml:space="preserve">)</w:delText>
        </w:r>
      </w:del>
      <w:ins w:id="5096" w:author="Ewa Retajczyk" w:date="2026-10-20T09:50:13Z">
        <w:r>
          <w:rPr>
            <w:rFonts w:cstheme="minorHAnsi"/>
            <w:sz w:val="22"/>
            <w:szCs w:val="22"/>
          </w:rPr>
          <w:t xml:space="preserve"> ppkt 2</w:t>
        </w:r>
      </w:ins>
      <w:r>
        <w:rPr>
          <w:rFonts w:cstheme="minorHAnsi"/>
          <w:sz w:val="22"/>
          <w:szCs w:val="22"/>
        </w:rPr>
        <w:t xml:space="preserve">;</w:t>
      </w:r>
    </w:p>
    <w:p w14:paraId="6DE17D20"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cenę netto i brutto;</w:t>
      </w:r>
    </w:p>
    <w:p w14:paraId="7E8A210B"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wszystkie koszty niezbędne do wykonania zakresu zamówienia;</w:t>
      </w:r>
    </w:p>
    <w:p w14:paraId="14229CE8"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oświadczenie, że oferowane urządzenia i systemy spełniają wymagania opisu przedmiotu zamówienia, a w przypadku zaoferowania rozwiązań równoważnych - opis tych rozwiązań wraz z wykazaniem ich równoważności;</w:t>
      </w:r>
    </w:p>
    <w:p w14:paraId="0EEA3824" w14:textId="77777777" w:rsidR="00124262" w:rsidRPr="005244B8" w:rsidRDefault="00124262" w:rsidP="00124262">
      <w:pPr>
        <w:numPr>
          <w:ilvl w:val="0"/>
          <w:numId w:val="11"/>
        </w:numPr>
        <w:spacing w:after="0" w:line="276" w:lineRule="auto"/>
        <w:jc w:val="both"/>
        <w:rPr>
          <w:rFonts w:cstheme="minorHAnsi"/>
          <w:sz w:val="22"/>
          <w:szCs w:val="22"/>
        </w:rPr>
      </w:pPr>
      <w:r w:rsidRPr="005244B8">
        <w:rPr>
          <w:rFonts w:cstheme="minorHAnsi"/>
          <w:sz w:val="22"/>
          <w:szCs w:val="22"/>
        </w:rPr>
        <w:t>termin dostawy sprzętu na miejsce realizacji;</w:t>
      </w:r>
    </w:p>
    <w:p w14:paraId="4A7877F9" w14:textId="77777777" w:rsidR="00124262" w:rsidRPr="005244B8" w:rsidRDefault="00124262" w:rsidP="00124262">
      <w:pPr>
        <w:numPr>
          <w:ilvl w:val="0"/>
          <w:numId w:val="11"/>
        </w:numPr>
        <w:spacing w:after="0" w:line="276" w:lineRule="auto"/>
        <w:jc w:val="both"/>
        <w:rPr>
          <w:rFonts w:cstheme="minorHAnsi"/>
          <w:sz w:val="22"/>
          <w:szCs w:val="22"/>
        </w:rPr>
      </w:pPr>
      <w:r w:rsidRPr="005244B8">
        <w:rPr>
          <w:rFonts w:cstheme="minorHAnsi"/>
          <w:sz w:val="22"/>
          <w:szCs w:val="22"/>
        </w:rPr>
        <w:t>dowód wniesienia wadium;</w:t>
      </w:r>
    </w:p>
    <w:p w14:paraId="0A9F5C75" w14:textId="77777777" w:rsidR="00124262" w:rsidRPr="005244B8" w:rsidRDefault="00124262" w:rsidP="00124262">
      <w:pPr>
        <w:numPr>
          <w:ilvl w:val="0"/>
          <w:numId w:val="11"/>
        </w:numPr>
        <w:spacing w:after="0" w:line="276" w:lineRule="auto"/>
        <w:jc w:val="both"/>
        <w:rPr>
          <w:rFonts w:cstheme="minorHAnsi"/>
          <w:sz w:val="22"/>
          <w:szCs w:val="22"/>
        </w:rPr>
      </w:pPr>
      <w:r w:rsidRPr="005244B8">
        <w:rPr>
          <w:rFonts w:cstheme="minorHAnsi"/>
          <w:sz w:val="22"/>
          <w:szCs w:val="22"/>
        </w:rPr>
        <w:t>oświadczenie o braku powiązań osobowych i kapitałowych z Zamawiającym (pkt 22);</w:t>
      </w:r>
    </w:p>
    <w:p w14:paraId="1EAAB58B" w14:textId="77777777" w:rsidR="00124262" w:rsidRPr="005244B8" w:rsidRDefault="00124262" w:rsidP="00124262">
      <w:pPr>
        <w:numPr>
          <w:ilvl w:val="0"/>
          <w:numId w:val="11"/>
        </w:numPr>
        <w:spacing w:after="0" w:line="276" w:lineRule="auto"/>
        <w:jc w:val="both"/>
        <w:rPr>
          <w:rFonts w:cstheme="minorHAnsi"/>
          <w:sz w:val="22"/>
          <w:szCs w:val="22"/>
        </w:rPr>
      </w:pPr>
      <w:r w:rsidRPr="005244B8">
        <w:rPr>
          <w:rFonts w:cstheme="minorHAnsi"/>
          <w:sz w:val="22"/>
          <w:szCs w:val="22"/>
        </w:rPr>
        <w:t>oświadczenie Wykonawcy oraz oświadczenia dotyczące zasady DNSH i stanu fabrycznego urządzeń (załącznik nr 3).</w:t>
      </w:r>
    </w:p>
    <w:p w14:paraId="16036273" w14:textId="77777777" w:rsidR="00124262" w:rsidRPr="005244B8" w:rsidRDefault="00124262" w:rsidP="00124262">
      <w:pPr>
        <w:spacing w:after="0" w:line="276" w:lineRule="auto"/>
        <w:jc w:val="both"/>
        <w:rPr>
          <w:rFonts w:cstheme="minorHAnsi"/>
          <w:sz w:val="22"/>
          <w:szCs w:val="22"/>
        </w:rPr>
      </w:pPr>
      <w:r w:rsidRPr="005244B8">
        <w:rPr>
          <w:rFonts w:cstheme="minorHAnsi"/>
          <w:sz w:val="22"/>
          <w:szCs w:val="22"/>
        </w:rPr>
        <w:t>Oferta powinna być sporządzona w języku polskim.</w:t>
      </w:r>
    </w:p>
    <w:p w14:paraId="1AE49E29" w14:textId="77777777" w:rsidR="00124262" w:rsidRPr="005244B8" w:rsidRDefault="00124262" w:rsidP="00124262">
      <w:pPr>
        <w:spacing w:after="0" w:line="276" w:lineRule="auto"/>
        <w:jc w:val="both"/>
        <w:rPr>
          <w:rFonts w:cstheme="minorHAnsi"/>
          <w:sz w:val="22"/>
          <w:szCs w:val="22"/>
        </w:rPr>
      </w:pPr>
      <w:r w:rsidRPr="005244B8">
        <w:rPr>
          <w:rFonts w:cstheme="minorHAnsi"/>
          <w:sz w:val="22"/>
          <w:szCs w:val="22"/>
        </w:rPr>
        <w:t>Oferta musi być podpisana przez osobę uprawnioną do reprezentowania Wykonawcy. Jeżeli Wykonawca działa przez pełnomocnika, należy dołączyć pełnomocnictwo.</w:t>
      </w:r>
    </w:p>
    <w:p w14:paraId="4F945034" w14:textId="77777777" w:rsidR="00124262" w:rsidRPr="005244B8" w:rsidRDefault="00124262" w:rsidP="00124262">
      <w:pPr>
        <w:spacing w:after="0" w:line="276" w:lineRule="auto"/>
        <w:jc w:val="both"/>
        <w:rPr>
          <w:rFonts w:cstheme="minorHAnsi"/>
          <w:sz w:val="22"/>
          <w:szCs w:val="22"/>
        </w:rPr>
      </w:pPr>
      <w:r w:rsidRPr="005244B8">
        <w:rPr>
          <w:rFonts w:cstheme="minorHAnsi"/>
          <w:sz w:val="22"/>
          <w:szCs w:val="22"/>
        </w:rPr>
        <w:t>Złożenie oferty oznacza akceptację warunków niniejszego zamówienia, z zastrzeżeniem zmian wynikających z udzielonych odpowiedzi lub modyfikacji dokumentacji przez Zamawiającego.</w:t>
      </w:r>
    </w:p>
    <w:p w14:paraId="0DD69F36" w14:textId="10400ADA" w:rsidR="0048637C" w:rsidRPr="00A174D3" w:rsidRDefault="0048637C" w:rsidP="005244B8">
      <w:pPr>
        <w:spacing w:after="0" w:line="276" w:lineRule="auto"/>
        <w:jc w:val="both"/>
        <w:rPr>
          <w:rFonts w:cstheme="minorHAnsi"/>
          <w:sz w:val="22"/>
          <w:szCs w:val="22"/>
        </w:rPr>
      </w:pPr>
      <w:r w:rsidRPr="00A174D3">
        <w:rPr>
          <w:rFonts w:cstheme="minorHAnsi"/>
          <w:sz w:val="22"/>
          <w:szCs w:val="22"/>
        </w:rPr>
        <w:t>Formularz ofertowy stanowi załącznik nr 1 do niniejszego postępowania</w:t>
      </w:r>
    </w:p>
    <w:p w14:paraId="0D738DEE" w14:textId="4505F6F1" w:rsidR="0048637C" w:rsidRDefault="0048637C" w:rsidP="005244B8">
      <w:pPr>
        <w:spacing w:after="0" w:line="276" w:lineRule="auto"/>
        <w:jc w:val="both"/>
        <w:rPr>
          <w:rFonts w:cstheme="minorHAnsi"/>
          <w:b/>
          <w:bCs/>
          <w:sz w:val="22"/>
          <w:szCs w:val="22"/>
        </w:rPr>
      </w:pPr>
      <w:r>
        <w:rPr>
          <w:noProof/>
        </w:rPr>
        <mc:AlternateContent>
          <mc:Choice Requires="wps">
            <w:drawing>
              <wp:inline distT="0" distB="0" distL="0" distR="0" wp14:anchorId="10DF4FB3" wp14:editId="32518041">
                <wp:extent cx="5760720" cy="13970"/>
                <wp:effectExtent l="0" t="0" r="17780" b="11430"/>
                <wp:docPr id="139842944" name="Prostokąt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72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E4C97D0" id="Prostokąt 63"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" filled="f">
                <v:path arrowok="t"/>
                <w10:anchorlock/>
              </v:rect>
            </w:pict>
          </mc:Fallback>
        </mc:AlternateContent>
      </w:r>
    </w:p>
    <w:p w14:paraId="29E3E51C" w14:textId="4055AD84" w:rsidR="005326F2" w:rsidRPr="005244B8" w:rsidRDefault="005326F2" w:rsidP="005244B8">
      <w:pPr>
        <w:spacing w:after="0" w:line="276" w:lineRule="auto"/>
        <w:jc w:val="both"/>
        <w:rPr>
          <w:rFonts w:cstheme="minorHAnsi"/>
          <w:b/>
          <w:bCs/>
          <w:sz w:val="22"/>
          <w:szCs w:val="22"/>
        </w:rPr>
      </w:pPr>
      <w:commentRangeStart w:id="2"/>
      <w:commentRangeStart w:id="3"/>
      <w:r w:rsidRPr="005244B8">
        <w:rPr>
          <w:rFonts w:cstheme="minorHAnsi"/>
          <w:b/>
          <w:bCs/>
          <w:sz w:val="22"/>
          <w:szCs w:val="22"/>
        </w:rPr>
        <w:t xml:space="preserve">18. </w:t>
      </w:r>
      <w:r w:rsidR="00374CCB" w:rsidRPr="005244B8">
        <w:rPr>
          <w:rFonts w:cstheme="minorHAnsi"/>
          <w:b/>
          <w:bCs/>
          <w:sz w:val="22"/>
          <w:szCs w:val="22"/>
        </w:rPr>
        <w:t>SPECYFIKACJA DLA PRZEDMIOTU OFERTY</w:t>
      </w:r>
      <w:commentRangeEnd w:id="2"/>
      <w:r w:rsidR="002846BB" w:rsidRPr="005244B8">
        <w:rPr>
          <w:rStyle w:val="Odwoaniedokomentarza"/>
          <w:rFonts w:cstheme="minorHAnsi"/>
          <w:b/>
          <w:bCs/>
          <w:sz w:val="22"/>
          <w:szCs w:val="22"/>
        </w:rPr>
        <w:commentReference w:id="2"/>
      </w:r>
      <w:commentRangeEnd w:id="3"/>
      <w:r w:rsidR="00981618" w:rsidRPr="005244B8">
        <w:rPr>
          <w:rStyle w:val="Odwoaniedokomentarza"/>
          <w:rFonts w:cstheme="minorHAnsi"/>
          <w:b/>
          <w:bCs/>
          <w:sz w:val="22"/>
          <w:szCs w:val="22"/>
        </w:rPr>
        <w:commentReference w:id="3"/>
      </w:r>
    </w:p>
    <w:tbl>
      <w:tblPr>
        <w:tblStyle w:val="Tabelasiatki1jasna"/>
        <w:tblW w:w="0" w:type="auto"/>
        <w:tblLook w:val="04A0" w:firstRow="1" w:lastRow="0" w:firstColumn="1" w:lastColumn="0" w:noHBand="0" w:noVBand="1"/>
      </w:tblPr>
      <w:tblGrid>
        <w:gridCol w:w="9062"/>
      </w:tblGrid>
      <w:tr w:rsidR="005B7712" w:rsidRPr="00A8156F" w14:paraId="1B6DCE23" w14:textId="77777777" w:rsidTr="005B7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BBCB2" w14:textId="77777777" w:rsidR="0098108A" w:rsidRPr="007B2B96" w:rsidRDefault="0098108A" w:rsidP="0098108A">
            <w:pPr>
              <w:rPr>
                <w:b w:val="0"/>
                <w:bCs w:val="0"/>
                <w:sz w:val="22"/>
                <w:szCs w:val="22"/>
              </w:rPr>
            </w:pPr>
            <w:r w:rsidRPr="007B2B96">
              <w:rPr>
                <w:sz w:val="22"/>
                <w:szCs w:val="22"/>
              </w:rPr>
              <w:t>Tabela 1. Parametry wymagające podania wartości lub opisu</w:t>
            </w:r>
          </w:p>
          <w:tbl>
            <w:tblPr>
              <w:tblW w:w="9243"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564"/>
              <w:gridCol w:w="6494"/>
              <w:gridCol w:w="2185"/>
            </w:tblGrid>
            <w:tr w:rsidR="0098108A" w:rsidRPr="007B2B96" w14:paraId="3B04BE1C" w14:textId="77777777" w:rsidTr="00665928">
              <w:trPr>
                <w:trHeight w:val="511"/>
              </w:trPr>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9B2D7AC" w14:textId="77777777" w:rsidR="0098108A" w:rsidRPr="007B2B96" w:rsidRDefault="0098108A" w:rsidP="0098108A">
                  <w:pPr>
                    <w:rPr>
                      <w:b/>
                      <w:bCs/>
                      <w:sz w:val="22"/>
                      <w:szCs w:val="22"/>
                    </w:rPr>
                  </w:pPr>
                  <w:r w:rsidRPr="007B2B96">
                    <w:rPr>
                      <w:b/>
                      <w:bCs/>
                      <w:sz w:val="22"/>
                      <w:szCs w:val="22"/>
                    </w:rPr>
                    <w:t>Lp.</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D08C79D" w14:textId="77777777" w:rsidR="0098108A" w:rsidRPr="007B2B96" w:rsidRDefault="0098108A" w:rsidP="0098108A">
                  <w:pPr>
                    <w:rPr>
                      <w:b/>
                      <w:bCs/>
                      <w:sz w:val="22"/>
                      <w:szCs w:val="22"/>
                    </w:rPr>
                  </w:pPr>
                  <w:r w:rsidRPr="007B2B96">
                    <w:rPr>
                      <w:b/>
                      <w:bCs/>
                      <w:sz w:val="22"/>
                      <w:szCs w:val="22"/>
                    </w:rPr>
                    <w:t>Parametr</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4DE9B9E" w14:textId="77777777" w:rsidR="0098108A" w:rsidRPr="007B2B96" w:rsidRDefault="0098108A" w:rsidP="0098108A">
                  <w:pPr>
                    <w:rPr>
                      <w:b/>
                      <w:bCs/>
                      <w:sz w:val="22"/>
                      <w:szCs w:val="22"/>
                    </w:rPr>
                  </w:pPr>
                  <w:r w:rsidRPr="007B2B96">
                    <w:rPr>
                      <w:b/>
                      <w:bCs/>
                      <w:sz w:val="22"/>
                      <w:szCs w:val="22"/>
                    </w:rPr>
                    <w:t>Odpowiedź Wykonawcy</w:t>
                  </w:r>
                </w:p>
              </w:tc>
            </w:tr>
            <w:tr w:rsidR="0098108A" w:rsidRPr="007B2B96" w14:paraId="094ADCB0"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FFE1D7A" w14:textId="77777777" w:rsidR="0098108A" w:rsidRPr="007B2B96" w:rsidRDefault="0098108A" w:rsidP="0098108A">
                  <w:pPr>
                    <w:rPr>
                      <w:sz w:val="22"/>
                      <w:szCs w:val="22"/>
                    </w:rPr>
                  </w:pPr>
                  <w:r w:rsidRPr="007B2B96">
                    <w:rPr>
                      <w:sz w:val="22"/>
                      <w:szCs w:val="22"/>
                    </w:rPr>
                    <w:t>1</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2BD9AFA" w14:textId="77777777" w:rsidR="0098108A" w:rsidRPr="007B2B96" w:rsidRDefault="0098108A" w:rsidP="0098108A">
                  <w:pPr>
                    <w:rPr>
                      <w:sz w:val="22"/>
                      <w:szCs w:val="22"/>
                    </w:rPr>
                  </w:pPr>
                  <w:r w:rsidRPr="007B2B96">
                    <w:rPr>
                      <w:sz w:val="22"/>
                      <w:szCs w:val="22"/>
                    </w:rPr>
                    <w:t>Producent i modele urządzeń</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EEF3181" w14:textId="77777777" w:rsidR="0098108A" w:rsidRPr="007B2B96" w:rsidRDefault="0098108A" w:rsidP="0098108A">
                  <w:pPr>
                    <w:rPr>
                      <w:sz w:val="22"/>
                      <w:szCs w:val="22"/>
                    </w:rPr>
                  </w:pPr>
                </w:p>
              </w:tc>
            </w:tr>
            <w:tr w:rsidR="0098108A" w:rsidRPr="007B2B96" w14:paraId="5A34EDE3"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800EF9B" w14:textId="77777777" w:rsidR="0098108A" w:rsidRPr="007B2B96" w:rsidRDefault="0098108A" w:rsidP="0098108A">
                  <w:pPr>
                    <w:rPr>
                      <w:sz w:val="22"/>
                      <w:szCs w:val="22"/>
                    </w:rPr>
                  </w:pPr>
                  <w:r w:rsidRPr="007B2B96">
                    <w:rPr>
                      <w:sz w:val="22"/>
                      <w:szCs w:val="22"/>
                    </w:rPr>
                    <w:t>2</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6F4D277" w14:textId="77777777" w:rsidR="0098108A" w:rsidRPr="007B2B96" w:rsidRDefault="0098108A" w:rsidP="0098108A">
                  <w:pPr>
                    <w:rPr>
                      <w:sz w:val="22"/>
                      <w:szCs w:val="22"/>
                    </w:rPr>
                  </w:pPr>
                  <w:r w:rsidRPr="007B2B96">
                    <w:rPr>
                      <w:sz w:val="22"/>
                      <w:szCs w:val="22"/>
                    </w:rPr>
                    <w:t>Data produkcji oferowanych urządzeń (nie wcześniej niż 24 miesiące przed montażem)</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93B122C" w14:textId="77777777" w:rsidR="0098108A" w:rsidRPr="007B2B96" w:rsidRDefault="0098108A" w:rsidP="0098108A">
                  <w:pPr>
                    <w:rPr>
                      <w:sz w:val="22"/>
                      <w:szCs w:val="22"/>
                    </w:rPr>
                  </w:pPr>
                </w:p>
              </w:tc>
            </w:tr>
            <w:tr w:rsidR="0098108A" w:rsidRPr="007B2B96" w14:paraId="71EB5053"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B96F761" w14:textId="77777777" w:rsidR="0098108A" w:rsidRPr="007B2B96" w:rsidRDefault="0098108A" w:rsidP="0098108A">
                  <w:pPr>
                    <w:rPr>
                      <w:sz w:val="22"/>
                      <w:szCs w:val="22"/>
                    </w:rPr>
                  </w:pPr>
                  <w:r w:rsidRPr="007B2B96">
                    <w:rPr>
                      <w:sz w:val="22"/>
                      <w:szCs w:val="22"/>
                    </w:rPr>
                    <w:lastRenderedPageBreak/>
                    <w:t>3</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99D1CE1" w14:textId="77777777" w:rsidR="0098108A" w:rsidRPr="007B2B96" w:rsidRDefault="0098108A" w:rsidP="0098108A">
                  <w:pPr>
                    <w:rPr>
                      <w:sz w:val="22"/>
                      <w:szCs w:val="22"/>
                    </w:rPr>
                  </w:pPr>
                  <w:r w:rsidRPr="007B2B96">
                    <w:rPr>
                      <w:sz w:val="22"/>
                      <w:szCs w:val="22"/>
                    </w:rPr>
                    <w:t>Architektura systemu</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B69B903" w14:textId="77777777" w:rsidR="0098108A" w:rsidRPr="007B2B96" w:rsidRDefault="0098108A" w:rsidP="0098108A">
                  <w:pPr>
                    <w:rPr>
                      <w:sz w:val="22"/>
                      <w:szCs w:val="22"/>
                    </w:rPr>
                  </w:pPr>
                </w:p>
              </w:tc>
            </w:tr>
            <w:tr w:rsidR="0098108A" w:rsidRPr="007B2B96" w14:paraId="43B61599"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B756EBF" w14:textId="77777777" w:rsidR="0098108A" w:rsidRPr="007B2B96" w:rsidRDefault="0098108A" w:rsidP="0098108A">
                  <w:pPr>
                    <w:rPr>
                      <w:sz w:val="22"/>
                      <w:szCs w:val="22"/>
                    </w:rPr>
                  </w:pPr>
                  <w:r w:rsidRPr="007B2B96">
                    <w:rPr>
                      <w:sz w:val="22"/>
                      <w:szCs w:val="22"/>
                    </w:rPr>
                    <w:t>4</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3267320" w14:textId="77777777" w:rsidR="0098108A" w:rsidRPr="007B2B96" w:rsidRDefault="0098108A" w:rsidP="0098108A">
                  <w:pPr>
                    <w:rPr>
                      <w:sz w:val="22"/>
                      <w:szCs w:val="22"/>
                    </w:rPr>
                  </w:pPr>
                  <w:r w:rsidRPr="007B2B96">
                    <w:rPr>
                      <w:sz w:val="22"/>
                      <w:szCs w:val="22"/>
                    </w:rPr>
                    <w:t>Liczba terminali</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51B4F18" w14:textId="77777777" w:rsidR="0098108A" w:rsidRPr="007B2B96" w:rsidRDefault="0098108A" w:rsidP="0098108A">
                  <w:pPr>
                    <w:rPr>
                      <w:sz w:val="22"/>
                      <w:szCs w:val="22"/>
                    </w:rPr>
                  </w:pPr>
                </w:p>
              </w:tc>
            </w:tr>
            <w:tr w:rsidR="0098108A" w:rsidRPr="007B2B96" w14:paraId="0EB24FDA"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B676C2B" w14:textId="77777777" w:rsidR="0098108A" w:rsidRPr="007B2B96" w:rsidRDefault="0098108A" w:rsidP="0098108A">
                  <w:pPr>
                    <w:rPr>
                      <w:sz w:val="22"/>
                      <w:szCs w:val="22"/>
                    </w:rPr>
                  </w:pPr>
                  <w:r w:rsidRPr="007B2B96">
                    <w:rPr>
                      <w:sz w:val="22"/>
                      <w:szCs w:val="22"/>
                    </w:rPr>
                    <w:t>5</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9AD8272" w14:textId="77777777" w:rsidR="0098108A" w:rsidRPr="007B2B96" w:rsidRDefault="0098108A" w:rsidP="0098108A">
                  <w:pPr>
                    <w:rPr>
                      <w:sz w:val="22"/>
                      <w:szCs w:val="22"/>
                    </w:rPr>
                  </w:pPr>
                  <w:r w:rsidRPr="007B2B96">
                    <w:rPr>
                      <w:sz w:val="22"/>
                      <w:szCs w:val="22"/>
                    </w:rPr>
                    <w:t>Moc znamionowa punktu ładowania [kW]</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071F434" w14:textId="77777777" w:rsidR="0098108A" w:rsidRPr="007B2B96" w:rsidRDefault="0098108A" w:rsidP="0098108A">
                  <w:pPr>
                    <w:rPr>
                      <w:sz w:val="22"/>
                      <w:szCs w:val="22"/>
                    </w:rPr>
                  </w:pPr>
                </w:p>
              </w:tc>
            </w:tr>
            <w:tr w:rsidR="0098108A" w:rsidRPr="007B2B96" w14:paraId="4DB4D86B"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9AE1351" w14:textId="77777777" w:rsidR="0098108A" w:rsidRPr="007B2B96" w:rsidRDefault="0098108A" w:rsidP="0098108A">
                  <w:pPr>
                    <w:rPr>
                      <w:sz w:val="22"/>
                      <w:szCs w:val="22"/>
                    </w:rPr>
                  </w:pPr>
                  <w:r w:rsidRPr="007B2B96">
                    <w:rPr>
                      <w:sz w:val="22"/>
                      <w:szCs w:val="22"/>
                    </w:rPr>
                    <w:t>6</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628024F" w14:textId="77777777" w:rsidR="0098108A" w:rsidRPr="007B2B96" w:rsidRDefault="0098108A" w:rsidP="0098108A">
                  <w:pPr>
                    <w:rPr>
                      <w:sz w:val="22"/>
                      <w:szCs w:val="22"/>
                    </w:rPr>
                  </w:pPr>
                  <w:r w:rsidRPr="007B2B96">
                    <w:rPr>
                      <w:sz w:val="22"/>
                      <w:szCs w:val="22"/>
                    </w:rPr>
                    <w:t>Liczba przewodów CCS2 na terminal</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7ED8284" w14:textId="77777777" w:rsidR="0098108A" w:rsidRPr="007B2B96" w:rsidRDefault="0098108A" w:rsidP="0098108A">
                  <w:pPr>
                    <w:rPr>
                      <w:sz w:val="22"/>
                      <w:szCs w:val="22"/>
                    </w:rPr>
                  </w:pPr>
                </w:p>
              </w:tc>
            </w:tr>
            <w:tr w:rsidR="0098108A" w:rsidRPr="007B2B96" w14:paraId="120490E7"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DDF723D" w14:textId="77777777" w:rsidR="0098108A" w:rsidRPr="007B2B96" w:rsidRDefault="0098108A" w:rsidP="0098108A">
                  <w:pPr>
                    <w:rPr>
                      <w:sz w:val="22"/>
                      <w:szCs w:val="22"/>
                    </w:rPr>
                  </w:pPr>
                  <w:r w:rsidRPr="007B2B96">
                    <w:rPr>
                      <w:sz w:val="22"/>
                      <w:szCs w:val="22"/>
                    </w:rPr>
                    <w:t>7</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02E612E" w14:textId="77777777" w:rsidR="0098108A" w:rsidRPr="007B2B96" w:rsidRDefault="0098108A" w:rsidP="0098108A">
                  <w:pPr>
                    <w:rPr>
                      <w:sz w:val="22"/>
                      <w:szCs w:val="22"/>
                    </w:rPr>
                  </w:pPr>
                  <w:r w:rsidRPr="007B2B96">
                    <w:rPr>
                      <w:sz w:val="22"/>
                      <w:szCs w:val="22"/>
                    </w:rPr>
                    <w:t>Długość przewodów (od urządzenia do pistoletu) [m]</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E530571" w14:textId="77777777" w:rsidR="0098108A" w:rsidRPr="007B2B96" w:rsidRDefault="0098108A" w:rsidP="0098108A">
                  <w:pPr>
                    <w:rPr>
                      <w:sz w:val="22"/>
                      <w:szCs w:val="22"/>
                    </w:rPr>
                  </w:pPr>
                </w:p>
              </w:tc>
            </w:tr>
            <w:tr w:rsidR="0098108A" w:rsidRPr="007B2B96" w14:paraId="231BB990"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437A105" w14:textId="77777777" w:rsidR="0098108A" w:rsidRPr="007B2B96" w:rsidRDefault="0098108A" w:rsidP="0098108A">
                  <w:pPr>
                    <w:rPr>
                      <w:sz w:val="22"/>
                      <w:szCs w:val="22"/>
                    </w:rPr>
                  </w:pPr>
                  <w:r w:rsidRPr="007B2B96">
                    <w:rPr>
                      <w:sz w:val="22"/>
                      <w:szCs w:val="22"/>
                    </w:rPr>
                    <w:t>8</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5291202" w14:textId="77777777" w:rsidR="0098108A" w:rsidRPr="007B2B96" w:rsidRDefault="0098108A" w:rsidP="0098108A">
                  <w:pPr>
                    <w:rPr>
                      <w:sz w:val="22"/>
                      <w:szCs w:val="22"/>
                    </w:rPr>
                  </w:pPr>
                  <w:r w:rsidRPr="007B2B96">
                    <w:rPr>
                      <w:sz w:val="22"/>
                      <w:szCs w:val="22"/>
                    </w:rPr>
                    <w:t>Liczba jednostek przekształtnikowych</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3A4C4B9" w14:textId="77777777" w:rsidR="0098108A" w:rsidRPr="007B2B96" w:rsidRDefault="0098108A" w:rsidP="0098108A">
                  <w:pPr>
                    <w:rPr>
                      <w:sz w:val="22"/>
                      <w:szCs w:val="22"/>
                    </w:rPr>
                  </w:pPr>
                </w:p>
              </w:tc>
            </w:tr>
            <w:tr w:rsidR="0098108A" w:rsidRPr="007B2B96" w14:paraId="558314F2"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9AA804F" w14:textId="77777777" w:rsidR="0098108A" w:rsidRPr="007B2B96" w:rsidRDefault="0098108A" w:rsidP="0098108A">
                  <w:pPr>
                    <w:rPr>
                      <w:sz w:val="22"/>
                      <w:szCs w:val="22"/>
                    </w:rPr>
                  </w:pPr>
                  <w:r w:rsidRPr="007B2B96">
                    <w:rPr>
                      <w:sz w:val="22"/>
                      <w:szCs w:val="22"/>
                    </w:rPr>
                    <w:t>9</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D093CFB" w14:textId="77777777" w:rsidR="0098108A" w:rsidRPr="007B2B96" w:rsidRDefault="0098108A" w:rsidP="0098108A">
                  <w:pPr>
                    <w:rPr>
                      <w:sz w:val="22"/>
                      <w:szCs w:val="22"/>
                    </w:rPr>
                  </w:pPr>
                  <w:r w:rsidRPr="007B2B96">
                    <w:rPr>
                      <w:sz w:val="22"/>
                      <w:szCs w:val="22"/>
                    </w:rPr>
                    <w:t>Moc jednostki przekształtnikowej [kW]</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6751A6A" w14:textId="77777777" w:rsidR="0098108A" w:rsidRPr="007B2B96" w:rsidRDefault="0098108A" w:rsidP="0098108A">
                  <w:pPr>
                    <w:rPr>
                      <w:sz w:val="22"/>
                      <w:szCs w:val="22"/>
                    </w:rPr>
                  </w:pPr>
                </w:p>
              </w:tc>
            </w:tr>
            <w:tr w:rsidR="0098108A" w:rsidRPr="007B2B96" w:rsidTr="00665928">
              <w:trPr>
                <w:ins w:id="5097" w:author="Ewa Retajczyk" w:date="2026-10-20T09:50:54Z"/>
              </w:trPr>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98108A" w:rsidRPr="007B2B96" w:rsidRDefault="0098108A" w:rsidP="0098108A">
                  <w:pPr>
                    <w:rPr>
                      <w:ins w:id="5098" w:author="Ewa Retajczyk" w:date="2026-10-20T09:50:58Z"/>
                      <w:sz w:val="22"/>
                      <w:szCs w:val="22"/>
                    </w:rPr>
                  </w:pPr>
                  <w:ins w:id="5099" w:author="Ewa Retajczyk" w:date="2026-10-20T09:51:02Z">
                    <w:r>
                      <w:rPr>
                        <w:sz w:val="22"/>
                        <w:szCs w:val="22"/>
                      </w:rPr>
                      <w:t xml:space="preserve">10</w:t>
                    </w:r>
                  </w:ins>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98108A" w:rsidRPr="007B2B96" w:rsidRDefault="0098108A" w:rsidP="0098108A">
                  <w:pPr>
                    <w:rPr>
                      <w:ins w:id="5100" w:author="Ewa Retajczyk" w:date="2026-10-20T09:51:11Z"/>
                      <w:sz w:val="22"/>
                      <w:szCs w:val="22"/>
                    </w:rPr>
                  </w:pPr>
                  <w:ins w:id="5101" w:author="Ewa Retajczyk" w:date="2026-10-20T09:51:20Z">
                    <w:r>
                      <w:rPr>
                        <w:sz w:val="22"/>
                        <w:szCs w:val="22"/>
                      </w:rPr>
                      <w:t xml:space="preserve">Możliwość niezależnego rozmieszczenia jednostek przekształtnikowych (rozwiązanie preferowane – informacja: TAK/NIE)</w:t>
                    </w:r>
                  </w:ins>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98108A" w:rsidRPr="007B2B96" w:rsidRDefault="0098108A" w:rsidP="0098108A">
                  <w:pPr>
                    <w:rPr>
                      <w:ins w:id="5102" w:author="Ewa Retajczyk" w:date="2026-10-20T09:51:41Z"/>
                      <w:sz w:val="22"/>
                      <w:szCs w:val="22"/>
                    </w:rPr>
                  </w:pPr>
                </w:p>
              </w:tc>
            </w:tr>
            <w:tr w:rsidR="0098108A" w:rsidRPr="007B2B96" w14:paraId="40B5C245"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0C769D9" w14:textId="77777777" w:rsidR="0098108A" w:rsidRPr="007B2B96" w:rsidRDefault="0098108A" w:rsidP="0098108A">
                  <w:pPr>
                    <w:rPr>
                      <w:sz w:val="22"/>
                      <w:szCs w:val="22"/>
                    </w:rPr>
                  </w:pPr>
                  <w:del w:id="5103" w:author="Ewa Retajczyk" w:date="2026-10-20T09:52:08Z">
                    <w:r>
                      <w:rPr>
                        <w:sz w:val="22"/>
                        <w:szCs w:val="22"/>
                      </w:rPr>
                      <w:delText xml:space="preserve">10</w:delText>
                    </w:r>
                  </w:del>
                  <w:ins w:id="5104" w:author="Ewa Retajczyk" w:date="2026-10-20T09:54:00Z">
                    <w:r>
                      <w:rPr>
                        <w:sz w:val="22"/>
                        <w:szCs w:val="22"/>
                      </w:rPr>
                      <w:t xml:space="preserve">11</w:t>
                    </w:r>
                  </w:ins>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D346CD2" w14:textId="77777777" w:rsidR="0098108A" w:rsidRPr="007B2B96" w:rsidRDefault="0098108A" w:rsidP="0098108A">
                  <w:pPr>
                    <w:rPr>
                      <w:sz w:val="22"/>
                      <w:szCs w:val="22"/>
                    </w:rPr>
                  </w:pPr>
                  <w:r w:rsidRPr="007B2B96">
                    <w:rPr>
                      <w:sz w:val="22"/>
                      <w:szCs w:val="22"/>
                    </w:rPr>
                    <w:t>Maksymalny pobór mocy AC [kW]</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F3F7699" w14:textId="77777777" w:rsidR="0098108A" w:rsidRPr="007B2B96" w:rsidRDefault="0098108A" w:rsidP="0098108A">
                  <w:pPr>
                    <w:rPr>
                      <w:sz w:val="22"/>
                      <w:szCs w:val="22"/>
                    </w:rPr>
                  </w:pPr>
                </w:p>
              </w:tc>
            </w:tr>
            <w:tr w:rsidR="0098108A" w:rsidRPr="007B2B96" w14:paraId="0592B4F0"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7EAA01E" w14:textId="77777777" w:rsidR="0098108A" w:rsidRPr="007B2B96" w:rsidRDefault="0098108A" w:rsidP="0098108A">
                  <w:pPr>
                    <w:rPr>
                      <w:sz w:val="22"/>
                      <w:szCs w:val="22"/>
                    </w:rPr>
                  </w:pPr>
                  <w:del w:id="5105" w:author="Ewa Retajczyk" w:date="2026-10-20T09:54:43Z">
                    <w:r>
                      <w:rPr>
                        <w:sz w:val="22"/>
                        <w:szCs w:val="22"/>
                      </w:rPr>
                      <w:delText xml:space="preserve">11</w:delText>
                    </w:r>
                  </w:del>
                  <w:ins w:id="5106" w:author="Ewa Retajczyk" w:date="2026-10-20T09:54:55Z">
                    <w:r>
                      <w:rPr>
                        <w:sz w:val="22"/>
                        <w:szCs w:val="22"/>
                      </w:rPr>
                      <w:t xml:space="preserve">12</w:t>
                    </w:r>
                  </w:ins>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F0D6A94" w14:textId="77777777" w:rsidR="0098108A" w:rsidRPr="007B2B96" w:rsidRDefault="0098108A" w:rsidP="0098108A">
                  <w:pPr>
                    <w:rPr>
                      <w:sz w:val="22"/>
                      <w:szCs w:val="22"/>
                    </w:rPr>
                  </w:pPr>
                  <w:r w:rsidRPr="007B2B96">
                    <w:rPr>
                      <w:sz w:val="22"/>
                      <w:szCs w:val="22"/>
                    </w:rPr>
                    <w:t>Liczba punktów mogących pracować jednocześnie z mocą ≥ 360 kW przy mocy przyłączeniowej 2,2 MW</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0BE74C6" w14:textId="77777777" w:rsidR="0098108A" w:rsidRPr="007B2B96" w:rsidRDefault="0098108A" w:rsidP="0098108A">
                  <w:pPr>
                    <w:rPr>
                      <w:sz w:val="22"/>
                      <w:szCs w:val="22"/>
                    </w:rPr>
                  </w:pPr>
                </w:p>
              </w:tc>
            </w:tr>
            <w:tr w:rsidR="0098108A" w:rsidRPr="007B2B96" w14:paraId="1E1C8583"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83408F7" w14:textId="77777777" w:rsidR="0098108A" w:rsidRPr="007B2B96" w:rsidRDefault="0098108A" w:rsidP="0098108A">
                  <w:pPr>
                    <w:rPr>
                      <w:sz w:val="22"/>
                      <w:szCs w:val="22"/>
                    </w:rPr>
                  </w:pPr>
                  <w:del w:id="5107" w:author="Ewa Retajczyk" w:date="2026-10-20T09:55:25Z">
                    <w:r>
                      <w:rPr>
                        <w:sz w:val="22"/>
                        <w:szCs w:val="22"/>
                      </w:rPr>
                      <w:delText xml:space="preserve">12</w:delText>
                    </w:r>
                  </w:del>
                  <w:ins w:id="5108" w:author="Ewa Retajczyk" w:date="2026-10-20T09:55:32Z">
                    <w:r>
                      <w:rPr>
                        <w:sz w:val="22"/>
                        <w:szCs w:val="22"/>
                      </w:rPr>
                      <w:t xml:space="preserve">13</w:t>
                    </w:r>
                  </w:ins>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F48EB42" w14:textId="77777777" w:rsidR="0098108A" w:rsidRPr="007B2B96" w:rsidRDefault="0098108A" w:rsidP="0098108A">
                  <w:pPr>
                    <w:rPr>
                      <w:sz w:val="22"/>
                      <w:szCs w:val="22"/>
                    </w:rPr>
                  </w:pPr>
                  <w:r w:rsidRPr="007B2B96">
                    <w:rPr>
                      <w:sz w:val="22"/>
                      <w:szCs w:val="22"/>
                    </w:rPr>
                    <w:t>Sprawność przekształcania energii AC–DC [%], wraz z warunkami pomiaru</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B7622AA" w14:textId="77777777" w:rsidR="0098108A" w:rsidRPr="007B2B96" w:rsidRDefault="0098108A" w:rsidP="0098108A">
                  <w:pPr>
                    <w:rPr>
                      <w:sz w:val="22"/>
                      <w:szCs w:val="22"/>
                    </w:rPr>
                  </w:pPr>
                </w:p>
              </w:tc>
            </w:tr>
            <w:tr w:rsidR="0098108A" w:rsidRPr="007B2B96" w14:paraId="3D148132"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73ABD71" w14:textId="77777777" w:rsidR="0098108A" w:rsidRPr="007B2B96" w:rsidRDefault="0098108A" w:rsidP="0098108A">
                  <w:pPr>
                    <w:rPr>
                      <w:sz w:val="22"/>
                      <w:szCs w:val="22"/>
                    </w:rPr>
                  </w:pPr>
                  <w:del w:id="5109" w:author="Ewa Retajczyk" w:date="2026-10-20T09:55:51Z">
                    <w:r>
                      <w:rPr>
                        <w:sz w:val="22"/>
                        <w:szCs w:val="22"/>
                      </w:rPr>
                      <w:delText xml:space="preserve">13</w:delText>
                    </w:r>
                  </w:del>
                  <w:ins w:id="5110" w:author="Ewa Retajczyk" w:date="2026-10-20T09:56:11Z">
                    <w:r>
                      <w:rPr>
                        <w:sz w:val="22"/>
                        <w:szCs w:val="22"/>
                      </w:rPr>
                      <w:t xml:space="preserve">14</w:t>
                    </w:r>
                  </w:ins>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3828380" w14:textId="77777777" w:rsidR="0098108A" w:rsidRPr="007B2B96" w:rsidRDefault="0098108A" w:rsidP="0098108A">
                  <w:pPr>
                    <w:rPr>
                      <w:sz w:val="22"/>
                      <w:szCs w:val="22"/>
                    </w:rPr>
                  </w:pPr>
                  <w:r w:rsidRPr="007B2B96">
                    <w:rPr>
                      <w:sz w:val="22"/>
                      <w:szCs w:val="22"/>
                    </w:rPr>
                    <w:t>Zakres napięcia DC [V]</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0FB8B1C" w14:textId="77777777" w:rsidR="0098108A" w:rsidRPr="007B2B96" w:rsidRDefault="0098108A" w:rsidP="0098108A">
                  <w:pPr>
                    <w:rPr>
                      <w:sz w:val="22"/>
                      <w:szCs w:val="22"/>
                    </w:rPr>
                  </w:pPr>
                </w:p>
              </w:tc>
            </w:tr>
            <w:tr w:rsidR="0098108A" w:rsidRPr="007B2B96" w14:paraId="0799CBD0"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6AD34B4" w14:textId="77777777" w:rsidR="0098108A" w:rsidRPr="007B2B96" w:rsidRDefault="0098108A" w:rsidP="0098108A">
                  <w:pPr>
                    <w:rPr>
                      <w:sz w:val="22"/>
                      <w:szCs w:val="22"/>
                    </w:rPr>
                  </w:pPr>
                  <w:del w:id="5111" w:author="Ewa Retajczyk" w:date="2026-10-20T09:58:08Z">
                    <w:r>
                      <w:rPr>
                        <w:sz w:val="22"/>
                        <w:szCs w:val="22"/>
                      </w:rPr>
                      <w:delText xml:space="preserve">14</w:delText>
                    </w:r>
                  </w:del>
                  <w:ins w:id="5112" w:author="Ewa Retajczyk" w:date="2026-10-20T09:58:32Z">
                    <w:r>
                      <w:rPr>
                        <w:sz w:val="22"/>
                        <w:szCs w:val="22"/>
                      </w:rPr>
                      <w:t xml:space="preserve">15</w:t>
                    </w:r>
                  </w:ins>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DCBB98D" w14:textId="77777777" w:rsidR="0098108A" w:rsidRPr="007B2B96" w:rsidRDefault="0098108A" w:rsidP="0098108A">
                  <w:pPr>
                    <w:rPr>
                      <w:sz w:val="22"/>
                      <w:szCs w:val="22"/>
                    </w:rPr>
                  </w:pPr>
                  <w:r w:rsidRPr="007B2B96">
                    <w:rPr>
                      <w:sz w:val="22"/>
                      <w:szCs w:val="22"/>
                    </w:rPr>
                    <w:t>Wersja protokołu OCPP</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B9A4019" w14:textId="77777777" w:rsidR="0098108A" w:rsidRPr="007B2B96" w:rsidRDefault="0098108A" w:rsidP="0098108A">
                  <w:pPr>
                    <w:rPr>
                      <w:sz w:val="22"/>
                      <w:szCs w:val="22"/>
                    </w:rPr>
                  </w:pPr>
                </w:p>
              </w:tc>
            </w:tr>
            <w:tr w:rsidR="0098108A" w:rsidRPr="007B2B96" w14:paraId="66C221DE" w14:textId="77777777" w:rsidTr="00665928">
              <w:trPr>
                <w:del w:id="5115" w:author="Ewa Retajczyk" w:date="2026-10-20T09:58:39Z"/>
              </w:trPr>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22C9E0A" w14:textId="77777777" w:rsidR="0098108A" w:rsidRPr="007B2B96" w:rsidRDefault="0098108A" w:rsidP="0098108A">
                  <w:pPr>
                    <w:rPr>
                      <w:del w:id="5117" w:author="Ewa Retajczyk" w:date="2026-10-20T09:58:39Z"/>
                      <w:sz w:val="22"/>
                      <w:szCs w:val="22"/>
                    </w:rPr>
                  </w:pPr>
                  <w:del w:id="5116" w:author="Ewa Retajczyk" w:date="2026-10-20T09:59:25Z">
                    <w:r w:rsidRPr="007B2B96">
                      <w:rPr>
                        <w:sz w:val="22"/>
                        <w:szCs w:val="22"/>
                      </w:rPr>
                      <w:delText xml:space="preserve">15</w:delText>
                    </w:r>
                  </w:del>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4B7B74D" w14:textId="77777777" w:rsidR="0098108A" w:rsidRPr="007B2B96" w:rsidRDefault="0098108A" w:rsidP="0098108A">
                  <w:pPr>
                    <w:rPr>
                      <w:del w:id="5119" w:author="Ewa Retajczyk" w:date="2026-10-20T09:59:51Z"/>
                      <w:sz w:val="22"/>
                      <w:szCs w:val="22"/>
                    </w:rPr>
                  </w:pPr>
                  <w:del w:id="5118" w:author="Ewa Retajczyk" w:date="2026-10-20T10:00:42Z">
                    <w:r w:rsidRPr="007B2B96">
                      <w:rPr>
                        <w:sz w:val="22"/>
                        <w:szCs w:val="22"/>
                      </w:rPr>
                      <w:delText xml:space="preserve">Termin przekazania danych do projektu Zamówienia nr 2</w:delText>
                    </w:r>
                  </w:del>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70004BA" w14:textId="77777777" w:rsidR="0098108A" w:rsidRPr="007B2B96" w:rsidRDefault="0098108A" w:rsidP="0098108A">
                  <w:pPr>
                    <w:rPr>
                      <w:del w:id="5120" w:author="Ewa Retajczyk" w:date="2026-10-20T10:00:43Z"/>
                      <w:sz w:val="22"/>
                      <w:szCs w:val="22"/>
                    </w:rPr>
                  </w:pPr>
                </w:p>
              </w:tc>
            </w:tr>
            <w:tr w:rsidR="0098108A" w:rsidRPr="007B2B96" w14:paraId="61FF1198" w14:textId="77777777" w:rsidTr="00665928">
              <w:trPr>
                <w:del w:id="5121" w:author="Ewa Retajczyk" w:date="2026-10-20T10:02:36Z"/>
              </w:trPr>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09A3ABC" w14:textId="77777777" w:rsidR="0098108A" w:rsidRPr="007B2B96" w:rsidRDefault="0098108A" w:rsidP="0098108A">
                  <w:pPr>
                    <w:rPr>
                      <w:del w:id="5123" w:author="Ewa Retajczyk" w:date="2026-10-20T10:02:53Z"/>
                      <w:sz w:val="22"/>
                      <w:szCs w:val="22"/>
                    </w:rPr>
                  </w:pPr>
                  <w:del w:id="5122" w:author="Ewa Retajczyk" w:date="2026-10-20T10:03:26Z">
                    <w:r w:rsidRPr="007B2B96">
                      <w:rPr>
                        <w:sz w:val="22"/>
                        <w:szCs w:val="22"/>
                      </w:rPr>
                      <w:delText xml:space="preserve">16</w:delText>
                    </w:r>
                  </w:del>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7CC0626" w14:textId="77777777" w:rsidR="0098108A" w:rsidRPr="007B2B96" w:rsidRDefault="0098108A" w:rsidP="0098108A">
                  <w:pPr>
                    <w:rPr>
                      <w:del w:id="5125" w:author="Ewa Retajczyk" w:date="2026-10-20T10:03:52Z"/>
                      <w:sz w:val="22"/>
                      <w:szCs w:val="22"/>
                    </w:rPr>
                  </w:pPr>
                  <w:del w:id="5124" w:author="Ewa Retajczyk" w:date="2026-10-20T10:04:38Z">
                    <w:r w:rsidRPr="007B2B96">
                      <w:rPr>
                        <w:sz w:val="22"/>
                        <w:szCs w:val="22"/>
                      </w:rPr>
                      <w:delText xml:space="preserve">Termin dostawy sprzętu na miejsce (ul. Tysiąclecia 1, 06-400 Ciechanów) – liczba dni kalendarzowych od zawarcia umowy, nie później niż 30.11.2026 r.</w:delText>
                    </w:r>
                  </w:del>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914E76C" w14:textId="77777777" w:rsidR="0098108A" w:rsidRPr="007B2B96" w:rsidRDefault="0098108A" w:rsidP="0098108A">
                  <w:pPr>
                    <w:rPr>
                      <w:del w:id="5126" w:author="Ewa Retajczyk" w:date="2026-10-20T10:05:14Z"/>
                      <w:sz w:val="22"/>
                      <w:szCs w:val="22"/>
                    </w:rPr>
                  </w:pPr>
                </w:p>
              </w:tc>
            </w:tr>
            <w:tr w:rsidR="0098108A" w:rsidRPr="007B2B96" w14:paraId="3D18AE98" w14:textId="77777777" w:rsidTr="00665928">
              <w:trPr>
                <w:del w:id="5127" w:author="Ewa Retajczyk" w:date="2026-10-20T10:06:22Z"/>
              </w:trPr>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152DB9F" w14:textId="77777777" w:rsidR="0098108A" w:rsidRPr="007B2B96" w:rsidRDefault="0098108A" w:rsidP="0098108A">
                  <w:pPr>
                    <w:rPr>
                      <w:del w:id="5129" w:author="Ewa Retajczyk" w:date="2026-10-20T10:06:55Z"/>
                      <w:sz w:val="22"/>
                      <w:szCs w:val="22"/>
                    </w:rPr>
                  </w:pPr>
                  <w:del w:id="5128" w:author="Ewa Retajczyk" w:date="2026-10-20T10:07:07Z">
                    <w:r w:rsidRPr="007B2B96">
                      <w:rPr>
                        <w:sz w:val="22"/>
                        <w:szCs w:val="22"/>
                      </w:rPr>
                      <w:delText xml:space="preserve">17</w:delText>
                    </w:r>
                  </w:del>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2C02FB7" w14:textId="77777777" w:rsidR="0098108A" w:rsidRPr="007B2B96" w:rsidRDefault="0098108A" w:rsidP="0098108A">
                  <w:pPr>
                    <w:rPr>
                      <w:del w:id="5131" w:author="Ewa Retajczyk" w:date="2026-10-20T10:07:44Z"/>
                      <w:sz w:val="22"/>
                      <w:szCs w:val="22"/>
                    </w:rPr>
                  </w:pPr>
                  <w:del w:id="5130" w:author="Ewa Retajczyk" w:date="2026-10-20T10:07:53Z">
                    <w:r w:rsidRPr="007B2B96">
                      <w:rPr>
                        <w:sz w:val="22"/>
                        <w:szCs w:val="22"/>
                      </w:rPr>
                      <w:delText xml:space="preserve">Termin montażu</w:delText>
                    </w:r>
                  </w:del>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1F347DD" w14:textId="77777777" w:rsidR="0098108A" w:rsidRPr="007B2B96" w:rsidRDefault="0098108A" w:rsidP="0098108A">
                  <w:pPr>
                    <w:rPr>
                      <w:del w:id="5132" w:author="Ewa Retajczyk" w:date="2026-10-20T10:08:27Z"/>
                      <w:sz w:val="22"/>
                      <w:szCs w:val="22"/>
                    </w:rPr>
                  </w:pPr>
                </w:p>
              </w:tc>
            </w:tr>
            <w:tr w:rsidR="0098108A" w:rsidRPr="007B2B96" w14:paraId="53E9D896" w14:textId="77777777" w:rsidTr="00665928">
              <w:trPr>
                <w:del w:id="5133" w:author="Ewa Retajczyk" w:date="2026-10-20T10:11:02Z"/>
              </w:trPr>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6EED7BB" w14:textId="77777777" w:rsidR="0098108A" w:rsidRPr="007B2B96" w:rsidRDefault="0098108A" w:rsidP="0098108A">
                  <w:pPr>
                    <w:rPr>
                      <w:del w:id="5135" w:author="Ewa Retajczyk" w:date="2026-10-20T10:12:10Z"/>
                      <w:sz w:val="22"/>
                      <w:szCs w:val="22"/>
                    </w:rPr>
                  </w:pPr>
                  <w:del w:id="5134" w:author="Ewa Retajczyk" w:date="2026-10-20T10:12:28Z">
                    <w:r w:rsidRPr="007B2B96">
                      <w:rPr>
                        <w:sz w:val="22"/>
                        <w:szCs w:val="22"/>
                      </w:rPr>
                      <w:delText xml:space="preserve">18</w:delText>
                    </w:r>
                  </w:del>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3D70AF5" w14:textId="77777777" w:rsidR="0098108A" w:rsidRPr="007B2B96" w:rsidRDefault="0098108A" w:rsidP="0098108A">
                  <w:pPr>
                    <w:rPr>
                      <w:del w:id="5137" w:author="Ewa Retajczyk" w:date="2026-10-20T10:13:31Z"/>
                      <w:sz w:val="22"/>
                      <w:szCs w:val="22"/>
                    </w:rPr>
                  </w:pPr>
                  <w:del w:id="5136" w:author="Ewa Retajczyk" w:date="2026-10-20T10:13:43Z">
                    <w:r w:rsidRPr="007B2B96">
                      <w:rPr>
                        <w:sz w:val="22"/>
                        <w:szCs w:val="22"/>
                      </w:rPr>
                      <w:delText xml:space="preserve">Termin uruchomienia</w:delText>
                    </w:r>
                  </w:del>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BCC33BE" w14:textId="77777777" w:rsidR="0098108A" w:rsidRPr="007B2B96" w:rsidRDefault="0098108A" w:rsidP="0098108A">
                  <w:pPr>
                    <w:rPr>
                      <w:del w:id="5138" w:author="Ewa Retajczyk" w:date="2026-10-20T10:13:56Z"/>
                      <w:sz w:val="22"/>
                      <w:szCs w:val="22"/>
                    </w:rPr>
                  </w:pPr>
                </w:p>
              </w:tc>
            </w:tr>
            <w:tr w:rsidR="0098108A" w:rsidRPr="007B2B96" w14:paraId="2A58C9DA" w14:textId="77777777" w:rsidTr="00665928">
              <w:trPr>
                <w:del w:id="5139" w:author="Ewa Retajczyk" w:date="2026-10-20T10:13:57Z"/>
              </w:trPr>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D26E728" w14:textId="77777777" w:rsidR="0098108A" w:rsidRPr="007B2B96" w:rsidRDefault="0098108A" w:rsidP="0098108A">
                  <w:pPr>
                    <w:rPr>
                      <w:del w:id="5141" w:author="Ewa Retajczyk" w:date="2026-10-20T10:14:33Z"/>
                      <w:sz w:val="22"/>
                      <w:szCs w:val="22"/>
                    </w:rPr>
                  </w:pPr>
                  <w:del w:id="5140" w:author="Ewa Retajczyk" w:date="2026-10-20T10:15:01Z">
                    <w:r w:rsidRPr="007B2B96">
                      <w:rPr>
                        <w:sz w:val="22"/>
                        <w:szCs w:val="22"/>
                      </w:rPr>
                      <w:delText xml:space="preserve">19</w:delText>
                    </w:r>
                  </w:del>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87EBC40" w14:textId="77777777" w:rsidR="0098108A" w:rsidRPr="007B2B96" w:rsidRDefault="0098108A" w:rsidP="0098108A">
                  <w:pPr>
                    <w:rPr>
                      <w:del w:id="5143" w:author="Ewa Retajczyk" w:date="2026-10-20T10:16:02Z"/>
                      <w:sz w:val="22"/>
                      <w:szCs w:val="22"/>
                    </w:rPr>
                  </w:pPr>
                  <w:del w:id="5142" w:author="Ewa Retajczyk" w:date="2026-10-20T10:16:41Z">
                    <w:r w:rsidRPr="007B2B96">
                      <w:rPr>
                        <w:sz w:val="22"/>
                        <w:szCs w:val="22"/>
                      </w:rPr>
                      <w:delText xml:space="preserve">Gwarancja – okres i warunki</w:delText>
                    </w:r>
                  </w:del>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108D178" w14:textId="77777777" w:rsidR="0098108A" w:rsidRPr="007B2B96" w:rsidRDefault="0098108A" w:rsidP="0098108A">
                  <w:pPr>
                    <w:rPr>
                      <w:del w:id="5144" w:author="Ewa Retajczyk" w:date="2026-10-20T10:16:48Z"/>
                      <w:sz w:val="22"/>
                      <w:szCs w:val="22"/>
                    </w:rPr>
                  </w:pPr>
                </w:p>
              </w:tc>
            </w:tr>
            <w:tr w:rsidR="0098108A" w:rsidRPr="007B2B96" w14:paraId="6698FDEC" w14:textId="77777777" w:rsidTr="00665928">
              <w:trPr>
                <w:del w:id="5145" w:author="Ewa Retajczyk" w:date="2026-10-20T10:16:55Z"/>
              </w:trPr>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B448132" w14:textId="77777777" w:rsidR="0098108A" w:rsidRPr="007B2B96" w:rsidRDefault="0098108A" w:rsidP="0098108A">
                  <w:pPr>
                    <w:rPr>
                      <w:del w:id="5147" w:author="Ewa Retajczyk" w:date="2026-10-20T10:19:17Z"/>
                      <w:sz w:val="22"/>
                      <w:szCs w:val="22"/>
                    </w:rPr>
                  </w:pPr>
                  <w:del w:id="5146" w:author="Ewa Retajczyk" w:date="2026-10-20T10:20:13Z">
                    <w:r w:rsidRPr="007B2B96">
                      <w:rPr>
                        <w:sz w:val="22"/>
                        <w:szCs w:val="22"/>
                      </w:rPr>
                      <w:lastRenderedPageBreak/>
                      <w:delText xml:space="preserve">20</w:delText>
                    </w:r>
                  </w:del>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E1D1C33" w14:textId="77777777" w:rsidR="0098108A" w:rsidRPr="007B2B96" w:rsidRDefault="0098108A" w:rsidP="0098108A">
                  <w:pPr>
                    <w:rPr>
                      <w:del w:id="5149" w:author="Ewa Retajczyk" w:date="2026-10-20T10:20:25Z"/>
                      <w:sz w:val="22"/>
                      <w:szCs w:val="22"/>
                    </w:rPr>
                  </w:pPr>
                  <w:del w:id="5148" w:author="Ewa Retajczyk" w:date="2026-10-20T10:20:47Z">
                    <w:r w:rsidRPr="007B2B96">
                      <w:rPr>
                        <w:sz w:val="22"/>
                        <w:szCs w:val="22"/>
                      </w:rPr>
                      <w:delText xml:space="preserve">Czas reakcji serwisu</w:delText>
                    </w:r>
                  </w:del>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DCFC3D8" w14:textId="77777777" w:rsidR="0098108A" w:rsidRPr="007B2B96" w:rsidRDefault="0098108A" w:rsidP="0098108A">
                  <w:pPr>
                    <w:rPr>
                      <w:del w:id="5150" w:author="Ewa Retajczyk" w:date="2026-10-20T10:21:11Z"/>
                      <w:sz w:val="22"/>
                      <w:szCs w:val="22"/>
                    </w:rPr>
                  </w:pPr>
                </w:p>
              </w:tc>
            </w:tr>
            <w:tr w:rsidR="0098108A" w:rsidRPr="007B2B96" w14:paraId="700F6996" w14:textId="77777777" w:rsidTr="00665928">
              <w:trPr>
                <w:del w:id="5151" w:author="Ewa Retajczyk" w:date="2026-10-20T10:21:25Z"/>
              </w:trPr>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6523961" w14:textId="77777777" w:rsidR="0098108A" w:rsidRPr="007B2B96" w:rsidRDefault="0098108A" w:rsidP="0098108A">
                  <w:pPr>
                    <w:rPr>
                      <w:del w:id="5153" w:author="Ewa Retajczyk" w:date="2026-10-20T10:21:58Z"/>
                      <w:sz w:val="22"/>
                      <w:szCs w:val="22"/>
                    </w:rPr>
                  </w:pPr>
                  <w:del w:id="5152" w:author="Ewa Retajczyk" w:date="2026-10-20T10:22:06Z">
                    <w:r w:rsidRPr="007B2B96">
                      <w:rPr>
                        <w:sz w:val="22"/>
                        <w:szCs w:val="22"/>
                      </w:rPr>
                      <w:delText xml:space="preserve">21</w:delText>
                    </w:r>
                  </w:del>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B6FEE44" w14:textId="77777777" w:rsidR="0098108A" w:rsidRPr="007B2B96" w:rsidRDefault="0098108A" w:rsidP="0098108A">
                  <w:pPr>
                    <w:rPr>
                      <w:del w:id="5155" w:author="Ewa Retajczyk" w:date="2026-10-20T10:22:28Z"/>
                      <w:sz w:val="22"/>
                      <w:szCs w:val="22"/>
                    </w:rPr>
                  </w:pPr>
                  <w:del w:id="5154" w:author="Ewa Retajczyk" w:date="2026-10-20T10:23:12Z">
                    <w:r w:rsidRPr="007B2B96">
                      <w:rPr>
                        <w:sz w:val="22"/>
                        <w:szCs w:val="22"/>
                      </w:rPr>
                      <w:delText xml:space="preserve">Czas usunięcia awarii</w:delText>
                    </w:r>
                  </w:del>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014911A" w14:textId="77777777" w:rsidR="0098108A" w:rsidRPr="007B2B96" w:rsidRDefault="0098108A" w:rsidP="0098108A">
                  <w:pPr>
                    <w:rPr>
                      <w:del w:id="5156" w:author="Ewa Retajczyk" w:date="2026-10-20T10:25:58Z"/>
                      <w:sz w:val="22"/>
                      <w:szCs w:val="22"/>
                    </w:rPr>
                  </w:pPr>
                </w:p>
              </w:tc>
            </w:tr>
            <w:tr w:rsidR="0098108A" w:rsidRPr="007B2B96" w14:paraId="687ECC02" w14:textId="77777777" w:rsidTr="00665928">
              <w:trPr>
                <w:del w:id="5157" w:author="Ewa Retajczyk" w:date="2026-10-20T10:26:27Z"/>
              </w:trPr>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A5282DA" w14:textId="77777777" w:rsidR="0098108A" w:rsidRPr="007B2B96" w:rsidRDefault="0098108A" w:rsidP="0098108A">
                  <w:pPr>
                    <w:rPr>
                      <w:del w:id="5159" w:author="Ewa Retajczyk" w:date="2026-10-20T10:27:22Z"/>
                      <w:sz w:val="22"/>
                      <w:szCs w:val="22"/>
                    </w:rPr>
                  </w:pPr>
                  <w:del w:id="5158" w:author="Ewa Retajczyk" w:date="2026-10-20T10:27:50Z">
                    <w:r w:rsidRPr="007B2B96">
                      <w:rPr>
                        <w:sz w:val="22"/>
                        <w:szCs w:val="22"/>
                      </w:rPr>
                      <w:delText xml:space="preserve">22</w:delText>
                    </w:r>
                  </w:del>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A729320" w14:textId="77777777" w:rsidR="0098108A" w:rsidRPr="007B2B96" w:rsidRDefault="0098108A" w:rsidP="0098108A">
                  <w:pPr>
                    <w:rPr>
                      <w:del w:id="5161" w:author="Ewa Retajczyk" w:date="2026-10-20T10:28:48Z"/>
                      <w:sz w:val="22"/>
                      <w:szCs w:val="22"/>
                    </w:rPr>
                  </w:pPr>
                  <w:del w:id="5160" w:author="Ewa Retajczyk" w:date="2026-10-20T10:29:26Z">
                    <w:r w:rsidRPr="007B2B96">
                      <w:rPr>
                        <w:sz w:val="22"/>
                        <w:szCs w:val="22"/>
                      </w:rPr>
                      <w:delText xml:space="preserve">Koszty licencji i abonamentów w latach 2–5</w:delText>
                    </w:r>
                  </w:del>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88319BA" w14:textId="77777777" w:rsidR="0098108A" w:rsidRPr="007B2B96" w:rsidRDefault="0098108A" w:rsidP="0098108A">
                  <w:pPr>
                    <w:rPr>
                      <w:del w:id="5162" w:author="Ewa Retajczyk" w:date="2026-10-20T10:30:35Z"/>
                      <w:sz w:val="22"/>
                      <w:szCs w:val="22"/>
                    </w:rPr>
                  </w:pPr>
                </w:p>
              </w:tc>
            </w:tr>
            <w:tr w:rsidR="0098108A" w:rsidRPr="007B2B96" w14:paraId="7A6C259C"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36567F4" w14:textId="77777777" w:rsidR="0098108A" w:rsidRPr="007B2B96" w:rsidRDefault="0098108A" w:rsidP="0098108A">
                  <w:pPr>
                    <w:rPr>
                      <w:sz w:val="22"/>
                      <w:szCs w:val="22"/>
                    </w:rPr>
                  </w:pPr>
                  <w:del w:id="5113" w:author="Ewa Retajczyk" w:date="2026-10-20T10:30:57Z">
                    <w:r>
                      <w:rPr>
                        <w:sz w:val="22"/>
                        <w:szCs w:val="22"/>
                      </w:rPr>
                      <w:delText xml:space="preserve">23</w:delText>
                    </w:r>
                  </w:del>
                  <w:ins w:id="5114" w:author="Ewa Retajczyk" w:date="2026-10-20T10:31:07Z">
                    <w:r>
                      <w:rPr>
                        <w:sz w:val="22"/>
                        <w:szCs w:val="22"/>
                      </w:rPr>
                      <w:t xml:space="preserve">16</w:t>
                    </w:r>
                  </w:ins>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451E5D0" w14:textId="77777777" w:rsidR="0098108A" w:rsidRPr="007B2B96" w:rsidRDefault="0098108A" w:rsidP="0098108A">
                  <w:pPr>
                    <w:rPr>
                      <w:sz w:val="22"/>
                      <w:szCs w:val="22"/>
                    </w:rPr>
                  </w:pPr>
                  <w:r w:rsidRPr="007B2B96">
                    <w:rPr>
                      <w:sz w:val="22"/>
                      <w:szCs w:val="22"/>
                    </w:rPr>
                    <w:t>Rozwiązania równoważne – opis i wykazanie równoważności</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4EA452A" w14:textId="77777777" w:rsidR="0098108A" w:rsidRPr="007B2B96" w:rsidRDefault="0098108A" w:rsidP="0098108A">
                  <w:pPr>
                    <w:rPr>
                      <w:sz w:val="22"/>
                      <w:szCs w:val="22"/>
                    </w:rPr>
                  </w:pPr>
                </w:p>
              </w:tc>
            </w:tr>
          </w:tbl>
          <w:p w14:paraId="21EBCB35" w14:textId="77777777" w:rsidR="0098108A" w:rsidRPr="007B2B96" w:rsidRDefault="0098108A" w:rsidP="0098108A">
            <w:pPr>
              <w:rPr>
                <w:b w:val="0"/>
                <w:bCs w:val="0"/>
                <w:sz w:val="22"/>
                <w:szCs w:val="22"/>
              </w:rPr>
            </w:pPr>
          </w:p>
          <w:p w14:paraId="6DDF7B8E" w14:textId="77777777" w:rsidR="0098108A" w:rsidRPr="007B2B96" w:rsidRDefault="0098108A" w:rsidP="0098108A">
            <w:pPr>
              <w:rPr>
                <w:b w:val="0"/>
                <w:bCs w:val="0"/>
                <w:sz w:val="22"/>
                <w:szCs w:val="22"/>
              </w:rPr>
            </w:pPr>
            <w:r w:rsidRPr="007B2B96">
              <w:rPr>
                <w:sz w:val="22"/>
                <w:szCs w:val="22"/>
              </w:rPr>
              <w:t>Tabela 2. Wymagania potwierdzane odpowiedzią TAK/NIE</w:t>
            </w:r>
          </w:p>
          <w:p w14:paraId="3193E57B" w14:textId="77777777" w:rsidR="0098108A" w:rsidRPr="007B2B96" w:rsidRDefault="0098108A" w:rsidP="0098108A">
            <w:pPr>
              <w:rPr>
                <w:i/>
                <w:iCs/>
                <w:sz w:val="22"/>
                <w:szCs w:val="22"/>
              </w:rPr>
            </w:pPr>
            <w:r>
              <w:rPr>
                <w:i/>
                <w:iCs/>
                <w:sz w:val="22"/>
                <w:szCs w:val="22"/>
              </w:rPr>
              <w:t xml:space="preserve">Instrukcja: Wykonawca zaznacza jedną odpowiedź ( </w:t>
            </w:r>
            <w:r>
              <w:rPr>
                <w:rFonts w:ascii="Segoe UI Symbol" w:hAnsi="Segoe UI Symbol" w:cs="Segoe UI Symbol"/>
                <w:sz w:val="22"/>
                <w:szCs w:val="22"/>
              </w:rPr>
              <w:t xml:space="preserve">☐ )</w:t>
            </w:r>
            <w:r>
              <w:rPr>
                <w:i/>
                <w:iCs/>
                <w:sz w:val="22"/>
                <w:szCs w:val="22"/>
              </w:rPr>
              <w:t xml:space="preserve"> dla każdego wymagania.</w:t>
            </w:r>
            <w:ins w:id="5229" w:author="Ewa Retajczyk" w:date="2026-10-20T10:31:25Z">
              <w:r>
                <w:rPr>
                  <w:i/>
                  <w:iCs/>
                  <w:sz w:val="22"/>
                  <w:szCs w:val="22"/>
                </w:rPr>
                <w:t xml:space="preserve"> Odpowiedź NIE na którekolwiek wymaganie skutkuje odrzuceniem oferty, chyba że Wykonawca wykaże równoważność rozwiązania (Tabela 1, ostatnia pozycja).</w:t>
              </w:r>
            </w:ins>
          </w:p>
          <w:tbl>
            <w:tblPr>
              <w:tblW w:w="0" w:type="auto"/>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557"/>
              <w:gridCol w:w="7566"/>
              <w:gridCol w:w="376"/>
              <w:gridCol w:w="341"/>
            </w:tblGrid>
            <w:tr w:rsidR="0098108A" w:rsidRPr="007B2B96" w14:paraId="1F9966A0"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1D772EF" w14:textId="77777777" w:rsidR="0098108A" w:rsidRPr="007B2B96" w:rsidRDefault="0098108A" w:rsidP="0098108A">
                  <w:pPr>
                    <w:rPr>
                      <w:b/>
                      <w:bCs/>
                      <w:sz w:val="22"/>
                      <w:szCs w:val="22"/>
                    </w:rPr>
                  </w:pPr>
                  <w:r w:rsidRPr="007B2B96">
                    <w:rPr>
                      <w:b/>
                      <w:bCs/>
                      <w:sz w:val="22"/>
                      <w:szCs w:val="22"/>
                    </w:rPr>
                    <w:t>Lp.</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160E6BC" w14:textId="77777777" w:rsidR="0098108A" w:rsidRPr="007B2B96" w:rsidRDefault="0098108A" w:rsidP="0098108A">
                  <w:pPr>
                    <w:rPr>
                      <w:b/>
                      <w:bCs/>
                      <w:sz w:val="22"/>
                      <w:szCs w:val="22"/>
                    </w:rPr>
                  </w:pPr>
                  <w:r w:rsidRPr="007B2B96">
                    <w:rPr>
                      <w:b/>
                      <w:bCs/>
                      <w:sz w:val="22"/>
                      <w:szCs w:val="22"/>
                    </w:rPr>
                    <w:t>Wymaganie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D807EB5" w14:textId="77777777" w:rsidR="0098108A" w:rsidRPr="007B2B96" w:rsidRDefault="0098108A" w:rsidP="0098108A">
                  <w:pPr>
                    <w:rPr>
                      <w:b/>
                      <w:bCs/>
                      <w:sz w:val="22"/>
                      <w:szCs w:val="22"/>
                    </w:rPr>
                  </w:pPr>
                  <w:r w:rsidRPr="007B2B96">
                    <w:rPr>
                      <w:b/>
                      <w:bCs/>
                      <w:sz w:val="22"/>
                      <w:szCs w:val="22"/>
                    </w:rPr>
                    <w:t>TAK</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589B95F" w14:textId="77777777" w:rsidR="0098108A" w:rsidRPr="007B2B96" w:rsidRDefault="0098108A" w:rsidP="0098108A">
                  <w:pPr>
                    <w:rPr>
                      <w:b/>
                      <w:bCs/>
                      <w:sz w:val="22"/>
                      <w:szCs w:val="22"/>
                    </w:rPr>
                  </w:pPr>
                  <w:r w:rsidRPr="007B2B96">
                    <w:rPr>
                      <w:b/>
                      <w:bCs/>
                      <w:sz w:val="22"/>
                      <w:szCs w:val="22"/>
                    </w:rPr>
                    <w:t>NIE</w:t>
                  </w:r>
                </w:p>
              </w:tc>
            </w:tr>
            <w:tr w:rsidR="0098108A" w:rsidRPr="007B2B96" w14:paraId="3ABA0E2A" w14:textId="77777777" w:rsidTr="00665928">
              <w:trPr>
                <w:gridAfter w:val="2"/>
                <w:del w:id="5163" w:author="Ewa Retajczyk" w:date="2026-10-20T10:32:01Z"/>
              </w:trPr>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B02DE4B" w14:textId="77777777" w:rsidR="0098108A" w:rsidRPr="007B2B96" w:rsidRDefault="0098108A" w:rsidP="0098108A">
                  <w:pPr>
                    <w:rPr>
                      <w:del w:id="5165" w:author="Ewa Retajczyk" w:date="2026-10-20T10:32:28Z"/>
                      <w:b/>
                      <w:bCs/>
                      <w:sz w:val="22"/>
                      <w:szCs w:val="22"/>
                    </w:rPr>
                  </w:pPr>
                  <w:del w:id="5164" w:author="Ewa Retajczyk" w:date="2026-10-20T10:32:58Z">
                    <w:r w:rsidRPr="007B2B96">
                      <w:rPr>
                        <w:b/>
                        <w:bCs/>
                        <w:sz w:val="22"/>
                        <w:szCs w:val="22"/>
                      </w:rPr>
                      <w:delText xml:space="preserve">1</w:delText>
                    </w:r>
                  </w:del>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816B8BE" w14:textId="77777777" w:rsidR="0098108A" w:rsidRPr="007B2B96" w:rsidRDefault="0098108A" w:rsidP="0098108A">
                  <w:pPr>
                    <w:rPr>
                      <w:del w:id="5167" w:author="Ewa Retajczyk" w:date="2026-10-20T10:33:33Z"/>
                      <w:b/>
                      <w:bCs/>
                      <w:sz w:val="22"/>
                      <w:szCs w:val="22"/>
                    </w:rPr>
                  </w:pPr>
                  <w:del w:id="5166" w:author="Ewa Retajczyk" w:date="2026-10-20T10:33:36Z">
                    <w:r w:rsidRPr="007B2B96">
                      <w:rPr>
                        <w:b/>
                        <w:bCs/>
                        <w:sz w:val="22"/>
                        <w:szCs w:val="22"/>
                      </w:rPr>
                      <w:delText xml:space="preserve">Architektura systemu</w:delText>
                    </w:r>
                  </w:del>
                </w:p>
              </w:tc>
            </w:tr>
            <w:tr w:rsidR="0098108A" w:rsidRPr="007B2B96" w14:paraId="6167D66F" w14:textId="77777777" w:rsidTr="00665928">
              <w:trPr>
                <w:del w:id="5168" w:author="Ewa Retajczyk" w:date="2026-10-20T10:34:40Z"/>
              </w:trPr>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EBE437E" w14:textId="77777777" w:rsidR="0098108A" w:rsidRPr="007B2B96" w:rsidRDefault="0098108A" w:rsidP="0098108A">
                  <w:pPr>
                    <w:rPr>
                      <w:del w:id="5170" w:author="Ewa Retajczyk" w:date="2026-10-20T10:35:15Z"/>
                      <w:sz w:val="22"/>
                      <w:szCs w:val="22"/>
                    </w:rPr>
                  </w:pPr>
                  <w:del w:id="5169" w:author="Ewa Retajczyk" w:date="2026-10-20T10:36:40Z">
                    <w:r w:rsidRPr="007B2B96">
                      <w:rPr>
                        <w:sz w:val="22"/>
                        <w:szCs w:val="22"/>
                      </w:rPr>
                      <w:delText xml:space="preserve">1.1</w:delText>
                    </w:r>
                  </w:del>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42FF145" w14:textId="77777777" w:rsidR="0098108A" w:rsidRPr="007B2B96" w:rsidRDefault="0098108A" w:rsidP="0098108A">
                  <w:pPr>
                    <w:rPr>
                      <w:del w:id="5172" w:author="Ewa Retajczyk" w:date="2026-10-20T10:36:57Z"/>
                      <w:sz w:val="22"/>
                      <w:szCs w:val="22"/>
                    </w:rPr>
                  </w:pPr>
                  <w:del w:id="5171" w:author="Ewa Retajczyk" w:date="2026-10-20T10:37:20Z">
                    <w:r w:rsidRPr="007B2B96">
                      <w:rPr>
                        <w:sz w:val="22"/>
                        <w:szCs w:val="22"/>
                      </w:rPr>
                      <w:delText xml:space="preserve">Możliwość niezależnego rozmieszczenia jednostek przekształtnikowych</w:delText>
                    </w:r>
                  </w:del>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E47BC42" w14:textId="77777777" w:rsidR="0098108A" w:rsidRPr="007B2B96" w:rsidRDefault="0098108A" w:rsidP="0098108A">
                  <w:pPr>
                    <w:rPr>
                      <w:del w:id="5174" w:author="Ewa Retajczyk" w:date="2026-10-20T10:37:28Z"/>
                      <w:b/>
                      <w:bCs/>
                      <w:sz w:val="22"/>
                      <w:szCs w:val="22"/>
                    </w:rPr>
                  </w:pPr>
                  <w:del w:id="5173" w:author="Ewa Retajczyk" w:date="2026-10-20T10:37:51Z">
                    <w:r w:rsidRPr="007B2B96">
                      <w:rPr>
                        <w:rFonts w:ascii="Segoe UI Symbol" w:hAnsi="Segoe UI Symbol" w:cs="Segoe UI Symbol"/>
                        <w:b/>
                        <w:bCs/>
                        <w:sz w:val="22"/>
                        <w:szCs w:val="22"/>
                      </w:rPr>
                      <w:delText xml:space="preserve">☐</w:delText>
                    </w:r>
                  </w:del>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10E01CD" w14:textId="77777777" w:rsidR="0098108A" w:rsidRPr="007B2B96" w:rsidRDefault="0098108A" w:rsidP="0098108A">
                  <w:pPr>
                    <w:rPr>
                      <w:del w:id="5176" w:author="Ewa Retajczyk" w:date="2026-10-20T10:38:12Z"/>
                      <w:b/>
                      <w:bCs/>
                      <w:sz w:val="22"/>
                      <w:szCs w:val="22"/>
                    </w:rPr>
                  </w:pPr>
                  <w:del w:id="5175" w:author="Ewa Retajczyk" w:date="2026-10-20T10:41:28Z">
                    <w:r w:rsidRPr="007B2B96">
                      <w:rPr>
                        <w:rFonts w:ascii="Segoe UI Symbol" w:hAnsi="Segoe UI Symbol" w:cs="Segoe UI Symbol"/>
                        <w:b/>
                        <w:bCs/>
                        <w:sz w:val="22"/>
                        <w:szCs w:val="22"/>
                      </w:rPr>
                      <w:delText xml:space="preserve">☐</w:delText>
                    </w:r>
                  </w:del>
                </w:p>
              </w:tc>
            </w:tr>
            <w:tr w:rsidR="0098108A" w:rsidRPr="007B2B96" w14:paraId="282364D9" w14:textId="77777777" w:rsidTr="00665928">
              <w:trPr>
                <w:gridAfter w:val="2"/>
              </w:trPr>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79A4CAB" w14:textId="77777777" w:rsidR="0098108A" w:rsidRPr="007B2B96" w:rsidRDefault="0098108A" w:rsidP="0098108A">
                  <w:pPr>
                    <w:rPr>
                      <w:b/>
                      <w:bCs/>
                      <w:sz w:val="22"/>
                      <w:szCs w:val="22"/>
                    </w:rPr>
                  </w:pPr>
                  <w:del w:id="5177" w:author="Ewa Retajczyk" w:date="2026-10-20T10:42:07Z">
                    <w:r>
                      <w:rPr>
                        <w:b/>
                        <w:bCs/>
                        <w:sz w:val="22"/>
                        <w:szCs w:val="22"/>
                      </w:rPr>
                      <w:delText xml:space="preserve">2</w:delText>
                    </w:r>
                  </w:del>
                  <w:ins w:id="5178" w:author="Ewa Retajczyk" w:date="2026-10-20T10:43:34Z">
                    <w:r>
                      <w:rPr>
                        <w:b/>
                        <w:bCs/>
                        <w:sz w:val="22"/>
                        <w:szCs w:val="22"/>
                      </w:rPr>
                      <w:t xml:space="preserve">1</w:t>
                    </w:r>
                  </w:ins>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57C2EFD" w14:textId="77777777" w:rsidR="0098108A" w:rsidRPr="007B2B96" w:rsidRDefault="0098108A" w:rsidP="0098108A">
                  <w:pPr>
                    <w:rPr>
                      <w:b/>
                      <w:bCs/>
                      <w:sz w:val="22"/>
                      <w:szCs w:val="22"/>
                    </w:rPr>
                  </w:pPr>
                  <w:r w:rsidRPr="007B2B96">
                    <w:rPr>
                      <w:b/>
                      <w:bCs/>
                      <w:sz w:val="22"/>
                      <w:szCs w:val="22"/>
                    </w:rPr>
                    <w:t>OCPP, billing i płatności</w:t>
                  </w:r>
                </w:p>
              </w:tc>
            </w:tr>
            <w:tr w:rsidR="0098108A" w:rsidRPr="007B2B96" w14:paraId="2CACA0BB"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0E09080" w14:textId="77777777" w:rsidR="0098108A" w:rsidRPr="007B2B96" w:rsidRDefault="0098108A" w:rsidP="0098108A">
                  <w:pPr>
                    <w:rPr>
                      <w:sz w:val="22"/>
                      <w:szCs w:val="22"/>
                    </w:rPr>
                  </w:pPr>
                  <w:del w:id="5179" w:author="Ewa Retajczyk" w:date="2026-10-20T10:45:01Z">
                    <w:r>
                      <w:rPr>
                        <w:sz w:val="22"/>
                        <w:szCs w:val="22"/>
                      </w:rPr>
                      <w:delText xml:space="preserve">2</w:delText>
                    </w:r>
                  </w:del>
                  <w:ins w:id="5180" w:author="Ewa Retajczyk" w:date="2026-10-20T10:45:59Z">
                    <w:r>
                      <w:rPr>
                        <w:sz w:val="22"/>
                        <w:szCs w:val="22"/>
                      </w:rPr>
                      <w:t xml:space="preserve">1</w:t>
                    </w:r>
                  </w:ins>
                  <w:r>
                    <w:rPr>
                      <w:sz w:val="22"/>
                      <w:szCs w:val="22"/>
                    </w:rPr>
                    <w:t xml:space="preserve">.1</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2147D20" w14:textId="77777777" w:rsidR="0098108A" w:rsidRPr="007B2B96" w:rsidRDefault="0098108A" w:rsidP="0098108A">
                  <w:pPr>
                    <w:rPr>
                      <w:sz w:val="22"/>
                      <w:szCs w:val="22"/>
                    </w:rPr>
                  </w:pPr>
                  <w:r w:rsidRPr="007B2B96">
                    <w:rPr>
                      <w:sz w:val="22"/>
                      <w:szCs w:val="22"/>
                    </w:rPr>
                    <w:t>Zapewnienie systemu billingowego</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71133C8"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9FC3C94"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r>
            <w:tr w:rsidR="0098108A" w:rsidRPr="007B2B96" w14:paraId="4BE319E6"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59EEACA" w14:textId="77777777" w:rsidR="0098108A" w:rsidRPr="007B2B96" w:rsidRDefault="0098108A" w:rsidP="0098108A">
                  <w:pPr>
                    <w:rPr>
                      <w:sz w:val="22"/>
                      <w:szCs w:val="22"/>
                    </w:rPr>
                  </w:pPr>
                  <w:del w:id="5181" w:author="Ewa Retajczyk" w:date="2026-10-20T10:47:02Z">
                    <w:r>
                      <w:rPr>
                        <w:sz w:val="22"/>
                        <w:szCs w:val="22"/>
                      </w:rPr>
                      <w:delText xml:space="preserve">2</w:delText>
                    </w:r>
                  </w:del>
                  <w:ins w:id="5182" w:author="Ewa Retajczyk" w:date="2026-10-20T10:47:33Z">
                    <w:r>
                      <w:rPr>
                        <w:sz w:val="22"/>
                        <w:szCs w:val="22"/>
                      </w:rPr>
                      <w:t xml:space="preserve">1</w:t>
                    </w:r>
                  </w:ins>
                  <w:r>
                    <w:rPr>
                      <w:sz w:val="22"/>
                      <w:szCs w:val="22"/>
                    </w:rPr>
                    <w:t xml:space="preserve">.2</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CA244CF" w14:textId="77777777" w:rsidR="0098108A" w:rsidRPr="007B2B96" w:rsidRDefault="0098108A" w:rsidP="0098108A">
                  <w:pPr>
                    <w:rPr>
                      <w:sz w:val="22"/>
                      <w:szCs w:val="22"/>
                    </w:rPr>
                  </w:pPr>
                  <w:r w:rsidRPr="007B2B96">
                    <w:rPr>
                      <w:sz w:val="22"/>
                      <w:szCs w:val="22"/>
                    </w:rPr>
                    <w:t>Zapewnienie obsługi płatności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836BBF3"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6D531C4"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r>
            <w:tr w:rsidR="0098108A" w:rsidRPr="007B2B96" w14:paraId="1764F78D" w14:textId="77777777" w:rsidTr="00665928">
              <w:trPr>
                <w:gridAfter w:val="2"/>
              </w:trPr>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2656365" w14:textId="77777777" w:rsidR="0098108A" w:rsidRPr="007B2B96" w:rsidRDefault="0098108A" w:rsidP="0098108A">
                  <w:pPr>
                    <w:rPr>
                      <w:b/>
                      <w:bCs/>
                      <w:sz w:val="22"/>
                      <w:szCs w:val="22"/>
                    </w:rPr>
                  </w:pPr>
                  <w:del w:id="5183" w:author="Ewa Retajczyk" w:date="2026-10-20T10:48:04Z">
                    <w:r>
                      <w:rPr>
                        <w:b/>
                        <w:bCs/>
                        <w:sz w:val="22"/>
                        <w:szCs w:val="22"/>
                      </w:rPr>
                      <w:delText xml:space="preserve">3</w:delText>
                    </w:r>
                  </w:del>
                  <w:ins w:id="5184" w:author="Ewa Retajczyk" w:date="2026-10-20T10:49:04Z">
                    <w:r>
                      <w:rPr>
                        <w:b/>
                        <w:bCs/>
                        <w:sz w:val="22"/>
                        <w:szCs w:val="22"/>
                      </w:rPr>
                      <w:t xml:space="preserve">2</w:t>
                    </w:r>
                  </w:ins>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6A30789" w14:textId="77777777" w:rsidR="0098108A" w:rsidRPr="007B2B96" w:rsidRDefault="0098108A" w:rsidP="0098108A">
                  <w:pPr>
                    <w:rPr>
                      <w:b/>
                      <w:bCs/>
                      <w:sz w:val="22"/>
                      <w:szCs w:val="22"/>
                    </w:rPr>
                  </w:pPr>
                  <w:r w:rsidRPr="007B2B96">
                    <w:rPr>
                      <w:b/>
                      <w:bCs/>
                      <w:sz w:val="22"/>
                      <w:szCs w:val="22"/>
                    </w:rPr>
                    <w:t>System monitorowania i pomiarów</w:t>
                  </w:r>
                </w:p>
              </w:tc>
            </w:tr>
            <w:tr w:rsidR="0098108A" w:rsidRPr="007B2B96" w14:paraId="5BE7B9C4"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7799B77" w14:textId="77777777" w:rsidR="0098108A" w:rsidRPr="007B2B96" w:rsidRDefault="0098108A" w:rsidP="0098108A">
                  <w:pPr>
                    <w:rPr>
                      <w:sz w:val="22"/>
                      <w:szCs w:val="22"/>
                    </w:rPr>
                  </w:pPr>
                  <w:del w:id="5185" w:author="Ewa Retajczyk" w:date="2026-10-20T10:49:11Z">
                    <w:r>
                      <w:rPr>
                        <w:sz w:val="22"/>
                        <w:szCs w:val="22"/>
                      </w:rPr>
                      <w:delText xml:space="preserve">3</w:delText>
                    </w:r>
                  </w:del>
                  <w:ins w:id="5186" w:author="Ewa Retajczyk" w:date="2026-10-20T10:49:31Z">
                    <w:r>
                      <w:rPr>
                        <w:sz w:val="22"/>
                        <w:szCs w:val="22"/>
                      </w:rPr>
                      <w:t xml:space="preserve">2</w:t>
                    </w:r>
                  </w:ins>
                  <w:r>
                    <w:rPr>
                      <w:sz w:val="22"/>
                      <w:szCs w:val="22"/>
                    </w:rPr>
                    <w:t xml:space="preserve">.1</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F4DE365" w14:textId="77777777" w:rsidR="0098108A" w:rsidRPr="007B2B96" w:rsidRDefault="0098108A" w:rsidP="0098108A">
                  <w:pPr>
                    <w:rPr>
                      <w:sz w:val="22"/>
                      <w:szCs w:val="22"/>
                    </w:rPr>
                  </w:pPr>
                  <w:r w:rsidRPr="007B2B96">
                    <w:rPr>
                      <w:sz w:val="22"/>
                      <w:szCs w:val="22"/>
                    </w:rPr>
                    <w:t>Zapewnienie systemu monitorowania i zarządzania danymi dla obwodów zasilających punkty ładowania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A197840"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E2711EF"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r>
            <w:tr w:rsidR="0098108A" w:rsidRPr="007B2B96" w14:paraId="1D8944B9"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3CE7A07" w14:textId="77777777" w:rsidR="0098108A" w:rsidRPr="007B2B96" w:rsidRDefault="0098108A" w:rsidP="0098108A">
                  <w:pPr>
                    <w:rPr>
                      <w:sz w:val="22"/>
                      <w:szCs w:val="22"/>
                    </w:rPr>
                  </w:pPr>
                  <w:del w:id="5187" w:author="Ewa Retajczyk" w:date="2026-10-20T10:50:28Z">
                    <w:r>
                      <w:rPr>
                        <w:sz w:val="22"/>
                        <w:szCs w:val="22"/>
                      </w:rPr>
                      <w:delText xml:space="preserve">3</w:delText>
                    </w:r>
                  </w:del>
                  <w:ins w:id="5188" w:author="Ewa Retajczyk" w:date="2026-10-20T10:51:12Z">
                    <w:r>
                      <w:rPr>
                        <w:sz w:val="22"/>
                        <w:szCs w:val="22"/>
                      </w:rPr>
                      <w:t xml:space="preserve">2</w:t>
                    </w:r>
                  </w:ins>
                  <w:r>
                    <w:rPr>
                      <w:sz w:val="22"/>
                      <w:szCs w:val="22"/>
                    </w:rPr>
                    <w:t xml:space="preserve">.2</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32C58FB" w14:textId="77777777" w:rsidR="0098108A" w:rsidRPr="007B2B96" w:rsidRDefault="0098108A" w:rsidP="0098108A">
                  <w:pPr>
                    <w:rPr>
                      <w:sz w:val="22"/>
                      <w:szCs w:val="22"/>
                    </w:rPr>
                  </w:pPr>
                  <w:r w:rsidRPr="007B2B96">
                    <w:rPr>
                      <w:sz w:val="22"/>
                      <w:szCs w:val="22"/>
                    </w:rPr>
                    <w:t>Pomiar trzech faz i przewodu neutralnego</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75E4104"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5F11A42"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r>
            <w:tr w:rsidR="0098108A" w:rsidRPr="007B2B96" w14:paraId="6CFBA063"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61E3284" w14:textId="77777777" w:rsidR="0098108A" w:rsidRPr="007B2B96" w:rsidRDefault="0098108A" w:rsidP="0098108A">
                  <w:pPr>
                    <w:rPr>
                      <w:sz w:val="22"/>
                      <w:szCs w:val="22"/>
                    </w:rPr>
                  </w:pPr>
                  <w:del w:id="5189" w:author="Ewa Retajczyk" w:date="2026-10-20T10:51:42Z">
                    <w:r>
                      <w:rPr>
                        <w:sz w:val="22"/>
                        <w:szCs w:val="22"/>
                      </w:rPr>
                      <w:delText xml:space="preserve">3</w:delText>
                    </w:r>
                  </w:del>
                  <w:ins w:id="5190" w:author="Ewa Retajczyk" w:date="2026-10-20T10:51:57Z">
                    <w:r>
                      <w:rPr>
                        <w:sz w:val="22"/>
                        <w:szCs w:val="22"/>
                      </w:rPr>
                      <w:t xml:space="preserve">2</w:t>
                    </w:r>
                  </w:ins>
                  <w:r>
                    <w:rPr>
                      <w:sz w:val="22"/>
                      <w:szCs w:val="22"/>
                    </w:rPr>
                    <w:t xml:space="preserve">.3</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F84CC78" w14:textId="77777777" w:rsidR="0098108A" w:rsidRPr="007B2B96" w:rsidRDefault="0098108A" w:rsidP="0098108A">
                  <w:pPr>
                    <w:rPr>
                      <w:sz w:val="22"/>
                      <w:szCs w:val="22"/>
                    </w:rPr>
                  </w:pPr>
                  <w:r w:rsidRPr="007B2B96">
                    <w:rPr>
                      <w:sz w:val="22"/>
                      <w:szCs w:val="22"/>
                    </w:rPr>
                    <w:t>Klasa pomiarowa IEC 61000-4-30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4A4DB41"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37C2747"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r>
            <w:tr w:rsidR="0098108A" w:rsidRPr="007B2B96" w14:paraId="36594B46"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C44EEC1" w14:textId="77777777" w:rsidR="0098108A" w:rsidRPr="007B2B96" w:rsidRDefault="0098108A" w:rsidP="0098108A">
                  <w:pPr>
                    <w:rPr>
                      <w:sz w:val="22"/>
                      <w:szCs w:val="22"/>
                    </w:rPr>
                  </w:pPr>
                  <w:del w:id="5191" w:author="Ewa Retajczyk" w:date="2026-10-20T10:52:06Z">
                    <w:r>
                      <w:rPr>
                        <w:sz w:val="22"/>
                        <w:szCs w:val="22"/>
                      </w:rPr>
                      <w:delText xml:space="preserve">3</w:delText>
                    </w:r>
                  </w:del>
                  <w:ins w:id="5192" w:author="Ewa Retajczyk" w:date="2026-10-20T10:52:51Z">
                    <w:r>
                      <w:rPr>
                        <w:sz w:val="22"/>
                        <w:szCs w:val="22"/>
                      </w:rPr>
                      <w:t xml:space="preserve">2</w:t>
                    </w:r>
                  </w:ins>
                  <w:r>
                    <w:rPr>
                      <w:sz w:val="22"/>
                      <w:szCs w:val="22"/>
                    </w:rPr>
                    <w:t xml:space="preserve">.4</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B880E19" w14:textId="77777777" w:rsidR="0098108A" w:rsidRPr="007B2B96" w:rsidRDefault="0098108A" w:rsidP="0098108A">
                  <w:pPr>
                    <w:rPr>
                      <w:sz w:val="22"/>
                      <w:szCs w:val="22"/>
                    </w:rPr>
                  </w:pPr>
                  <w:r w:rsidRPr="007B2B96">
                    <w:rPr>
                      <w:sz w:val="22"/>
                      <w:szCs w:val="22"/>
                    </w:rPr>
                    <w:t>Kierunkowa analiza mocy składowych</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D91A076"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6C59E5E"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r>
            <w:tr w:rsidR="0098108A" w:rsidRPr="007B2B96" w14:paraId="070FDC7B"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AA98F14" w14:textId="77777777" w:rsidR="0098108A" w:rsidRPr="007B2B96" w:rsidRDefault="0098108A" w:rsidP="0098108A">
                  <w:pPr>
                    <w:rPr>
                      <w:sz w:val="22"/>
                      <w:szCs w:val="22"/>
                    </w:rPr>
                  </w:pPr>
                  <w:del w:id="5193" w:author="Ewa Retajczyk" w:date="2026-10-20T10:52:54Z">
                    <w:r>
                      <w:rPr>
                        <w:sz w:val="22"/>
                        <w:szCs w:val="22"/>
                      </w:rPr>
                      <w:delText xml:space="preserve">3</w:delText>
                    </w:r>
                  </w:del>
                  <w:ins w:id="5194" w:author="Ewa Retajczyk" w:date="2026-10-20T10:53:36Z">
                    <w:r>
                      <w:rPr>
                        <w:sz w:val="22"/>
                        <w:szCs w:val="22"/>
                      </w:rPr>
                      <w:t xml:space="preserve">2</w:t>
                    </w:r>
                  </w:ins>
                  <w:r>
                    <w:rPr>
                      <w:sz w:val="22"/>
                      <w:szCs w:val="22"/>
                    </w:rPr>
                    <w:t xml:space="preserve">.5</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5E2B327" w14:textId="77777777" w:rsidR="0098108A" w:rsidRPr="007B2B96" w:rsidRDefault="0098108A" w:rsidP="0098108A">
                  <w:pPr>
                    <w:rPr>
                      <w:sz w:val="22"/>
                      <w:szCs w:val="22"/>
                    </w:rPr>
                  </w:pPr>
                  <w:r w:rsidRPr="007B2B96">
                    <w:rPr>
                      <w:sz w:val="22"/>
                      <w:szCs w:val="22"/>
                    </w:rPr>
                    <w:t>Rejestracja przepięć</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4FFC48D"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323FF8F"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r>
            <w:tr w:rsidR="0098108A" w:rsidRPr="007B2B96" w14:paraId="72879ED3"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68A11C2" w14:textId="77777777" w:rsidR="0098108A" w:rsidRPr="007B2B96" w:rsidRDefault="0098108A" w:rsidP="0098108A">
                  <w:pPr>
                    <w:rPr>
                      <w:sz w:val="22"/>
                      <w:szCs w:val="22"/>
                    </w:rPr>
                  </w:pPr>
                  <w:del w:id="5195" w:author="Ewa Retajczyk" w:date="2026-10-20T10:54:15Z">
                    <w:r>
                      <w:rPr>
                        <w:sz w:val="22"/>
                        <w:szCs w:val="22"/>
                      </w:rPr>
                      <w:delText xml:space="preserve">3</w:delText>
                    </w:r>
                  </w:del>
                  <w:ins w:id="5196" w:author="Ewa Retajczyk" w:date="2026-10-20T10:54:33Z">
                    <w:r>
                      <w:rPr>
                        <w:sz w:val="22"/>
                        <w:szCs w:val="22"/>
                      </w:rPr>
                      <w:t xml:space="preserve">2</w:t>
                    </w:r>
                  </w:ins>
                  <w:r>
                    <w:rPr>
                      <w:sz w:val="22"/>
                      <w:szCs w:val="22"/>
                    </w:rPr>
                    <w:t xml:space="preserve">.6</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9D8065B" w14:textId="77777777" w:rsidR="0098108A" w:rsidRPr="007B2B96" w:rsidRDefault="0098108A" w:rsidP="0098108A">
                  <w:pPr>
                    <w:rPr>
                      <w:sz w:val="22"/>
                      <w:szCs w:val="22"/>
                    </w:rPr>
                  </w:pPr>
                  <w:r w:rsidRPr="007B2B96">
                    <w:rPr>
                      <w:sz w:val="22"/>
                      <w:szCs w:val="22"/>
                    </w:rPr>
                    <w:t>Alarmowanie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F78CAD1"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8099436"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r>
            <w:tr w:rsidR="0098108A" w:rsidRPr="007B2B96" w14:paraId="3FFF91A6" w14:textId="77777777" w:rsidTr="00665928">
              <w:trPr>
                <w:gridAfter w:val="2"/>
              </w:trPr>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7E5023B" w14:textId="77777777" w:rsidR="0098108A" w:rsidRPr="007B2B96" w:rsidRDefault="0098108A" w:rsidP="0098108A">
                  <w:pPr>
                    <w:rPr>
                      <w:b/>
                      <w:bCs/>
                      <w:sz w:val="22"/>
                      <w:szCs w:val="22"/>
                    </w:rPr>
                  </w:pPr>
                  <w:del w:id="5197" w:author="Ewa Retajczyk" w:date="2026-10-20T10:54:41Z">
                    <w:r>
                      <w:rPr>
                        <w:b/>
                        <w:bCs/>
                        <w:sz w:val="22"/>
                        <w:szCs w:val="22"/>
                      </w:rPr>
                      <w:delText xml:space="preserve">4</w:delText>
                    </w:r>
                  </w:del>
                  <w:ins w:id="5198" w:author="Ewa Retajczyk" w:date="2026-10-20T10:55:04Z">
                    <w:r>
                      <w:rPr>
                        <w:b/>
                        <w:bCs/>
                        <w:sz w:val="22"/>
                        <w:szCs w:val="22"/>
                      </w:rPr>
                      <w:t xml:space="preserve">3</w:t>
                    </w:r>
                  </w:ins>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7937BC3" w14:textId="77777777" w:rsidR="0098108A" w:rsidRPr="007B2B96" w:rsidRDefault="0098108A" w:rsidP="0098108A">
                  <w:pPr>
                    <w:rPr>
                      <w:b/>
                      <w:bCs/>
                      <w:sz w:val="22"/>
                      <w:szCs w:val="22"/>
                    </w:rPr>
                  </w:pPr>
                  <w:r w:rsidRPr="007B2B96">
                    <w:rPr>
                      <w:b/>
                      <w:bCs/>
                      <w:sz w:val="22"/>
                      <w:szCs w:val="22"/>
                    </w:rPr>
                    <w:t>System centralny</w:t>
                  </w:r>
                </w:p>
              </w:tc>
            </w:tr>
            <w:tr w:rsidR="0098108A" w:rsidRPr="007B2B96" w14:paraId="7994840F"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A8374C8" w14:textId="77777777" w:rsidR="0098108A" w:rsidRPr="007B2B96" w:rsidRDefault="0098108A" w:rsidP="0098108A">
                  <w:pPr>
                    <w:rPr>
                      <w:sz w:val="22"/>
                      <w:szCs w:val="22"/>
                    </w:rPr>
                  </w:pPr>
                  <w:del w:id="5199" w:author="Ewa Retajczyk" w:date="2026-10-20T10:55:39Z">
                    <w:r>
                      <w:rPr>
                        <w:sz w:val="22"/>
                        <w:szCs w:val="22"/>
                      </w:rPr>
                      <w:delText xml:space="preserve">4</w:delText>
                    </w:r>
                  </w:del>
                  <w:ins w:id="5200" w:author="Ewa Retajczyk" w:date="2026-10-20T10:55:42Z">
                    <w:r>
                      <w:rPr>
                        <w:sz w:val="22"/>
                        <w:szCs w:val="22"/>
                      </w:rPr>
                      <w:t xml:space="preserve">3</w:t>
                    </w:r>
                  </w:ins>
                  <w:r>
                    <w:rPr>
                      <w:sz w:val="22"/>
                      <w:szCs w:val="22"/>
                    </w:rPr>
                    <w:t xml:space="preserve">.1</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023F094" w14:textId="77777777" w:rsidR="0098108A" w:rsidRPr="007B2B96" w:rsidRDefault="0098108A" w:rsidP="0098108A">
                  <w:pPr>
                    <w:rPr>
                      <w:sz w:val="22"/>
                      <w:szCs w:val="22"/>
                    </w:rPr>
                  </w:pPr>
                  <w:r w:rsidRPr="007B2B96">
                    <w:rPr>
                      <w:sz w:val="22"/>
                      <w:szCs w:val="22"/>
                    </w:rPr>
                    <w:t>System centralny do monitorowania i zarządzania danymi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DD12206"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B132C3B"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r>
            <w:tr w:rsidR="0098108A" w:rsidRPr="007B2B96" w14:paraId="1B200845"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19B2F3B" w14:textId="77777777" w:rsidR="0098108A" w:rsidRPr="007B2B96" w:rsidRDefault="0098108A" w:rsidP="0098108A">
                  <w:pPr>
                    <w:rPr>
                      <w:sz w:val="22"/>
                      <w:szCs w:val="22"/>
                    </w:rPr>
                  </w:pPr>
                  <w:del w:id="5201" w:author="Ewa Retajczyk" w:date="2026-10-20T10:55:45Z">
                    <w:r>
                      <w:rPr>
                        <w:sz w:val="22"/>
                        <w:szCs w:val="22"/>
                      </w:rPr>
                      <w:delText xml:space="preserve">4</w:delText>
                    </w:r>
                  </w:del>
                  <w:ins w:id="5202" w:author="Ewa Retajczyk" w:date="2026-10-20T10:56:02Z">
                    <w:r>
                      <w:rPr>
                        <w:sz w:val="22"/>
                        <w:szCs w:val="22"/>
                      </w:rPr>
                      <w:t xml:space="preserve">3</w:t>
                    </w:r>
                  </w:ins>
                  <w:r>
                    <w:rPr>
                      <w:sz w:val="22"/>
                      <w:szCs w:val="22"/>
                    </w:rPr>
                    <w:t xml:space="preserve">.2</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96FC6F8" w14:textId="77777777" w:rsidR="0098108A" w:rsidRPr="007B2B96" w:rsidRDefault="0098108A" w:rsidP="0098108A">
                  <w:pPr>
                    <w:rPr>
                      <w:sz w:val="22"/>
                      <w:szCs w:val="22"/>
                    </w:rPr>
                  </w:pPr>
                  <w:r w:rsidRPr="007B2B96">
                    <w:rPr>
                      <w:sz w:val="22"/>
                      <w:szCs w:val="22"/>
                    </w:rPr>
                    <w:t>Archiwizacja i eksport danych</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030FE72"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29E39E6"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r>
            <w:tr w:rsidR="0098108A" w:rsidRPr="007B2B96" w14:paraId="0E56952C"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6E9FF22" w14:textId="77777777" w:rsidR="0098108A" w:rsidRPr="007B2B96" w:rsidRDefault="0098108A" w:rsidP="0098108A">
                  <w:pPr>
                    <w:rPr>
                      <w:sz w:val="22"/>
                      <w:szCs w:val="22"/>
                    </w:rPr>
                  </w:pPr>
                  <w:del w:id="5203" w:author="Ewa Retajczyk" w:date="2026-10-20T10:57:35Z">
                    <w:r>
                      <w:rPr>
                        <w:sz w:val="22"/>
                        <w:szCs w:val="22"/>
                      </w:rPr>
                      <w:delText xml:space="preserve">4</w:delText>
                    </w:r>
                  </w:del>
                  <w:ins w:id="5204" w:author="Ewa Retajczyk" w:date="2026-10-20T10:57:39Z">
                    <w:r>
                      <w:rPr>
                        <w:sz w:val="22"/>
                        <w:szCs w:val="22"/>
                      </w:rPr>
                      <w:t xml:space="preserve">3</w:t>
                    </w:r>
                  </w:ins>
                  <w:r>
                    <w:rPr>
                      <w:sz w:val="22"/>
                      <w:szCs w:val="22"/>
                    </w:rPr>
                    <w:t xml:space="preserve">.3</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9ED7A71" w14:textId="77777777" w:rsidR="0098108A" w:rsidRPr="007B2B96" w:rsidRDefault="0098108A" w:rsidP="0098108A">
                  <w:pPr>
                    <w:rPr>
                      <w:sz w:val="22"/>
                      <w:szCs w:val="22"/>
                    </w:rPr>
                  </w:pPr>
                  <w:r w:rsidRPr="007B2B96">
                    <w:rPr>
                      <w:sz w:val="22"/>
                      <w:szCs w:val="22"/>
                    </w:rPr>
                    <w:t>Lokalne buforowanie danych</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67F18A5"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4E13261"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r>
            <w:tr w:rsidR="0098108A" w:rsidRPr="007B2B96" w14:paraId="35D37A6B"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AA57BF9" w14:textId="77777777" w:rsidR="0098108A" w:rsidRPr="007B2B96" w:rsidRDefault="0098108A" w:rsidP="0098108A">
                  <w:pPr>
                    <w:rPr>
                      <w:sz w:val="22"/>
                      <w:szCs w:val="22"/>
                    </w:rPr>
                  </w:pPr>
                  <w:del w:id="5205" w:author="Ewa Retajczyk" w:date="2026-10-20T10:58:51Z">
                    <w:r>
                      <w:rPr>
                        <w:sz w:val="22"/>
                        <w:szCs w:val="22"/>
                      </w:rPr>
                      <w:delText xml:space="preserve">4</w:delText>
                    </w:r>
                  </w:del>
                  <w:ins w:id="5206" w:author="Ewa Retajczyk" w:date="2026-10-20T10:59:22Z">
                    <w:r>
                      <w:rPr>
                        <w:sz w:val="22"/>
                        <w:szCs w:val="22"/>
                      </w:rPr>
                      <w:t xml:space="preserve">3</w:t>
                    </w:r>
                  </w:ins>
                  <w:r>
                    <w:rPr>
                      <w:sz w:val="22"/>
                      <w:szCs w:val="22"/>
                    </w:rPr>
                    <w:t xml:space="preserve">.4</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991C1C5" w14:textId="77777777" w:rsidR="0098108A" w:rsidRPr="007B2B96" w:rsidRDefault="0098108A" w:rsidP="0098108A">
                  <w:pPr>
                    <w:rPr>
                      <w:sz w:val="22"/>
                      <w:szCs w:val="22"/>
                    </w:rPr>
                  </w:pPr>
                  <w:r w:rsidRPr="007B2B96">
                    <w:rPr>
                      <w:sz w:val="22"/>
                      <w:szCs w:val="22"/>
                    </w:rPr>
                    <w:t>Synchronizacja danych po utracie komunikacji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7C372E3"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01B63E2"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r>
            <w:tr w:rsidR="0098108A" w:rsidRPr="007B2B96" w14:paraId="3ACF3757" w14:textId="77777777" w:rsidTr="00665928">
              <w:trPr>
                <w:gridAfter w:val="2"/>
              </w:trPr>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D0C1FE3" w14:textId="77777777" w:rsidR="0098108A" w:rsidRPr="007B2B96" w:rsidRDefault="0098108A" w:rsidP="0098108A">
                  <w:pPr>
                    <w:rPr>
                      <w:b/>
                      <w:bCs/>
                      <w:sz w:val="22"/>
                      <w:szCs w:val="22"/>
                    </w:rPr>
                  </w:pPr>
                  <w:del w:id="5207" w:author="Ewa Retajczyk" w:date="2026-10-20T11:00:11Z">
                    <w:r>
                      <w:rPr>
                        <w:b/>
                        <w:bCs/>
                        <w:sz w:val="22"/>
                        <w:szCs w:val="22"/>
                      </w:rPr>
                      <w:delText xml:space="preserve">5</w:delText>
                    </w:r>
                  </w:del>
                  <w:ins w:id="5208" w:author="Ewa Retajczyk" w:date="2026-10-20T11:00:51Z">
                    <w:r>
                      <w:rPr>
                        <w:b/>
                        <w:bCs/>
                        <w:sz w:val="22"/>
                        <w:szCs w:val="22"/>
                      </w:rPr>
                      <w:t xml:space="preserve">4</w:t>
                    </w:r>
                  </w:ins>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52FEE21" w14:textId="77777777" w:rsidR="0098108A" w:rsidRPr="007B2B96" w:rsidRDefault="0098108A" w:rsidP="0098108A">
                  <w:pPr>
                    <w:rPr>
                      <w:b/>
                      <w:bCs/>
                      <w:sz w:val="22"/>
                      <w:szCs w:val="22"/>
                    </w:rPr>
                  </w:pPr>
                  <w:r w:rsidRPr="007B2B96">
                    <w:rPr>
                      <w:b/>
                      <w:bCs/>
                      <w:sz w:val="22"/>
                      <w:szCs w:val="22"/>
                    </w:rPr>
                    <w:t>Certyfikacja i cyberbezpieczeństwo</w:t>
                  </w:r>
                </w:p>
              </w:tc>
            </w:tr>
            <w:tr w:rsidR="0098108A" w:rsidRPr="007B2B96" w14:paraId="7DBEFF5D"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A8AC5CB" w14:textId="77777777" w:rsidR="0098108A" w:rsidRPr="007B2B96" w:rsidRDefault="0098108A" w:rsidP="0098108A">
                  <w:pPr>
                    <w:rPr>
                      <w:sz w:val="22"/>
                      <w:szCs w:val="22"/>
                    </w:rPr>
                  </w:pPr>
                  <w:del w:id="5209" w:author="Ewa Retajczyk" w:date="2026-10-20T11:00:57Z">
                    <w:r>
                      <w:rPr>
                        <w:sz w:val="22"/>
                        <w:szCs w:val="22"/>
                      </w:rPr>
                      <w:delText xml:space="preserve">5</w:delText>
                    </w:r>
                  </w:del>
                  <w:ins w:id="5210" w:author="Ewa Retajczyk" w:date="2026-10-20T11:01:59Z">
                    <w:r>
                      <w:rPr>
                        <w:sz w:val="22"/>
                        <w:szCs w:val="22"/>
                      </w:rPr>
                      <w:t xml:space="preserve">4</w:t>
                    </w:r>
                  </w:ins>
                  <w:r>
                    <w:rPr>
                      <w:sz w:val="22"/>
                      <w:szCs w:val="22"/>
                    </w:rPr>
                    <w:t xml:space="preserve">.1</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8D2D7A2" w14:textId="77777777" w:rsidR="0098108A" w:rsidRPr="007B2B96" w:rsidRDefault="0098108A" w:rsidP="0098108A">
                  <w:pPr>
                    <w:rPr>
                      <w:sz w:val="22"/>
                      <w:szCs w:val="22"/>
                    </w:rPr>
                  </w:pPr>
                  <w:r w:rsidRPr="007B2B96">
                    <w:rPr>
                      <w:sz w:val="22"/>
                      <w:szCs w:val="22"/>
                    </w:rPr>
                    <w:t>Certyfikat IEC 61000-4-30 klasa 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BA7485A"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B8F911D"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r>
            <w:tr w:rsidR="0098108A" w:rsidRPr="007B2B96" w14:paraId="6C392A21"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357A054" w14:textId="77777777" w:rsidR="0098108A" w:rsidRPr="007B2B96" w:rsidRDefault="0098108A" w:rsidP="0098108A">
                  <w:pPr>
                    <w:rPr>
                      <w:sz w:val="22"/>
                      <w:szCs w:val="22"/>
                    </w:rPr>
                  </w:pPr>
                  <w:del w:id="5211" w:author="Ewa Retajczyk" w:date="2026-10-20T11:02:02Z">
                    <w:r>
                      <w:rPr>
                        <w:sz w:val="22"/>
                        <w:szCs w:val="22"/>
                      </w:rPr>
                      <w:delText xml:space="preserve">5</w:delText>
                    </w:r>
                  </w:del>
                  <w:ins w:id="5212" w:author="Ewa Retajczyk" w:date="2026-10-20T11:02:24Z">
                    <w:r>
                      <w:rPr>
                        <w:sz w:val="22"/>
                        <w:szCs w:val="22"/>
                      </w:rPr>
                      <w:t xml:space="preserve">4</w:t>
                    </w:r>
                  </w:ins>
                  <w:r>
                    <w:rPr>
                      <w:sz w:val="22"/>
                      <w:szCs w:val="22"/>
                    </w:rPr>
                    <w:t xml:space="preserve">.2</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3AE6EA2" w14:textId="77777777" w:rsidR="0098108A" w:rsidRPr="007B2B96" w:rsidRDefault="0098108A" w:rsidP="0098108A">
                  <w:pPr>
                    <w:rPr>
                      <w:sz w:val="22"/>
                      <w:szCs w:val="22"/>
                    </w:rPr>
                  </w:pPr>
                  <w:r w:rsidRPr="007B2B96">
                    <w:rPr>
                      <w:sz w:val="22"/>
                      <w:szCs w:val="22"/>
                    </w:rPr>
                    <w:t>Spełnienie wymagań klasy FI1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5D73EEE"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D95F087"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r>
            <w:tr w:rsidR="0098108A" w:rsidRPr="007B2B96" w14:paraId="5D43B4E8"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81231F1" w14:textId="77777777" w:rsidR="0098108A" w:rsidRPr="007B2B96" w:rsidRDefault="0098108A" w:rsidP="0098108A">
                  <w:pPr>
                    <w:rPr>
                      <w:sz w:val="22"/>
                      <w:szCs w:val="22"/>
                    </w:rPr>
                  </w:pPr>
                  <w:del w:id="5213" w:author="Ewa Retajczyk" w:date="2026-10-20T11:02:25Z">
                    <w:r>
                      <w:rPr>
                        <w:sz w:val="22"/>
                        <w:szCs w:val="22"/>
                      </w:rPr>
                      <w:delText xml:space="preserve">5</w:delText>
                    </w:r>
                  </w:del>
                  <w:ins w:id="5214" w:author="Ewa Retajczyk" w:date="2026-10-20T11:02:31Z">
                    <w:r>
                      <w:rPr>
                        <w:sz w:val="22"/>
                        <w:szCs w:val="22"/>
                      </w:rPr>
                      <w:t xml:space="preserve">4</w:t>
                    </w:r>
                  </w:ins>
                  <w:r>
                    <w:rPr>
                      <w:sz w:val="22"/>
                      <w:szCs w:val="22"/>
                    </w:rPr>
                    <w:t xml:space="preserve">.3</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D12D16E" w14:textId="77777777" w:rsidR="0098108A" w:rsidRPr="007B2B96" w:rsidRDefault="0098108A" w:rsidP="0098108A">
                  <w:pPr>
                    <w:rPr>
                      <w:sz w:val="22"/>
                      <w:szCs w:val="22"/>
                    </w:rPr>
                  </w:pPr>
                  <w:r w:rsidRPr="007B2B96">
                    <w:rPr>
                      <w:sz w:val="22"/>
                      <w:szCs w:val="22"/>
                    </w:rPr>
                    <w:t>Zastosowanie mechanizmów cyberbezpieczeństwa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5F92B7F"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3068C5D" w14:textId="77777777" w:rsidR="0098108A" w:rsidRPr="007B2B96" w:rsidRDefault="0098108A" w:rsidP="0098108A">
                  <w:pPr>
                    <w:rPr>
                      <w:b/>
                      <w:bCs/>
                      <w:sz w:val="22"/>
                      <w:szCs w:val="22"/>
                    </w:rPr>
                  </w:pPr>
                  <w:r w:rsidRPr="007B2B96">
                    <w:rPr>
                      <w:rFonts w:ascii="Segoe UI Symbol" w:hAnsi="Segoe UI Symbol" w:cs="Segoe UI Symbol"/>
                      <w:b/>
                      <w:bCs/>
                      <w:sz w:val="22"/>
                      <w:szCs w:val="22"/>
                    </w:rPr>
                    <w:t>☐</w:t>
                  </w:r>
                </w:p>
              </w:tc>
            </w:tr>
            <w:tr w:rsidR="0098108A" w:rsidRPr="007B2B96" w14:paraId="13DACAFC" w14:textId="77777777" w:rsidTr="00665928">
              <w:trPr>
                <w:gridAfter w:val="2"/>
                <w:del w:id="5215" w:author="Ewa Retajczyk" w:date="2026-10-20T11:02:34Z"/>
              </w:trPr>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980227E" w14:textId="77777777" w:rsidR="0098108A" w:rsidRPr="007B2B96" w:rsidRDefault="0098108A" w:rsidP="0098108A">
                  <w:pPr>
                    <w:rPr>
                      <w:del w:id="5217" w:author="Ewa Retajczyk" w:date="2026-10-20T11:03:40Z"/>
                      <w:b/>
                      <w:bCs/>
                      <w:sz w:val="22"/>
                      <w:szCs w:val="22"/>
                    </w:rPr>
                  </w:pPr>
                  <w:del w:id="5216" w:author="Ewa Retajczyk" w:date="2026-10-20T11:03:47Z">
                    <w:r w:rsidRPr="007B2B96">
                      <w:rPr>
                        <w:b/>
                        <w:bCs/>
                        <w:sz w:val="22"/>
                        <w:szCs w:val="22"/>
                      </w:rPr>
                      <w:delText xml:space="preserve">6</w:delText>
                    </w:r>
                  </w:del>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3B7F911" w14:textId="77777777" w:rsidR="0098108A" w:rsidRPr="007B2B96" w:rsidRDefault="0098108A" w:rsidP="0098108A">
                  <w:pPr>
                    <w:rPr>
                      <w:del w:id="5219" w:author="Ewa Retajczyk" w:date="2026-10-20T11:05:56Z"/>
                      <w:b/>
                      <w:bCs/>
                      <w:sz w:val="22"/>
                      <w:szCs w:val="22"/>
                    </w:rPr>
                  </w:pPr>
                  <w:del w:id="5218" w:author="Ewa Retajczyk" w:date="2026-10-20T11:06:02Z">
                    <w:r w:rsidRPr="007B2B96">
                      <w:rPr>
                        <w:b/>
                        <w:bCs/>
                        <w:sz w:val="22"/>
                        <w:szCs w:val="22"/>
                      </w:rPr>
                      <w:delText xml:space="preserve">Integracja</w:delText>
                    </w:r>
                  </w:del>
                </w:p>
              </w:tc>
            </w:tr>
            <w:tr w:rsidR="0098108A" w:rsidRPr="007B2B96" w14:paraId="530BB9BB" w14:textId="77777777" w:rsidTr="00665928">
              <w:trPr>
                <w:del w:id="5220" w:author="Ewa Retajczyk" w:date="2026-10-20T11:06:40Z"/>
              </w:trPr>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BA9D5CD" w14:textId="77777777" w:rsidR="0098108A" w:rsidRPr="007B2B96" w:rsidRDefault="0098108A" w:rsidP="0098108A">
                  <w:pPr>
                    <w:rPr>
                      <w:del w:id="5222" w:author="Ewa Retajczyk" w:date="2026-10-20T11:07:22Z"/>
                      <w:sz w:val="22"/>
                      <w:szCs w:val="22"/>
                    </w:rPr>
                  </w:pPr>
                  <w:del w:id="5221" w:author="Ewa Retajczyk" w:date="2026-10-20T11:10:42Z">
                    <w:r w:rsidRPr="007B2B96">
                      <w:rPr>
                        <w:sz w:val="22"/>
                        <w:szCs w:val="22"/>
                      </w:rPr>
                      <w:delText xml:space="preserve">6.1</w:delText>
                    </w:r>
                  </w:del>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D7BF269" w14:textId="77777777" w:rsidR="0098108A" w:rsidRPr="007B2B96" w:rsidRDefault="0098108A" w:rsidP="0098108A">
                  <w:pPr>
                    <w:rPr>
                      <w:del w:id="5224" w:author="Ewa Retajczyk" w:date="2026-10-20T11:11:10Z"/>
                      <w:sz w:val="22"/>
                      <w:szCs w:val="22"/>
                    </w:rPr>
                  </w:pPr>
                  <w:del w:id="5223" w:author="Ewa Retajczyk" w:date="2026-10-20T11:12:15Z">
                    <w:r w:rsidRPr="007B2B96">
                      <w:rPr>
                        <w:sz w:val="22"/>
                        <w:szCs w:val="22"/>
                      </w:rPr>
                      <w:delText xml:space="preserve">Integracja z systemem nadrzędnym</w:delText>
                    </w:r>
                  </w:del>
                </w:p>
              </w:tc>
              <w:tc>
                <w:tcPr>
                  <w:tcW w:w="0" w:type="auto"/>
                  <w:tcBorders>
                    <w:top w:val="nil"/>
                    <w:left w:val="nil"/>
                    <w:bottom w:val="single" w:sz="2" w:space="0" w:color="auto"/>
                    <w:right w:val="nil"/>
                  </w:tcBorders>
                  <w:tcMar>
                    <w:top w:w="15" w:type="dxa"/>
                    <w:left w:w="15" w:type="dxa"/>
                    <w:bottom w:w="15" w:type="dxa"/>
                    <w:right w:w="15" w:type="dxa"/>
                  </w:tcMar>
                  <w:hideMark/>
                </w:tcPr>
                <w:p w14:paraId="270F974A" w14:textId="77777777" w:rsidR="0098108A" w:rsidRPr="007B2B96" w:rsidRDefault="0098108A" w:rsidP="0098108A">
                  <w:pPr>
                    <w:rPr>
                      <w:del w:id="5226" w:author="Ewa Retajczyk" w:date="2026-10-20T11:12:33Z"/>
                      <w:b/>
                      <w:bCs/>
                      <w:sz w:val="22"/>
                      <w:szCs w:val="22"/>
                    </w:rPr>
                  </w:pPr>
                  <w:del w:id="5225" w:author="Ewa Retajczyk" w:date="2026-10-20T11:12:40Z">
                    <w:r w:rsidRPr="007B2B96">
                      <w:rPr>
                        <w:rFonts w:ascii="Segoe UI Symbol" w:hAnsi="Segoe UI Symbol" w:cs="Segoe UI Symbol"/>
                        <w:b/>
                        <w:bCs/>
                        <w:sz w:val="22"/>
                        <w:szCs w:val="22"/>
                      </w:rPr>
                      <w:delText xml:space="preserve">☐</w:delText>
                    </w:r>
                  </w:del>
                </w:p>
              </w:tc>
              <w:tc>
                <w:tcPr>
                  <w:tcW w:w="0" w:type="auto"/>
                  <w:tcBorders>
                    <w:top w:val="nil"/>
                    <w:left w:val="nil"/>
                    <w:bottom w:val="single" w:sz="2" w:space="0" w:color="auto"/>
                    <w:right w:val="single" w:sz="2" w:space="0" w:color="auto"/>
                  </w:tcBorders>
                  <w:tcMar>
                    <w:top w:w="15" w:type="dxa"/>
                    <w:left w:w="15" w:type="dxa"/>
                    <w:bottom w:w="15" w:type="dxa"/>
                    <w:right w:w="15" w:type="dxa"/>
                  </w:tcMar>
                  <w:hideMark/>
                </w:tcPr>
                <w:p w14:paraId="1C2BB000" w14:textId="77777777" w:rsidR="0098108A" w:rsidRPr="007B2B96" w:rsidRDefault="0098108A" w:rsidP="0098108A">
                  <w:pPr>
                    <w:rPr>
                      <w:del w:id="5228" w:author="Ewa Retajczyk" w:date="2026-10-20T11:13:08Z"/>
                      <w:b/>
                      <w:bCs/>
                      <w:sz w:val="22"/>
                      <w:szCs w:val="22"/>
                    </w:rPr>
                  </w:pPr>
                  <w:del w:id="5227" w:author="Ewa Retajczyk" w:date="2026-10-20T11:13:26Z">
                    <w:r w:rsidRPr="007B2B96">
                      <w:rPr>
                        <w:rFonts w:ascii="Segoe UI Symbol" w:hAnsi="Segoe UI Symbol" w:cs="Segoe UI Symbol"/>
                        <w:b/>
                        <w:bCs/>
                        <w:sz w:val="22"/>
                        <w:szCs w:val="22"/>
                      </w:rPr>
                      <w:delText xml:space="preserve">☐</w:delText>
                    </w:r>
                  </w:del>
                </w:p>
              </w:tc>
            </w:tr>
          </w:tbl>
          <w:p w14:paraId="03E10A96" w14:textId="77777777" w:rsidR="0098108A" w:rsidRPr="007B2B96" w:rsidRDefault="0098108A" w:rsidP="0098108A">
            <w:pPr>
              <w:rPr>
                <w:sz w:val="22"/>
                <w:szCs w:val="22"/>
              </w:rPr>
            </w:pPr>
          </w:p>
          <w:p w14:paraId="26D93DC3" w14:textId="6451CB2E" w:rsidR="005B7712" w:rsidRPr="0032250D" w:rsidRDefault="005B7712" w:rsidP="005244B8">
            <w:pPr>
              <w:spacing w:line="276" w:lineRule="auto"/>
              <w:jc w:val="both"/>
              <w:rPr>
                <w:rFonts w:cstheme="minorHAnsi"/>
                <w:b w:val="0"/>
                <w:bCs w:val="0"/>
                <w:sz w:val="22"/>
                <w:szCs w:val="22"/>
              </w:rPr>
            </w:pPr>
          </w:p>
        </w:tc>
      </w:tr>
    </w:tbl>
    <w:p w14:paraId="7EE045A7" w14:textId="77777777" w:rsidR="005326F2" w:rsidRPr="005244B8" w:rsidRDefault="00AA6895" w:rsidP="005244B8">
      <w:pPr>
        <w:spacing w:after="0" w:line="276" w:lineRule="auto"/>
        <w:jc w:val="both"/>
        <w:rPr>
          <w:rFonts w:cstheme="minorHAnsi"/>
          <w:sz w:val="22"/>
          <w:szCs w:val="22"/>
        </w:rPr>
      </w:pPr>
      <w:r>
        <w:pict w14:anchorId="191336E7">
          <v:rect id="Prostokąt 61" o:spid="_x0000_s1031"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CDD25F4" w14:textId="7BC2A49D"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19. KOORDYNACJA Z ZAMÓWIENIEM NR 2 I ZAMÓWIENIEM NR 3</w:t>
      </w:r>
    </w:p>
    <w:p w14:paraId="4B05FF72"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Zamówienia nr 1 zobowiązany jest do ścisłej współpracy z wykonawcami Zamówienia nr 2 i Zamówienia nr 3.</w:t>
      </w:r>
    </w:p>
    <w:p w14:paraId="4025915B"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 szczególności:</w:t>
      </w:r>
    </w:p>
    <w:p w14:paraId="7C461AD5" w14:textId="2351F5E9"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Wykonawca Zamówienia nr 1 przekazuje Zamówieniu nr 2 komplet danych niezbędnych do wykonania projektu całej instalacji, fundamentów, tras kablowych, instalacji nN/DC, stanowisk, oświetlenia i infrastruktury teletechnicznej.</w:t>
      </w:r>
    </w:p>
    <w:p w14:paraId="28806839" w14:textId="77777777"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Wykonawca Zamówienia nr 1 przekazuje Zamówieniu nr 3 dane dotyczące wymaganych parametrów zasilania, zabezpieczeń, mocy, sposobu podłączenia oraz parametrów urządzeń.</w:t>
      </w:r>
    </w:p>
    <w:p w14:paraId="612B1C82" w14:textId="77777777"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Wykonawca Zamówienia nr 2 odpowiada za spójność projektu całej inwestycji oraz koordynację projektową pomiędzy Zamówieniem nr 1 i Zamówieniem nr 3.</w:t>
      </w:r>
    </w:p>
    <w:p w14:paraId="4DF1A435" w14:textId="77777777"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Wykonawca Zamówienia nr 3 wykonuje przyłączenie SN, stację transformatorową, rozdzielnię SN/nN oraz podaje napięcie zgodnie z projektem i warunkami OSD.</w:t>
      </w:r>
    </w:p>
    <w:p w14:paraId="4A355E32" w14:textId="77777777"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Wykonawca Zamówienia nr 2 wykonuje zewnętrzne instalacje nN/DC od uzgodnionych punktów rozdzielni do urządzeń Zamówienia nr 1.</w:t>
      </w:r>
    </w:p>
    <w:p w14:paraId="7C6B6EF0" w14:textId="1A53BFA4"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lastRenderedPageBreak/>
        <w:t>Wykonawca Zamówienia nr 2 odpowiada za roboty terenowe, fundamenty, stanowiska, oświetlenie, oznakowanie oraz pasywną infrastrukturę światłowodową w zakresie określonym w Zamówieniu nr 2.</w:t>
      </w:r>
    </w:p>
    <w:p w14:paraId="408BF808" w14:textId="19EBC1CF"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 xml:space="preserve">Wykonawca Zamówienia nr 1 odpowiada za </w:t>
      </w:r>
      <w:r w:rsidR="00A8156F" w:rsidRPr="005244B8">
        <w:rPr>
          <w:rFonts w:cstheme="minorHAnsi"/>
          <w:sz w:val="22"/>
          <w:szCs w:val="22"/>
        </w:rPr>
        <w:t>stacje</w:t>
      </w:r>
      <w:r w:rsidRPr="005244B8">
        <w:rPr>
          <w:rFonts w:cstheme="minorHAnsi"/>
          <w:sz w:val="22"/>
          <w:szCs w:val="22"/>
        </w:rPr>
        <w:t xml:space="preserve"> ładowania, ich konfigurację, system OCPP, billing, płatności, System monitorowania i zarządzania danymi dla obwodów zasilających punkty ładowania oraz integrację systemową.</w:t>
      </w:r>
    </w:p>
    <w:p w14:paraId="54B714B6" w14:textId="77777777"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Wszyscy wykonawcy uczestniczą w testach wspólnych w zakresie dotyczącym ich przedmiotu zamówienia.</w:t>
      </w:r>
    </w:p>
    <w:p w14:paraId="0EA260BD" w14:textId="77777777"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Każdy wykonawca odpowiada za usunięcie wad i usterek dotyczących własnego zakresu.</w:t>
      </w:r>
    </w:p>
    <w:p w14:paraId="0665E53E" w14:textId="77777777"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Żaden z wykonawców nie może jednostronnie dokonać zmiany rozwiązania, która wpływa na zakres pozostałych zamówień.</w:t>
      </w:r>
    </w:p>
    <w:p w14:paraId="0E181FF1" w14:textId="77777777"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Wszystkie zamówienia muszą być prowadzone zgodnie ze wspólnym harmonogramem inwestycji.</w:t>
      </w:r>
    </w:p>
    <w:p w14:paraId="4E8E1EAA" w14:textId="30EC80D9"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 xml:space="preserve">Zamówienia nr 1, 2 i 3 muszą zostać wykonane i skoordynowane w sposób zapewniający zakończenie całej inwestycji, wraz z testami, usunięciem usterek całej ogólnodostępnej stacji ładowania, do dnia 31.12.2026 r. (termin wynikający z obowiązującej Umowy </w:t>
      </w:r>
      <w:r w:rsidR="00374CCB" w:rsidRPr="005244B8">
        <w:rPr>
          <w:rFonts w:cstheme="minorHAnsi"/>
          <w:sz w:val="22"/>
          <w:szCs w:val="22"/>
        </w:rPr>
        <w:t xml:space="preserve">o </w:t>
      </w:r>
      <w:r w:rsidR="00A8156F" w:rsidRPr="00A8156F">
        <w:rPr>
          <w:rFonts w:cstheme="minorHAnsi"/>
          <w:sz w:val="22"/>
          <w:szCs w:val="22"/>
        </w:rPr>
        <w:t>dofinansowanie</w:t>
      </w:r>
      <w:r w:rsidRPr="005244B8">
        <w:rPr>
          <w:rFonts w:cstheme="minorHAnsi"/>
          <w:sz w:val="22"/>
          <w:szCs w:val="22"/>
        </w:rPr>
        <w:t>, z zastrzeżeniem jego wydłużenia aneksem), przy czym termin wykonania Zamówienia nr 1 wynosi 15.12.2026 r.</w:t>
      </w:r>
    </w:p>
    <w:p w14:paraId="3D3B4FDA" w14:textId="77777777" w:rsidR="005326F2" w:rsidRPr="005244B8" w:rsidRDefault="00AA6895" w:rsidP="005244B8">
      <w:pPr>
        <w:spacing w:after="0" w:line="276" w:lineRule="auto"/>
        <w:jc w:val="both"/>
        <w:rPr>
          <w:rFonts w:cstheme="minorHAnsi"/>
          <w:sz w:val="22"/>
          <w:szCs w:val="22"/>
        </w:rPr>
      </w:pPr>
      <w:r>
        <w:pict w14:anchorId="2B987320">
          <v:rect id="Prostokąt 59" o:spid="_x0000_s1030"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7732DD9"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20. POZOSTAŁE POSTANOWIENIA</w:t>
      </w:r>
    </w:p>
    <w:p w14:paraId="08B29489"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Zamawiający zastrzega sobie możliwość:</w:t>
      </w:r>
    </w:p>
    <w:p w14:paraId="45F8EFCF" w14:textId="77777777" w:rsidR="005326F2" w:rsidRPr="005244B8" w:rsidRDefault="005326F2" w:rsidP="005244B8">
      <w:pPr>
        <w:numPr>
          <w:ilvl w:val="0"/>
          <w:numId w:val="21"/>
        </w:numPr>
        <w:spacing w:after="0" w:line="276" w:lineRule="auto"/>
        <w:jc w:val="both"/>
        <w:rPr>
          <w:rFonts w:cstheme="minorHAnsi"/>
          <w:sz w:val="22"/>
          <w:szCs w:val="22"/>
        </w:rPr>
      </w:pPr>
      <w:r w:rsidRPr="005244B8">
        <w:rPr>
          <w:rFonts w:cstheme="minorHAnsi"/>
          <w:sz w:val="22"/>
          <w:szCs w:val="22"/>
        </w:rPr>
        <w:t>wezwania Wykonawcy do przedstawienia dokumentów potwierdzających informacje zawarte w ofercie;</w:t>
      </w:r>
    </w:p>
    <w:p w14:paraId="7A14C032" w14:textId="77777777" w:rsidR="005326F2" w:rsidRPr="005244B8" w:rsidRDefault="005326F2" w:rsidP="005244B8">
      <w:pPr>
        <w:numPr>
          <w:ilvl w:val="0"/>
          <w:numId w:val="21"/>
        </w:numPr>
        <w:spacing w:after="0" w:line="276" w:lineRule="auto"/>
        <w:jc w:val="both"/>
        <w:rPr>
          <w:rFonts w:cstheme="minorHAnsi"/>
          <w:sz w:val="22"/>
          <w:szCs w:val="22"/>
        </w:rPr>
      </w:pPr>
      <w:r w:rsidRPr="005244B8">
        <w:rPr>
          <w:rFonts w:cstheme="minorHAnsi"/>
          <w:sz w:val="22"/>
          <w:szCs w:val="22"/>
        </w:rPr>
        <w:t>wezwania do złożenia wyjaśnień dotyczących treści oferty;</w:t>
      </w:r>
    </w:p>
    <w:p w14:paraId="091E42DE" w14:textId="378F854F" w:rsidR="005326F2" w:rsidRPr="005244B8" w:rsidRDefault="005326F2" w:rsidP="005244B8">
      <w:pPr>
        <w:numPr>
          <w:ilvl w:val="0"/>
          <w:numId w:val="21"/>
        </w:numPr>
        <w:spacing w:after="0" w:line="276" w:lineRule="auto"/>
        <w:jc w:val="both"/>
        <w:rPr>
          <w:rFonts w:cstheme="minorHAnsi"/>
          <w:sz w:val="22"/>
          <w:szCs w:val="22"/>
        </w:rPr>
      </w:pPr>
      <w:r w:rsidRPr="005244B8">
        <w:rPr>
          <w:rFonts w:cstheme="minorHAnsi"/>
          <w:sz w:val="22"/>
          <w:szCs w:val="22"/>
        </w:rPr>
        <w:t>wezwania do uzupełnienia dokumentów lub oświadczeń na zasadach określonych w pkt 20.1;</w:t>
      </w:r>
    </w:p>
    <w:p w14:paraId="68F7E622" w14:textId="77777777" w:rsidR="005326F2" w:rsidRPr="005244B8" w:rsidRDefault="005326F2" w:rsidP="005244B8">
      <w:pPr>
        <w:numPr>
          <w:ilvl w:val="0"/>
          <w:numId w:val="21"/>
        </w:numPr>
        <w:spacing w:after="0" w:line="276" w:lineRule="auto"/>
        <w:jc w:val="both"/>
        <w:rPr>
          <w:rFonts w:cstheme="minorHAnsi"/>
          <w:sz w:val="22"/>
          <w:szCs w:val="22"/>
        </w:rPr>
      </w:pPr>
      <w:r w:rsidRPr="005244B8">
        <w:rPr>
          <w:rFonts w:cstheme="minorHAnsi"/>
          <w:sz w:val="22"/>
          <w:szCs w:val="22"/>
        </w:rPr>
        <w:t>sprawdzenia informacji przedstawionych przez Wykonawcę;</w:t>
      </w:r>
    </w:p>
    <w:p w14:paraId="09449BFE" w14:textId="0EA31525" w:rsidR="005326F2" w:rsidRPr="005244B8" w:rsidRDefault="005326F2" w:rsidP="005244B8">
      <w:pPr>
        <w:numPr>
          <w:ilvl w:val="0"/>
          <w:numId w:val="21"/>
        </w:numPr>
        <w:spacing w:after="0" w:line="276" w:lineRule="auto"/>
        <w:jc w:val="both"/>
        <w:rPr>
          <w:rFonts w:cstheme="minorHAnsi"/>
          <w:sz w:val="22"/>
          <w:szCs w:val="22"/>
        </w:rPr>
      </w:pPr>
      <w:r w:rsidRPr="005244B8">
        <w:rPr>
          <w:rFonts w:cstheme="minorHAnsi"/>
          <w:sz w:val="22"/>
          <w:szCs w:val="22"/>
        </w:rPr>
        <w:t>odrzucenia oferty na zasadach określonych w pkt 20.2;</w:t>
      </w:r>
    </w:p>
    <w:p w14:paraId="2821197F" w14:textId="359C8B87" w:rsidR="005326F2" w:rsidRPr="005244B8" w:rsidRDefault="005326F2" w:rsidP="005244B8">
      <w:pPr>
        <w:numPr>
          <w:ilvl w:val="0"/>
          <w:numId w:val="21"/>
        </w:numPr>
        <w:spacing w:after="0" w:line="276" w:lineRule="auto"/>
        <w:jc w:val="both"/>
        <w:rPr>
          <w:rFonts w:cstheme="minorHAnsi"/>
          <w:sz w:val="22"/>
          <w:szCs w:val="22"/>
        </w:rPr>
      </w:pPr>
      <w:r w:rsidRPr="005244B8">
        <w:rPr>
          <w:rFonts w:cstheme="minorHAnsi"/>
          <w:sz w:val="22"/>
          <w:szCs w:val="22"/>
        </w:rPr>
        <w:t>unieważnienia postępowania na zasadach określonych w pkt 20.3.</w:t>
      </w:r>
    </w:p>
    <w:p w14:paraId="18DBD5C9"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Jeżeli zaoferowana cena będzie budziła uzasadnione wątpliwości co do możliwości prawidłowego wykonania zamówienia, Zamawiający może wezwać Wykonawcę do przedstawienia szczegółowych wyjaśnień dotyczących sposobu jej kalkulacji.</w:t>
      </w:r>
    </w:p>
    <w:p w14:paraId="44A53FC9"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ponosi koszty przygotowania i złożenia oferty.</w:t>
      </w:r>
    </w:p>
    <w:p w14:paraId="128CCB9A" w14:textId="46BA2664" w:rsidR="00851144" w:rsidRPr="005244B8" w:rsidRDefault="00000000" w:rsidP="005244B8">
      <w:pPr>
        <w:spacing w:after="0" w:line="276" w:lineRule="auto"/>
        <w:jc w:val="both"/>
        <w:rPr>
          <w:rFonts w:cstheme="minorHAnsi"/>
          <w:sz w:val="22"/>
          <w:szCs w:val="22"/>
        </w:rPr>
      </w:pPr>
      <w:r w:rsidRPr="005244B8">
        <w:rPr>
          <w:rFonts w:cstheme="minorHAnsi"/>
          <w:sz w:val="22"/>
          <w:szCs w:val="22"/>
        </w:rPr>
        <w:t xml:space="preserve">20.1. Zamawiający </w:t>
      </w:r>
      <w:r w:rsidR="00374CCB" w:rsidRPr="005244B8">
        <w:rPr>
          <w:rFonts w:cstheme="minorHAnsi"/>
          <w:sz w:val="22"/>
          <w:szCs w:val="22"/>
        </w:rPr>
        <w:t>wezwie</w:t>
      </w:r>
      <w:r w:rsidRPr="005244B8">
        <w:rPr>
          <w:rFonts w:cstheme="minorHAnsi"/>
          <w:sz w:val="22"/>
          <w:szCs w:val="22"/>
        </w:rPr>
        <w:t xml:space="preserve"> Wykonawcę do uzupełnienia, w wyznaczonym terminie nie krótszym niż 3 dni robocze, oświadczeń lub dokumentów potwierdzających spełnienie warunków udziału w postępowaniu (pkt 12) oraz oświadczeń wymaganych zapytaniem ofertowym, jeżeli nie zostały złożone lub są niekompletne. Nie podlega uzupełnieniu treść oferty w zakresie podlegającym ocenie (cena, termin dostawy sprzętu) ani oferowane parametry techniczne, poza poprawieniem oczywistych omyłek pisarskich i rachunkowych, o czym Zamawiający informuje Wykonawcę. Zamawiający może żądać wyjaśnień treści oferty; wyjaśnienia nie mogą prowadzić do zmiany treści oferty.</w:t>
      </w:r>
    </w:p>
    <w:p w14:paraId="3E6B94A8" w14:textId="30ABE890" w:rsidR="00851144" w:rsidRPr="005244B8" w:rsidRDefault="00000000" w:rsidP="005244B8">
      <w:pPr>
        <w:spacing w:after="0" w:line="276" w:lineRule="auto"/>
        <w:jc w:val="both"/>
        <w:rPr>
          <w:rFonts w:cstheme="minorHAnsi"/>
          <w:sz w:val="22"/>
          <w:szCs w:val="22"/>
        </w:rPr>
      </w:pPr>
      <w:r w:rsidRPr="005244B8">
        <w:rPr>
          <w:rFonts w:cstheme="minorHAnsi"/>
          <w:sz w:val="22"/>
          <w:szCs w:val="22"/>
        </w:rPr>
        <w:t>20.2. Zamawiający odrzuc</w:t>
      </w:r>
      <w:r w:rsidR="00374CCB" w:rsidRPr="005244B8">
        <w:rPr>
          <w:rFonts w:cstheme="minorHAnsi"/>
          <w:sz w:val="22"/>
          <w:szCs w:val="22"/>
        </w:rPr>
        <w:t>i</w:t>
      </w:r>
      <w:r w:rsidRPr="005244B8">
        <w:rPr>
          <w:rFonts w:cstheme="minorHAnsi"/>
          <w:sz w:val="22"/>
          <w:szCs w:val="22"/>
        </w:rPr>
        <w:t xml:space="preserve"> ofertę, która: 1) została złożona po terminie lub w sposób inny niż wskazany w zapytaniu ofertowym; 2) nie została podpisana przez osobę uprawnioną; 3) jest niezgodna z opisem przedmiotu zamówienia lub innymi wymaganiami zapytania ofertowego, a niezgodności nie można usunąć w trybie wyjaśnień (rozwiązanie, którego równoważności nie wykazano, jest niezgodne z opisem); 4) zawiera termin dostawy sprzętu późniejszy niż 30.11.2026 r. lub termin wykonania zamówienia późniejszy niż 15.12.2026 r.; 5) została złożona przez Wykonawcę, który nie spełnia </w:t>
      </w:r>
      <w:r w:rsidRPr="005244B8">
        <w:rPr>
          <w:rFonts w:cstheme="minorHAnsi"/>
          <w:sz w:val="22"/>
          <w:szCs w:val="22"/>
        </w:rPr>
        <w:lastRenderedPageBreak/>
        <w:t>warunków udziału w postępowaniu lub nie uzupełnił w terminie dokumentów lub oświadczeń, o których mowa w pkt 20.1; 6) została złożona przez Wykonawcę powiązanego z Zamawiającym osobowo lub kapitałowo (pkt 22); 7) nie jest zabezpieczona wadium w wymaganej wysokości i terminie; 8) zawiera rażąco niską cenę, jeżeli Wykonawca nie złożył wyjaśnień lub wyjaśnienia nie uzasadniają ceny; 9) zawiera błędy w obliczeniu ceny, których nie można poprawić jako oczywistych omyłek.</w:t>
      </w:r>
    </w:p>
    <w:p w14:paraId="4032D656" w14:textId="41324876" w:rsidR="00851144" w:rsidRPr="005244B8" w:rsidRDefault="00000000" w:rsidP="005244B8">
      <w:pPr>
        <w:spacing w:after="0" w:line="276" w:lineRule="auto"/>
        <w:jc w:val="both"/>
        <w:rPr>
          <w:rFonts w:cstheme="minorHAnsi"/>
          <w:sz w:val="22"/>
          <w:szCs w:val="22"/>
        </w:rPr>
      </w:pPr>
      <w:r w:rsidRPr="005244B8">
        <w:rPr>
          <w:rFonts w:cstheme="minorHAnsi"/>
          <w:sz w:val="22"/>
          <w:szCs w:val="22"/>
        </w:rPr>
        <w:t>20.3. Zamawiający unieważni postępowanie, jeżeli: 1) nie złożono żadnej oferty niepodlegającej odrzuceniu; 2) cena najkorzystniejszej oferty przewyższa kwotę, którą Zamawiający może przeznaczyć na sfinansowanie zamówienia (określoną w Harmonogramie rzeczowo-finansowym), a Zamawiający nie może jej zwiększyć; 3) postępowanie obarczone jest wadą uniemożliwiającą zawarcie ważnej umowy; 4) nastąpiła istotna zmiana okoliczności, której nie można było wcześniej przewidzieć, powodująca, że prowadzenie postępowania lub wykonanie zamówienia nie leży w interesie Zamawiającego, w szczególności utrata dofinansowania lub istotna zmiana jego warunków. O unieważnieniu Zamawiający informuje w sposób, w jaki upubliczniono zapytanie ofertowe, i przekazuje informację Wykonawcom, którzy złożyli oferty.</w:t>
      </w:r>
    </w:p>
    <w:p w14:paraId="79556AE5" w14:textId="77777777" w:rsidR="005326F2" w:rsidRPr="005244B8" w:rsidRDefault="00AA6895" w:rsidP="005244B8">
      <w:pPr>
        <w:spacing w:after="0" w:line="276" w:lineRule="auto"/>
        <w:jc w:val="both"/>
        <w:rPr>
          <w:rFonts w:cstheme="minorHAnsi"/>
          <w:sz w:val="22"/>
          <w:szCs w:val="22"/>
        </w:rPr>
      </w:pPr>
      <w:r>
        <w:pict w14:anchorId="0E060997">
          <v:rect id="Prostokąt 57" o:spid="_x0000_s1029"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CF2C23C" w14:textId="77777777" w:rsidR="00851144" w:rsidRPr="005244B8" w:rsidRDefault="00000000" w:rsidP="005244B8">
      <w:pPr>
        <w:spacing w:after="0" w:line="276" w:lineRule="auto"/>
        <w:jc w:val="both"/>
        <w:rPr>
          <w:rFonts w:cstheme="minorHAnsi"/>
          <w:b/>
          <w:bCs/>
          <w:sz w:val="22"/>
          <w:szCs w:val="22"/>
        </w:rPr>
      </w:pPr>
      <w:r w:rsidRPr="005244B8">
        <w:rPr>
          <w:rFonts w:cstheme="minorHAnsi"/>
          <w:b/>
          <w:bCs/>
          <w:sz w:val="22"/>
          <w:szCs w:val="22"/>
        </w:rPr>
        <w:t>21. UPUBLICZNIENIE ZAPYTANIA, TERMIN I SPOSÓB SKŁADANIA OFERT, WYNIK POSTĘPOWANIA</w:t>
      </w:r>
    </w:p>
    <w:p w14:paraId="681258FA" w14:textId="3B41F594" w:rsidR="00851144" w:rsidRPr="005244B8" w:rsidRDefault="00000000" w:rsidP="005244B8">
      <w:pPr>
        <w:spacing w:after="0" w:line="276" w:lineRule="auto"/>
        <w:jc w:val="both"/>
        <w:rPr>
          <w:rFonts w:cstheme="minorHAnsi"/>
          <w:sz w:val="22"/>
          <w:szCs w:val="22"/>
        </w:rPr>
      </w:pPr>
      <w:r>
        <w:rPr>
          <w:rFonts w:cstheme="minorHAnsi"/>
          <w:sz w:val="22"/>
          <w:szCs w:val="22"/>
        </w:rPr>
        <w:t xml:space="preserve">Zapytanie ofertowe zosta</w:t>
      </w:r>
      <w:r>
        <w:rPr>
          <w:rFonts w:cstheme="minorHAnsi"/>
          <w:sz w:val="22"/>
          <w:szCs w:val="22"/>
        </w:rPr>
        <w:t xml:space="preserve">nie</w:t>
      </w:r>
      <w:r>
        <w:rPr>
          <w:rFonts w:cstheme="minorHAnsi"/>
          <w:sz w:val="22"/>
          <w:szCs w:val="22"/>
        </w:rPr>
        <w:t xml:space="preserve"> upublicznione</w:t>
      </w:r>
      <w:ins w:id="5230" w:author="Ewa Retajczyk" w:date="2026-10-20T11:13:42Z">
        <w:r>
          <w:rPr>
            <w:rFonts w:cstheme="minorHAnsi"/>
            <w:sz w:val="22"/>
            <w:szCs w:val="22"/>
          </w:rPr>
          <w:t xml:space="preserve">: 1)</w:t>
        </w:r>
      </w:ins>
      <w:r>
        <w:rPr>
          <w:rFonts w:cstheme="minorHAnsi"/>
          <w:sz w:val="22"/>
          <w:szCs w:val="22"/>
        </w:rPr>
        <w:t xml:space="preserve"> na stronie internetowej Zamawiającego </w:t>
      </w:r>
      <w:r>
        <w:rPr>
          <w:rFonts w:cstheme="minorHAnsi"/>
          <w:sz w:val="22"/>
          <w:szCs w:val="22"/>
          <w:highlight w:val="yellow"/>
        </w:rPr>
        <w:t xml:space="preserve">[DO UZUPEŁNIENIA </w:t>
      </w:r>
      <w:r>
        <w:rPr>
          <w:rFonts w:cstheme="minorHAnsi"/>
          <w:sz w:val="22"/>
          <w:szCs w:val="22"/>
          <w:highlight w:val="yellow"/>
        </w:rPr>
        <w:t xml:space="preserve">-</w:t>
      </w:r>
      <w:r>
        <w:rPr>
          <w:rFonts w:cstheme="minorHAnsi"/>
          <w:sz w:val="22"/>
          <w:szCs w:val="22"/>
          <w:highlight w:val="yellow"/>
        </w:rPr>
        <w:t xml:space="preserve"> adres strony]</w:t>
      </w:r>
      <w:r>
        <w:rPr>
          <w:rFonts w:cstheme="minorHAnsi"/>
          <w:sz w:val="22"/>
          <w:szCs w:val="22"/>
        </w:rPr>
        <w:t xml:space="preserve">; </w:t>
      </w:r>
      <w:ins w:id="5231" w:author="Ewa Retajczyk" w:date="2026-10-20T11:13:54Z">
        <w:r>
          <w:rPr>
            <w:rFonts w:cstheme="minorHAnsi"/>
            <w:sz w:val="22"/>
            <w:szCs w:val="22"/>
          </w:rPr>
          <w:t xml:space="preserve">2) poprzez wysłanie zaproszenia do składania ofert drogą elektroniczną (e-mail) do co najmniej trzech potencjalnych wykonawców, zdolnych do wykonania zamówienia i niepowiązanych z Zamawiającym osobowo ani kapitałowo; ponadto ogłoszenie o postępowaniu zostanie wywieszone w miejscu publicznie dostępnym w siedzibie Zamawiającego.</w:t>
        </w:r>
      </w:ins>
    </w:p>
    <w:p w14:paraId="22EC5F37" w14:textId="77777777" w:rsidR="00851144" w:rsidRPr="005244B8" w:rsidRDefault="00000000" w:rsidP="005244B8">
      <w:pPr>
        <w:spacing w:after="0" w:line="276" w:lineRule="auto"/>
        <w:jc w:val="both"/>
        <w:rPr>
          <w:rFonts w:cstheme="minorHAnsi"/>
          <w:sz w:val="22"/>
          <w:szCs w:val="22"/>
        </w:rPr>
      </w:pPr>
      <w:r>
        <w:rPr>
          <w:rFonts w:cstheme="minorHAnsi"/>
          <w:sz w:val="22"/>
          <w:szCs w:val="22"/>
        </w:rPr>
        <w:t xml:space="preserve">Termin składania ofert: 14 dni kalendarzowych od dnia</w:t>
      </w:r>
      <w:ins w:id="5232" w:author="Ewa Retajczyk" w:date="2026-10-20T11:14:04Z">
        <w:r>
          <w:rPr>
            <w:rFonts w:cstheme="minorHAnsi"/>
            <w:sz w:val="22"/>
            <w:szCs w:val="22"/>
          </w:rPr>
          <w:t xml:space="preserve"> następującego po dniu</w:t>
        </w:r>
      </w:ins>
      <w:r>
        <w:rPr>
          <w:rFonts w:cstheme="minorHAnsi"/>
          <w:sz w:val="22"/>
          <w:szCs w:val="22"/>
        </w:rPr>
        <w:t xml:space="preserve"> upublicznienia zapytania ofertowego na stronie internetowej Zamawiającego, tj. do dnia </w:t>
      </w:r>
      <w:r>
        <w:rPr>
          <w:rFonts w:cstheme="minorHAnsi"/>
          <w:sz w:val="22"/>
          <w:szCs w:val="22"/>
          <w:highlight w:val="yellow"/>
        </w:rPr>
        <w:t xml:space="preserve">[DO UZUPEŁNIENIA]</w:t>
      </w:r>
      <w:r>
        <w:rPr>
          <w:rFonts w:cstheme="minorHAnsi"/>
          <w:sz w:val="22"/>
          <w:szCs w:val="22"/>
        </w:rPr>
        <w:t xml:space="preserve"> r., do godz. 12:00. Termin ustalono z uwzględnieniem złożoności zamówienia, tak aby umożliwić Wykonawcom zapoznanie się z opisem przedmiotu zamówienia oraz przygotowanie i złożenie oferty.</w:t>
      </w:r>
    </w:p>
    <w:p w14:paraId="610D8623" w14:textId="146D1AED" w:rsidR="00851144" w:rsidRPr="005244B8" w:rsidRDefault="00000000" w:rsidP="005244B8">
      <w:pPr>
        <w:spacing w:after="0" w:line="276" w:lineRule="auto"/>
        <w:jc w:val="both"/>
        <w:rPr>
          <w:rFonts w:cstheme="minorHAnsi"/>
          <w:sz w:val="22"/>
          <w:szCs w:val="22"/>
        </w:rPr>
      </w:pPr>
      <w:r w:rsidRPr="005244B8">
        <w:rPr>
          <w:rFonts w:cstheme="minorHAnsi"/>
          <w:sz w:val="22"/>
          <w:szCs w:val="22"/>
        </w:rPr>
        <w:t xml:space="preserve">Sposób składania ofert: oferty składa się drogą elektroniczną na adres </w:t>
      </w:r>
      <w:r w:rsidRPr="005244B8">
        <w:rPr>
          <w:rFonts w:cstheme="minorHAnsi"/>
          <w:sz w:val="22"/>
          <w:szCs w:val="22"/>
          <w:highlight w:val="yellow"/>
        </w:rPr>
        <w:t>zamowienia@megalog.pl</w:t>
      </w:r>
      <w:r w:rsidRPr="005244B8">
        <w:rPr>
          <w:rFonts w:cstheme="minorHAnsi"/>
          <w:sz w:val="22"/>
          <w:szCs w:val="22"/>
        </w:rPr>
        <w:t xml:space="preserve"> w postaci pliku (plików) PDF opatrzonego kwalifikowanym podpisem elektronicznym, podpisem zaufanym lub podpisem osobistym osoby uprawnionej do reprezentowania Wykonawcy, albo w formie papierowej w siedzibie Zamawiającego (ul. Tysiąclecia 1, 06-400 Ciechanów) w zamkniętej kopercie z dopiskiem „Zapytanie ofertowe </w:t>
      </w:r>
      <w:r w:rsidR="00A71079" w:rsidRPr="005244B8">
        <w:rPr>
          <w:rFonts w:cstheme="minorHAnsi"/>
          <w:sz w:val="22"/>
          <w:szCs w:val="22"/>
        </w:rPr>
        <w:t>-</w:t>
      </w:r>
      <w:r w:rsidRPr="005244B8">
        <w:rPr>
          <w:rFonts w:cstheme="minorHAnsi"/>
          <w:sz w:val="22"/>
          <w:szCs w:val="22"/>
        </w:rPr>
        <w:t xml:space="preserve"> Zamówienie nr 1 </w:t>
      </w:r>
      <w:r w:rsidR="00A71079" w:rsidRPr="005244B8">
        <w:rPr>
          <w:rFonts w:cstheme="minorHAnsi"/>
          <w:sz w:val="22"/>
          <w:szCs w:val="22"/>
        </w:rPr>
        <w:t>-</w:t>
      </w:r>
      <w:r w:rsidRPr="005244B8">
        <w:rPr>
          <w:rFonts w:cstheme="minorHAnsi"/>
          <w:sz w:val="22"/>
          <w:szCs w:val="22"/>
        </w:rPr>
        <w:t xml:space="preserve"> nie otwierać przed upływem terminu składania ofert".</w:t>
      </w:r>
    </w:p>
    <w:p w14:paraId="5EDFDFA7" w14:textId="77777777" w:rsidR="00851144" w:rsidRPr="005244B8" w:rsidRDefault="00000000" w:rsidP="005244B8">
      <w:pPr>
        <w:spacing w:after="0" w:line="276" w:lineRule="auto"/>
        <w:jc w:val="both"/>
        <w:rPr>
          <w:rFonts w:cstheme="minorHAnsi"/>
          <w:sz w:val="22"/>
          <w:szCs w:val="22"/>
        </w:rPr>
      </w:pPr>
      <w:r w:rsidRPr="005244B8">
        <w:rPr>
          <w:rFonts w:cstheme="minorHAnsi"/>
          <w:sz w:val="22"/>
          <w:szCs w:val="22"/>
        </w:rPr>
        <w:t>Oferty złożone po terminie nie podlegają rozpatrzeniu. Wykonawca może zmienić lub wycofać ofertę przed upływem terminu składania ofert. Oferty zostaną otwarte po upływie terminu składania ofert; Zamawiający nie przewiduje jawnego otwarcia ofert. Termin związania ofertą wynosi 30 dni od upływu terminu składania ofert.</w:t>
      </w:r>
    </w:p>
    <w:p w14:paraId="4D93FBEF" w14:textId="77777777" w:rsidR="00851144" w:rsidRPr="005244B8" w:rsidRDefault="00000000" w:rsidP="005244B8">
      <w:pPr>
        <w:spacing w:after="0" w:line="276" w:lineRule="auto"/>
        <w:jc w:val="both"/>
        <w:rPr>
          <w:rFonts w:cstheme="minorHAnsi"/>
          <w:sz w:val="22"/>
          <w:szCs w:val="22"/>
        </w:rPr>
      </w:pPr>
      <w:r w:rsidRPr="005244B8">
        <w:rPr>
          <w:rFonts w:cstheme="minorHAnsi"/>
          <w:sz w:val="22"/>
          <w:szCs w:val="22"/>
        </w:rPr>
        <w:t>Zamawiający nie dopuszcza składania ofert częściowych ani wariantowych; zaoferowanie rozwiązań równoważnych nie jest ofertą wariantową.</w:t>
      </w:r>
    </w:p>
    <w:p w14:paraId="4134D9BD" w14:textId="7C17D633" w:rsidR="00851144" w:rsidRPr="005244B8" w:rsidRDefault="00000000" w:rsidP="005244B8">
      <w:pPr>
        <w:spacing w:after="0" w:line="276" w:lineRule="auto"/>
        <w:jc w:val="both"/>
        <w:rPr>
          <w:rFonts w:cstheme="minorHAnsi"/>
          <w:sz w:val="22"/>
          <w:szCs w:val="22"/>
        </w:rPr>
      </w:pPr>
      <w:r w:rsidRPr="005244B8">
        <w:rPr>
          <w:rFonts w:cstheme="minorHAnsi"/>
          <w:sz w:val="22"/>
          <w:szCs w:val="22"/>
        </w:rPr>
        <w:t>Informację o wyniku postępowania Zamawiający ogł</w:t>
      </w:r>
      <w:r w:rsidR="005244B8">
        <w:rPr>
          <w:rFonts w:cstheme="minorHAnsi"/>
          <w:sz w:val="22"/>
          <w:szCs w:val="22"/>
        </w:rPr>
        <w:t>o</w:t>
      </w:r>
      <w:r w:rsidRPr="005244B8">
        <w:rPr>
          <w:rFonts w:cstheme="minorHAnsi"/>
          <w:sz w:val="22"/>
          <w:szCs w:val="22"/>
        </w:rPr>
        <w:t>s</w:t>
      </w:r>
      <w:r w:rsidR="00860237" w:rsidRPr="005244B8">
        <w:rPr>
          <w:rFonts w:cstheme="minorHAnsi"/>
          <w:sz w:val="22"/>
          <w:szCs w:val="22"/>
        </w:rPr>
        <w:t>i</w:t>
      </w:r>
      <w:r w:rsidRPr="005244B8">
        <w:rPr>
          <w:rFonts w:cstheme="minorHAnsi"/>
          <w:sz w:val="22"/>
          <w:szCs w:val="22"/>
        </w:rPr>
        <w:t xml:space="preserve"> w taki sposób, w jaki upubliczniono zapytanie ofertowe (na stronie internetowej Zamawiającego) i przeka</w:t>
      </w:r>
      <w:r w:rsidR="00860237" w:rsidRPr="005244B8">
        <w:rPr>
          <w:rFonts w:cstheme="minorHAnsi"/>
          <w:sz w:val="22"/>
          <w:szCs w:val="22"/>
        </w:rPr>
        <w:t>że</w:t>
      </w:r>
      <w:r w:rsidRPr="005244B8">
        <w:rPr>
          <w:rFonts w:cstheme="minorHAnsi"/>
          <w:sz w:val="22"/>
          <w:szCs w:val="22"/>
        </w:rPr>
        <w:t xml:space="preserve"> e-mailem Wykonawcom, którzy złożyli oferty. Informacja zawiera</w:t>
      </w:r>
      <w:r w:rsidR="00860237" w:rsidRPr="005244B8">
        <w:rPr>
          <w:rFonts w:cstheme="minorHAnsi"/>
          <w:sz w:val="22"/>
          <w:szCs w:val="22"/>
        </w:rPr>
        <w:t>ć będzie</w:t>
      </w:r>
      <w:r w:rsidRPr="005244B8">
        <w:rPr>
          <w:rFonts w:cstheme="minorHAnsi"/>
          <w:sz w:val="22"/>
          <w:szCs w:val="22"/>
        </w:rPr>
        <w:t xml:space="preserve"> nazwę wybranego Wykonawcy, jego siedzibę (miejscowość) oraz cenę najkorzystniejszej oferty.</w:t>
      </w:r>
    </w:p>
    <w:p w14:paraId="2392004D" w14:textId="77777777" w:rsidR="005326F2" w:rsidRPr="005244B8" w:rsidRDefault="00AA6895" w:rsidP="005244B8">
      <w:pPr>
        <w:spacing w:after="0" w:line="276" w:lineRule="auto"/>
        <w:jc w:val="both"/>
        <w:rPr>
          <w:rFonts w:cstheme="minorHAnsi"/>
          <w:sz w:val="22"/>
          <w:szCs w:val="22"/>
        </w:rPr>
      </w:pPr>
      <w:r>
        <w:pict w14:anchorId="2A83E98A">
          <v:rect id="Prostokąt 55" o:spid="_x0000_s1028"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3225F3E" w14:textId="77777777" w:rsidR="00851144" w:rsidRPr="005244B8" w:rsidRDefault="00000000" w:rsidP="005244B8">
      <w:pPr>
        <w:spacing w:after="0" w:line="276" w:lineRule="auto"/>
        <w:jc w:val="both"/>
        <w:rPr>
          <w:rFonts w:cstheme="minorHAnsi"/>
          <w:b/>
          <w:bCs/>
          <w:sz w:val="22"/>
          <w:szCs w:val="22"/>
        </w:rPr>
      </w:pPr>
      <w:r w:rsidRPr="005244B8">
        <w:rPr>
          <w:rFonts w:cstheme="minorHAnsi"/>
          <w:b/>
          <w:bCs/>
          <w:sz w:val="22"/>
          <w:szCs w:val="22"/>
        </w:rPr>
        <w:t>22. ZAKAZ KONFLIKTU INTERESÓW; BRAK POWIĄZAŃ OSOBOWYCH I KAPITAŁOWYCH</w:t>
      </w:r>
    </w:p>
    <w:p w14:paraId="48AC9C1F" w14:textId="77777777" w:rsidR="00851144" w:rsidRPr="005244B8" w:rsidRDefault="00000000" w:rsidP="005244B8">
      <w:pPr>
        <w:spacing w:after="0" w:line="276" w:lineRule="auto"/>
        <w:jc w:val="both"/>
        <w:rPr>
          <w:rFonts w:cstheme="minorHAnsi"/>
          <w:sz w:val="22"/>
          <w:szCs w:val="22"/>
        </w:rPr>
      </w:pPr>
      <w:r w:rsidRPr="005244B8">
        <w:rPr>
          <w:rFonts w:cstheme="minorHAnsi"/>
          <w:sz w:val="22"/>
          <w:szCs w:val="22"/>
        </w:rPr>
        <w:t>Zamawiający nie udzieli zamówienia Wykonawcy powiązanemu z nim osobowo lub kapitałowo. Przez powiązania kapitałowe lub osobowe rozumie się wzajemne powiązania między Zamawiającym lub osobami upoważnionymi do zaciągania zobowiązań w imieniu Zamawiającego lub osobami wykonującymi w imieniu Zamawiającego czynności związane z przygotowaniem i przeprowadzeniem procedury wyboru wykonawcy a Wykonawcą, polegające w szczególności na:</w:t>
      </w:r>
    </w:p>
    <w:p w14:paraId="20EE3FDC"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lastRenderedPageBreak/>
        <w:t>uczestniczeniu w spółce jako wspólnik spółki cywilnej lub spółki osobowej;</w:t>
      </w:r>
    </w:p>
    <w:p w14:paraId="6F14924B"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posiadaniu co najmniej 10% udziałów lub akcji (o ile niższy próg nie wynika z przepisów prawa);</w:t>
      </w:r>
    </w:p>
    <w:p w14:paraId="033D2A01"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pełnieniu funkcji członka organu nadzorczego lub zarządzającego, prokurenta, pełnomocnika;</w:t>
      </w:r>
    </w:p>
    <w:p w14:paraId="5C812B46"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pozostawaniu w związku małżeńskim, w stosunku pokrewieństwa lub powinowactwa w linii prostej, pokrewieństwa drugiego stopnia lub powinowactwa drugiego stopnia w linii bocznej lub w stosunku przysposobienia, opieki lub kurateli.</w:t>
      </w:r>
    </w:p>
    <w:p w14:paraId="6265FE23" w14:textId="7DEFE182" w:rsidR="00851144" w:rsidRPr="005244B8" w:rsidRDefault="00000000" w:rsidP="005244B8">
      <w:pPr>
        <w:spacing w:after="0" w:line="276" w:lineRule="auto"/>
        <w:jc w:val="both"/>
        <w:rPr>
          <w:rFonts w:cstheme="minorHAnsi"/>
          <w:sz w:val="22"/>
          <w:szCs w:val="22"/>
        </w:rPr>
      </w:pPr>
      <w:r w:rsidRPr="005244B8">
        <w:rPr>
          <w:rFonts w:cstheme="minorHAnsi"/>
          <w:sz w:val="22"/>
          <w:szCs w:val="22"/>
        </w:rPr>
        <w:t>Wykonawca składa w ofercie oświadczenie o braku takich powiązań (</w:t>
      </w:r>
      <w:r w:rsidR="00CB3AF9" w:rsidRPr="005244B8">
        <w:rPr>
          <w:rFonts w:cstheme="minorHAnsi"/>
          <w:sz w:val="22"/>
          <w:szCs w:val="22"/>
        </w:rPr>
        <w:t>załącznik 4</w:t>
      </w:r>
      <w:r w:rsidRPr="005244B8">
        <w:rPr>
          <w:rFonts w:cstheme="minorHAnsi"/>
          <w:sz w:val="22"/>
          <w:szCs w:val="22"/>
        </w:rPr>
        <w:t>). Oferta złożona przez Wykonawcę powiązanego z Zamawiającym zostanie odrzucona. Czynności związane z przygotowaniem i przeprowadzeniem postępowania wykonują osoby zapewniające bezstronność i obiektywizm, które składają oświadczenia o braku konfliktu interesów</w:t>
      </w:r>
      <w:r w:rsidR="00860237" w:rsidRPr="005244B8">
        <w:rPr>
          <w:rFonts w:cstheme="minorHAnsi"/>
          <w:sz w:val="22"/>
          <w:szCs w:val="22"/>
        </w:rPr>
        <w:t>.</w:t>
      </w:r>
    </w:p>
    <w:p w14:paraId="7DD37029" w14:textId="77777777" w:rsidR="005326F2" w:rsidRPr="005244B8" w:rsidRDefault="00AA6895" w:rsidP="005244B8">
      <w:pPr>
        <w:spacing w:after="0" w:line="276" w:lineRule="auto"/>
        <w:jc w:val="both"/>
        <w:rPr>
          <w:rFonts w:cstheme="minorHAnsi"/>
          <w:sz w:val="22"/>
          <w:szCs w:val="22"/>
        </w:rPr>
      </w:pPr>
      <w:r>
        <w:pict w14:anchorId="7B224E22">
          <v:rect id="Prostokąt 53" o:spid="_x0000_s1027"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382C0DE" w14:textId="77777777" w:rsidR="00851144" w:rsidRPr="005244B8" w:rsidRDefault="00000000" w:rsidP="005244B8">
      <w:pPr>
        <w:spacing w:after="0" w:line="276" w:lineRule="auto"/>
        <w:jc w:val="both"/>
        <w:rPr>
          <w:rFonts w:cstheme="minorHAnsi"/>
          <w:b/>
          <w:bCs/>
          <w:sz w:val="22"/>
          <w:szCs w:val="22"/>
        </w:rPr>
      </w:pPr>
      <w:r w:rsidRPr="005244B8">
        <w:rPr>
          <w:rFonts w:cstheme="minorHAnsi"/>
          <w:b/>
          <w:bCs/>
          <w:sz w:val="22"/>
          <w:szCs w:val="22"/>
        </w:rPr>
        <w:t>23. ISTOTNE POSTANOWIENIA UMOWY I DOPUSZCZALNE ZMIANY UMOWY</w:t>
      </w:r>
    </w:p>
    <w:p w14:paraId="3A2DD4BF" w14:textId="0A52ADE2" w:rsidR="00851144" w:rsidRPr="005244B8" w:rsidRDefault="00000000" w:rsidP="005244B8">
      <w:pPr>
        <w:spacing w:after="0" w:line="276" w:lineRule="auto"/>
        <w:jc w:val="both"/>
        <w:rPr>
          <w:rFonts w:cstheme="minorHAnsi"/>
          <w:sz w:val="22"/>
          <w:szCs w:val="22"/>
        </w:rPr>
      </w:pPr>
      <w:r w:rsidRPr="005244B8">
        <w:rPr>
          <w:rFonts w:cstheme="minorHAnsi"/>
          <w:sz w:val="22"/>
          <w:szCs w:val="22"/>
        </w:rPr>
        <w:t>Z Wykonawcą, którego oferta zostanie wybrana, Zamawiający zawrze pisemną umowę zgodną ze wzorem stanowiącym załącznik do zapytania ofertowego</w:t>
      </w:r>
      <w:r w:rsidR="00860237" w:rsidRPr="005244B8">
        <w:rPr>
          <w:rFonts w:cstheme="minorHAnsi"/>
          <w:sz w:val="22"/>
          <w:szCs w:val="22"/>
        </w:rPr>
        <w:t xml:space="preserve">. </w:t>
      </w:r>
      <w:r w:rsidRPr="005244B8">
        <w:rPr>
          <w:rFonts w:cstheme="minorHAnsi"/>
          <w:sz w:val="22"/>
          <w:szCs w:val="22"/>
        </w:rPr>
        <w:t>Umowa będzie zawierać w szczególności: wynagrodzenie ryczałtowe za cały zakres zamówienia wynikające z oferty, terminy (w tym termin dostawy sprzętu i termin wykonania zamówienia), warunki płatności, kary umowne, odpowiedzialność za wady, gwarancję na okres co najmniej 60 miesięcy oraz postanowienia wskazane w pkt 24.</w:t>
      </w:r>
    </w:p>
    <w:p w14:paraId="0B4783E6" w14:textId="77777777" w:rsidR="00851144" w:rsidRPr="005244B8" w:rsidRDefault="00000000" w:rsidP="005244B8">
      <w:pPr>
        <w:spacing w:after="0" w:line="276" w:lineRule="auto"/>
        <w:jc w:val="both"/>
        <w:rPr>
          <w:rFonts w:cstheme="minorHAnsi"/>
          <w:sz w:val="22"/>
          <w:szCs w:val="22"/>
        </w:rPr>
      </w:pPr>
      <w:r w:rsidRPr="005244B8">
        <w:rPr>
          <w:rFonts w:cstheme="minorHAnsi"/>
          <w:sz w:val="22"/>
          <w:szCs w:val="22"/>
        </w:rPr>
        <w:t>Zamawiający dopuszcza istotne zmiany umowy wyłącznie w następujących przypadkach:</w:t>
      </w:r>
    </w:p>
    <w:p w14:paraId="519BC03B" w14:textId="4E653ACF"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 xml:space="preserve">wydłużenie terminu wykonania zamówienia (15.12.2026 r.) w związku z uzyskaniem przez Zamawiającego zgody NFOŚiGW na wydłużenie terminu realizacji inwestycji, potwierdzonej aneksem do Umowy </w:t>
      </w:r>
      <w:r w:rsidR="00860237" w:rsidRPr="005244B8">
        <w:rPr>
          <w:rFonts w:cstheme="minorHAnsi"/>
          <w:sz w:val="22"/>
          <w:szCs w:val="22"/>
        </w:rPr>
        <w:t>o dofinansowanie</w:t>
      </w:r>
      <w:r w:rsidRPr="005244B8">
        <w:rPr>
          <w:rFonts w:cstheme="minorHAnsi"/>
          <w:sz w:val="22"/>
          <w:szCs w:val="22"/>
        </w:rPr>
        <w:t xml:space="preserve"> </w:t>
      </w:r>
      <w:r w:rsidR="00A71079" w:rsidRPr="005244B8">
        <w:rPr>
          <w:rFonts w:cstheme="minorHAnsi"/>
          <w:sz w:val="22"/>
          <w:szCs w:val="22"/>
        </w:rPr>
        <w:t>-</w:t>
      </w:r>
      <w:r w:rsidRPr="005244B8">
        <w:rPr>
          <w:rFonts w:cstheme="minorHAnsi"/>
          <w:sz w:val="22"/>
          <w:szCs w:val="22"/>
        </w:rPr>
        <w:t xml:space="preserve"> w zakresie nieprzekraczającym terminu wynikającego z aneksu;</w:t>
      </w:r>
    </w:p>
    <w:p w14:paraId="5F2A81AE" w14:textId="21588365"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 xml:space="preserve">przedłużenie terminów wskutek opóźnień niezależnych od Wykonawcy, w szczególności wynikających z realizacji Zamówienia nr 2 lub nr 3, działań operatora sieci dystrybucyjnej, organów administracji lub UDT, oraz wskutek siły wyższej </w:t>
      </w:r>
      <w:r w:rsidR="00A71079" w:rsidRPr="005244B8">
        <w:rPr>
          <w:rFonts w:cstheme="minorHAnsi"/>
          <w:sz w:val="22"/>
          <w:szCs w:val="22"/>
        </w:rPr>
        <w:t>-</w:t>
      </w:r>
      <w:r w:rsidRPr="005244B8">
        <w:rPr>
          <w:rFonts w:cstheme="minorHAnsi"/>
          <w:sz w:val="22"/>
          <w:szCs w:val="22"/>
        </w:rPr>
        <w:t xml:space="preserve"> o czas trwania tych okoliczności;</w:t>
      </w:r>
    </w:p>
    <w:p w14:paraId="7CBDDFC7"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zmiana oferowanych urządzeń na urządzenia o parametrach nie gorszych (w szczególności w razie wycofania modelu z produkcji), bez zwiększenia wynagrodzenia, po uprzedniej pisemnej zgodzie Zamawiającego;</w:t>
      </w:r>
    </w:p>
    <w:p w14:paraId="1B3EC0E4" w14:textId="5C51C376"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 xml:space="preserve">zmiany wynikające z wymagań NFOŚiGW lub UDT albo ze zmiany przepisów prawa </w:t>
      </w:r>
      <w:r w:rsidR="00A71079" w:rsidRPr="005244B8">
        <w:rPr>
          <w:rFonts w:cstheme="minorHAnsi"/>
          <w:sz w:val="22"/>
          <w:szCs w:val="22"/>
        </w:rPr>
        <w:t>-</w:t>
      </w:r>
      <w:r w:rsidRPr="005244B8">
        <w:rPr>
          <w:rFonts w:cstheme="minorHAnsi"/>
          <w:sz w:val="22"/>
          <w:szCs w:val="22"/>
        </w:rPr>
        <w:t xml:space="preserve"> w zakresie niezbędnym do ich uwzględnienia;</w:t>
      </w:r>
    </w:p>
    <w:p w14:paraId="517ABE5F" w14:textId="55AF1C5F"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 xml:space="preserve">zmiana stawki podatku VAT </w:t>
      </w:r>
      <w:r w:rsidR="00A71079" w:rsidRPr="005244B8">
        <w:rPr>
          <w:rFonts w:cstheme="minorHAnsi"/>
          <w:sz w:val="22"/>
          <w:szCs w:val="22"/>
        </w:rPr>
        <w:t>-</w:t>
      </w:r>
      <w:r w:rsidRPr="005244B8">
        <w:rPr>
          <w:rFonts w:cstheme="minorHAnsi"/>
          <w:sz w:val="22"/>
          <w:szCs w:val="22"/>
        </w:rPr>
        <w:t xml:space="preserve"> w zakresie wynikającym ze zmiany przepisów.</w:t>
      </w:r>
    </w:p>
    <w:p w14:paraId="6CE630A7" w14:textId="77777777" w:rsidR="00851144" w:rsidRPr="005244B8" w:rsidRDefault="00000000" w:rsidP="005244B8">
      <w:pPr>
        <w:spacing w:after="0" w:line="276" w:lineRule="auto"/>
        <w:jc w:val="both"/>
        <w:rPr>
          <w:rFonts w:cstheme="minorHAnsi"/>
          <w:sz w:val="22"/>
          <w:szCs w:val="22"/>
        </w:rPr>
      </w:pPr>
      <w:r w:rsidRPr="005244B8">
        <w:rPr>
          <w:rFonts w:cstheme="minorHAnsi"/>
          <w:sz w:val="22"/>
          <w:szCs w:val="22"/>
        </w:rPr>
        <w:t>Zmiany nie mogą zmieniać ogólnego charakteru umowy. Zmiana umowy wymaga formy pisemnej pod rygorem nieważności.</w:t>
      </w:r>
    </w:p>
    <w:p w14:paraId="55E57752" w14:textId="77777777" w:rsidR="005326F2" w:rsidRPr="005244B8" w:rsidRDefault="00AA6895" w:rsidP="005244B8">
      <w:pPr>
        <w:spacing w:after="0" w:line="276" w:lineRule="auto"/>
        <w:jc w:val="both"/>
        <w:rPr>
          <w:rFonts w:cstheme="minorHAnsi"/>
          <w:sz w:val="22"/>
          <w:szCs w:val="22"/>
        </w:rPr>
      </w:pPr>
      <w:r>
        <w:pict w14:anchorId="31FBB3C1">
          <v:rect id="Prostokąt 51" o:spid="_x0000_s1026"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F1F59FB" w14:textId="575A07C9" w:rsidR="00851144" w:rsidRPr="005244B8" w:rsidRDefault="00000000" w:rsidP="005244B8">
      <w:pPr>
        <w:spacing w:after="0" w:line="276" w:lineRule="auto"/>
        <w:jc w:val="both"/>
        <w:rPr>
          <w:rFonts w:cstheme="minorHAnsi"/>
          <w:b/>
          <w:bCs/>
          <w:sz w:val="22"/>
          <w:szCs w:val="22"/>
        </w:rPr>
      </w:pPr>
      <w:r w:rsidRPr="005244B8">
        <w:rPr>
          <w:rFonts w:cstheme="minorHAnsi"/>
          <w:b/>
          <w:bCs/>
          <w:sz w:val="22"/>
          <w:szCs w:val="22"/>
        </w:rPr>
        <w:t xml:space="preserve">24. WYMAGANIA WYNIKAJĄCE Z UMOWY </w:t>
      </w:r>
      <w:r w:rsidR="00860237" w:rsidRPr="005244B8">
        <w:rPr>
          <w:rFonts w:cstheme="minorHAnsi"/>
          <w:b/>
          <w:bCs/>
          <w:sz w:val="22"/>
          <w:szCs w:val="22"/>
        </w:rPr>
        <w:t>O DOFINANSOWANIE</w:t>
      </w:r>
      <w:r w:rsidRPr="005244B8">
        <w:rPr>
          <w:rFonts w:cstheme="minorHAnsi"/>
          <w:b/>
          <w:bCs/>
          <w:sz w:val="22"/>
          <w:szCs w:val="22"/>
        </w:rPr>
        <w:t xml:space="preserve"> I PROGRAMU PRIORYTETOWEGO</w:t>
      </w:r>
    </w:p>
    <w:p w14:paraId="50CBE02D" w14:textId="77777777" w:rsidR="00851144" w:rsidRPr="005244B8" w:rsidRDefault="00000000" w:rsidP="005244B8">
      <w:pPr>
        <w:spacing w:after="0" w:line="276" w:lineRule="auto"/>
        <w:jc w:val="both"/>
        <w:rPr>
          <w:rFonts w:cstheme="minorHAnsi"/>
          <w:sz w:val="22"/>
          <w:szCs w:val="22"/>
        </w:rPr>
      </w:pPr>
      <w:r w:rsidRPr="005244B8">
        <w:rPr>
          <w:rFonts w:cstheme="minorHAnsi"/>
          <w:sz w:val="22"/>
          <w:szCs w:val="22"/>
        </w:rPr>
        <w:t>Zamówienie jest współfinansowane ze środków NFOŚiGW zgromadzonych na rachunku Funduszu Modernizacyjnego (Program Priorytetowy „Wsparcie budowy lub rozbudowy ogólnodostępnej stacji ładowania dla transportu ciężkiego"). W związku z tym Wykonawca zobowiąże się w umowie w szczególności do:</w:t>
      </w:r>
    </w:p>
    <w:p w14:paraId="38641110" w14:textId="3536A05A" w:rsidR="00851144" w:rsidRPr="005244B8" w:rsidRDefault="00000000" w:rsidP="005244B8">
      <w:pPr>
        <w:numPr>
          <w:ilvl w:val="0"/>
          <w:numId w:val="11"/>
        </w:numPr>
        <w:spacing w:after="0" w:line="276" w:lineRule="auto"/>
        <w:jc w:val="both"/>
        <w:rPr>
          <w:rFonts w:cstheme="minorHAnsi"/>
          <w:sz w:val="22"/>
          <w:szCs w:val="22"/>
        </w:rPr>
      </w:pPr>
      <w:r>
        <w:rPr>
          <w:rFonts w:cstheme="minorHAnsi"/>
          <w:sz w:val="22"/>
          <w:szCs w:val="22"/>
        </w:rPr>
        <w:t xml:space="preserve">oznaczenia infrastruktury ładowania zgodnie z Instrukcją oznakowania przedsięwzięć dofinansowywanych ze środków NFOŚiGW w ramach Programu Priorytetowego i wzorem logo zamieszczonym na stronie internetowej NFOŚiGW, z adnotacją „</w:t>
      </w:r>
      <w:del w:id="5233" w:author="Ewa Retajczyk" w:date="2026-10-20T11:15:55Z">
        <w:r>
          <w:rPr>
            <w:rFonts w:cstheme="minorHAnsi"/>
            <w:sz w:val="22"/>
            <w:szCs w:val="22"/>
          </w:rPr>
          <w:delText xml:space="preserve">współfinansowane</w:delText>
        </w:r>
      </w:del>
      <w:ins w:id="5234" w:author="Ewa Retajczyk" w:date="2026-10-20T11:16:01Z">
        <w:r>
          <w:rPr>
            <w:rFonts w:cstheme="minorHAnsi"/>
            <w:sz w:val="22"/>
            <w:szCs w:val="22"/>
          </w:rPr>
          <w:t xml:space="preserve">(współ)finansowane</w:t>
        </w:r>
      </w:ins>
      <w:r>
        <w:rPr>
          <w:rFonts w:cstheme="minorHAnsi"/>
          <w:sz w:val="22"/>
          <w:szCs w:val="22"/>
        </w:rPr>
        <w:t xml:space="preserve"> z unijnego systemu handlu uprawnieniami do emisji (Funduszu Modernizacyjnego)" </w:t>
      </w:r>
      <w:r>
        <w:rPr>
          <w:rFonts w:cstheme="minorHAnsi"/>
          <w:sz w:val="22"/>
          <w:szCs w:val="22"/>
        </w:rPr>
        <w:t xml:space="preserve">-</w:t>
      </w:r>
      <w:r>
        <w:rPr>
          <w:rFonts w:cstheme="minorHAnsi"/>
          <w:sz w:val="22"/>
          <w:szCs w:val="22"/>
        </w:rPr>
        <w:t xml:space="preserve"> w zakresie wskazanym przez Zamawiającego;</w:t>
      </w:r>
    </w:p>
    <w:p w14:paraId="71EF702C"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lastRenderedPageBreak/>
        <w:t>dostarczenia urządzeń fabrycznie nowych, nieużywanych, wyprodukowanych nie wcześniej niż 24 miesiące przed montażem;</w:t>
      </w:r>
    </w:p>
    <w:p w14:paraId="208E97EF"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umożliwienia NFOŚiGW, osobom przez niego upoważnionym i Zamawiającemu kontroli dokumentów i prac Wykonawcy oraz podwykonawców, oględzin i kontroli w miejscu realizacji oraz współpracy przy kontroli;</w:t>
      </w:r>
    </w:p>
    <w:p w14:paraId="2FB12846" w14:textId="20C4183F"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 xml:space="preserve">przeniesienia na Zamawiającego autorskich praw majątkowych do utworów powstałych w wykonaniu zamówienia (w szczególności dokumentacji, schematów, konfiguracji i opracowań wykonanych na zamówienie) na wszystkich polach eksploatacji niezbędnych do korzystania z nich przez Zamawiającego, ze zobowiązaniem, że prawa te nie będą obciążone prawami osób trzecich, a osoby uprawnione z osobistych praw autorskich nie będą ich wykonywać wobec Zamawiającego i jego następców prawnych; w odniesieniu do oprogramowania standardowego </w:t>
      </w:r>
      <w:r w:rsidR="00A71079" w:rsidRPr="005244B8">
        <w:rPr>
          <w:rFonts w:cstheme="minorHAnsi"/>
          <w:sz w:val="22"/>
          <w:szCs w:val="22"/>
        </w:rPr>
        <w:t>-</w:t>
      </w:r>
      <w:r w:rsidRPr="005244B8">
        <w:rPr>
          <w:rFonts w:cstheme="minorHAnsi"/>
          <w:sz w:val="22"/>
          <w:szCs w:val="22"/>
        </w:rPr>
        <w:t xml:space="preserve"> udzielenia licencji na okres co najmniej okresu gwarancji;</w:t>
      </w:r>
    </w:p>
    <w:p w14:paraId="3A62C86B"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niezwłocznego (nie później niż w ciągu 7 dni) informowania Zamawiającego o okolicznościach, które mogą skutkować opóźnieniem lub niezgodnością realizacji z umową;</w:t>
      </w:r>
    </w:p>
    <w:p w14:paraId="7AAF732E" w14:textId="5DC7386E" w:rsidR="00851144" w:rsidRPr="005244B8" w:rsidRDefault="00000000" w:rsidP="005244B8">
      <w:pPr>
        <w:numPr>
          <w:ilvl w:val="0"/>
          <w:numId w:val="11"/>
        </w:numPr>
        <w:spacing w:after="0" w:line="276" w:lineRule="auto"/>
        <w:jc w:val="both"/>
        <w:rPr>
          <w:rFonts w:cstheme="minorHAnsi"/>
          <w:sz w:val="22"/>
          <w:szCs w:val="22"/>
        </w:rPr>
      </w:pPr>
      <w:r>
        <w:rPr>
          <w:rFonts w:cstheme="minorHAnsi"/>
          <w:sz w:val="22"/>
          <w:szCs w:val="22"/>
        </w:rPr>
        <w:t xml:space="preserve">dostarczenia dokumentów niezbędnych do rozliczenia dotacji i potwierdzenia efektu rzeczowego (w tym dokumentów z pkt 6 oraz zdjęć tabliczek znamionowych i dokumentów UDT dla każdej z 6 stacji ładowania odrębnie) w </w:t>
      </w:r>
      <w:del w:id="5235" w:author="Ewa Retajczyk" w:date="2026-10-20T11:16:40Z">
        <w:r>
          <w:rPr>
            <w:rFonts w:cstheme="minorHAnsi"/>
            <w:sz w:val="22"/>
            <w:szCs w:val="22"/>
          </w:rPr>
          <w:delText xml:space="preserve">terminach umożliwiających Zamawiającemu złożenie dokumentów do NFOŚiGW w </w:delText>
        </w:r>
      </w:del>
      <w:r>
        <w:rPr>
          <w:rFonts w:cstheme="minorHAnsi"/>
          <w:sz w:val="22"/>
          <w:szCs w:val="22"/>
        </w:rPr>
        <w:t xml:space="preserve">terminie </w:t>
      </w:r>
      <w:r>
        <w:rPr>
          <w:rFonts w:cstheme="minorHAnsi"/>
          <w:sz w:val="22"/>
          <w:szCs w:val="22"/>
        </w:rPr>
        <w:t xml:space="preserve">14</w:t>
      </w:r>
      <w:r>
        <w:rPr>
          <w:rFonts w:cstheme="minorHAnsi"/>
          <w:sz w:val="22"/>
          <w:szCs w:val="22"/>
        </w:rPr>
        <w:t xml:space="preserve"> dni od zakończenia realizacji inwestycji</w:t>
      </w:r>
      <w:ins w:id="5236" w:author="Ewa Retajczyk" w:date="2026-10-20T11:16:59Z">
        <w:r>
          <w:rPr>
            <w:rFonts w:cstheme="minorHAnsi"/>
            <w:sz w:val="22"/>
            <w:szCs w:val="22"/>
          </w:rPr>
          <w:t xml:space="preserve">, a dokumentów UDT – niezwłocznie po uzyskaniu dopuszczenia do eksploatacji, tak aby Zamawiający mógł złożyć dokumenty do NFOŚiGW w terminach określonych w Umowie o dofinansowanie</w:t>
        </w:r>
      </w:ins>
      <w:r>
        <w:rPr>
          <w:rFonts w:cstheme="minorHAnsi"/>
          <w:sz w:val="22"/>
          <w:szCs w:val="22"/>
        </w:rPr>
        <w:t xml:space="preserve">;</w:t>
      </w:r>
    </w:p>
    <w:p w14:paraId="37E2A266"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zapewnienia zgodności urządzeń z zasadą DNSH („nie wyrządzaj poważnych szkód") oraz złożenia stosownego oświadczenia i dokumentów;</w:t>
      </w:r>
    </w:p>
    <w:p w14:paraId="0C7CF21C"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dostarczenia urządzeń i systemów umożliwiających ogólnodostępny, niedyskryminacyjny dostęp do stacji, w tym płatność bezpośrednią kartą debetową lub kredytową bez rejestracji oraz prezentację ceny za kWh przed rozpoczęciem sesji.</w:t>
      </w:r>
    </w:p>
    <w:p w14:paraId="3060C17D" w14:textId="51A182F3" w:rsidR="005326F2" w:rsidRPr="005244B8" w:rsidRDefault="005326F2" w:rsidP="005244B8">
      <w:pPr>
        <w:spacing w:after="0" w:line="276" w:lineRule="auto"/>
        <w:jc w:val="both"/>
        <w:rPr>
          <w:rFonts w:cstheme="minorHAnsi"/>
          <w:sz w:val="22"/>
          <w:szCs w:val="22"/>
        </w:rPr>
      </w:pPr>
    </w:p>
    <w:p w14:paraId="0640BD53" w14:textId="3BC4E131" w:rsidR="00A8156F" w:rsidRPr="005244B8" w:rsidRDefault="00A8156F" w:rsidP="005244B8">
      <w:pPr>
        <w:spacing w:after="0" w:line="276" w:lineRule="auto"/>
        <w:jc w:val="both"/>
        <w:rPr>
          <w:rFonts w:cstheme="minorHAnsi"/>
          <w:b/>
          <w:bCs/>
          <w:sz w:val="22"/>
          <w:szCs w:val="22"/>
        </w:rPr>
      </w:pPr>
      <w:r w:rsidRPr="005244B8">
        <w:rPr>
          <w:rFonts w:cstheme="minorHAnsi"/>
          <w:b/>
          <w:bCs/>
          <w:sz w:val="22"/>
          <w:szCs w:val="22"/>
        </w:rPr>
        <w:t>Załączniki:</w:t>
      </w:r>
    </w:p>
    <w:p w14:paraId="4E6FAE1A" w14:textId="77777777" w:rsidR="00A8156F" w:rsidRPr="005244B8" w:rsidRDefault="00A8156F" w:rsidP="005244B8">
      <w:pPr>
        <w:numPr>
          <w:ilvl w:val="0"/>
          <w:numId w:val="23"/>
        </w:numPr>
        <w:spacing w:before="100" w:beforeAutospacing="1" w:after="0" w:line="276" w:lineRule="auto"/>
        <w:jc w:val="both"/>
        <w:rPr>
          <w:rFonts w:eastAsia="Times New Roman" w:cstheme="minorHAnsi"/>
          <w:kern w:val="0"/>
          <w:sz w:val="22"/>
          <w:szCs w:val="22"/>
          <w:lang w:eastAsia="pl-PL"/>
          <w14:ligatures w14:val="none"/>
        </w:rPr>
      </w:pPr>
      <w:r w:rsidRPr="005244B8">
        <w:rPr>
          <w:rFonts w:eastAsia="Times New Roman" w:cstheme="minorHAnsi"/>
          <w:kern w:val="0"/>
          <w:sz w:val="22"/>
          <w:szCs w:val="22"/>
          <w:lang w:eastAsia="pl-PL"/>
          <w14:ligatures w14:val="none"/>
        </w:rPr>
        <w:t>Formularz ofertowy</w:t>
      </w:r>
    </w:p>
    <w:p w14:paraId="2D76F549" w14:textId="77777777" w:rsidR="00A8156F" w:rsidRPr="005244B8" w:rsidRDefault="00A8156F" w:rsidP="005244B8">
      <w:pPr>
        <w:numPr>
          <w:ilvl w:val="0"/>
          <w:numId w:val="23"/>
        </w:numPr>
        <w:spacing w:before="100" w:beforeAutospacing="1" w:after="0" w:line="276" w:lineRule="auto"/>
        <w:jc w:val="both"/>
        <w:rPr>
          <w:rFonts w:eastAsia="Times New Roman" w:cstheme="minorHAnsi"/>
          <w:kern w:val="0"/>
          <w:sz w:val="22"/>
          <w:szCs w:val="22"/>
          <w:lang w:eastAsia="pl-PL"/>
          <w14:ligatures w14:val="none"/>
        </w:rPr>
      </w:pPr>
      <w:r w:rsidRPr="005244B8">
        <w:rPr>
          <w:rFonts w:eastAsia="Times New Roman" w:cstheme="minorHAnsi"/>
          <w:kern w:val="0"/>
          <w:sz w:val="22"/>
          <w:szCs w:val="22"/>
          <w:lang w:eastAsia="pl-PL"/>
          <w14:ligatures w14:val="none"/>
        </w:rPr>
        <w:t>Specyfikacja</w:t>
      </w:r>
    </w:p>
    <w:p w14:paraId="47ACC331" w14:textId="77777777" w:rsidR="00A8156F" w:rsidRPr="005244B8" w:rsidRDefault="00A8156F" w:rsidP="005244B8">
      <w:pPr>
        <w:numPr>
          <w:ilvl w:val="0"/>
          <w:numId w:val="23"/>
        </w:numPr>
        <w:spacing w:before="100" w:beforeAutospacing="1" w:after="0" w:line="276" w:lineRule="auto"/>
        <w:jc w:val="both"/>
        <w:rPr>
          <w:rFonts w:eastAsia="Times New Roman" w:cstheme="minorHAnsi"/>
          <w:kern w:val="0"/>
          <w:sz w:val="22"/>
          <w:szCs w:val="22"/>
          <w:lang w:eastAsia="pl-PL"/>
          <w14:ligatures w14:val="none"/>
        </w:rPr>
      </w:pPr>
      <w:r w:rsidRPr="005244B8">
        <w:rPr>
          <w:rFonts w:eastAsia="Times New Roman" w:cstheme="minorHAnsi"/>
          <w:kern w:val="0"/>
          <w:sz w:val="22"/>
          <w:szCs w:val="22"/>
          <w:lang w:eastAsia="pl-PL"/>
          <w14:ligatures w14:val="none"/>
        </w:rPr>
        <w:t>Oświadczenie Wykonawcy</w:t>
      </w:r>
    </w:p>
    <w:p w14:paraId="49C90831" w14:textId="77777777" w:rsidR="00A8156F" w:rsidRPr="005244B8" w:rsidRDefault="00A8156F" w:rsidP="005244B8">
      <w:pPr>
        <w:numPr>
          <w:ilvl w:val="0"/>
          <w:numId w:val="23"/>
        </w:numPr>
        <w:spacing w:before="100" w:beforeAutospacing="1" w:after="0" w:line="276" w:lineRule="auto"/>
        <w:jc w:val="both"/>
        <w:rPr>
          <w:rFonts w:eastAsia="Times New Roman" w:cstheme="minorHAnsi"/>
          <w:kern w:val="0"/>
          <w:sz w:val="22"/>
          <w:szCs w:val="22"/>
          <w:lang w:eastAsia="pl-PL"/>
          <w14:ligatures w14:val="none"/>
        </w:rPr>
      </w:pPr>
      <w:r w:rsidRPr="005244B8">
        <w:rPr>
          <w:rFonts w:eastAsia="Times New Roman" w:cstheme="minorHAnsi"/>
          <w:kern w:val="0"/>
          <w:sz w:val="22"/>
          <w:szCs w:val="22"/>
          <w:lang w:eastAsia="pl-PL"/>
          <w14:ligatures w14:val="none"/>
        </w:rPr>
        <w:t>Oświadczenie o braku powiązań osobowych i kapitałowych z Zamawiającym</w:t>
      </w:r>
    </w:p>
    <w:p w14:paraId="404C0E07" w14:textId="77777777" w:rsidR="00A8156F" w:rsidRPr="005244B8" w:rsidRDefault="00A8156F" w:rsidP="005244B8">
      <w:pPr>
        <w:numPr>
          <w:ilvl w:val="0"/>
          <w:numId w:val="23"/>
        </w:numPr>
        <w:spacing w:before="100" w:beforeAutospacing="1" w:after="0" w:line="276" w:lineRule="auto"/>
        <w:jc w:val="both"/>
        <w:rPr>
          <w:rFonts w:eastAsia="Times New Roman" w:cstheme="minorHAnsi"/>
          <w:kern w:val="0"/>
          <w:sz w:val="22"/>
          <w:szCs w:val="22"/>
          <w:lang w:eastAsia="pl-PL"/>
          <w14:ligatures w14:val="none"/>
        </w:rPr>
      </w:pPr>
      <w:r w:rsidRPr="005244B8">
        <w:rPr>
          <w:rFonts w:eastAsia="Times New Roman" w:cstheme="minorHAnsi"/>
          <w:kern w:val="0"/>
          <w:sz w:val="22"/>
          <w:szCs w:val="22"/>
          <w:lang w:eastAsia="pl-PL"/>
          <w14:ligatures w14:val="none"/>
        </w:rPr>
        <w:t>Wzór umowy</w:t>
      </w:r>
    </w:p>
    <w:p w14:paraId="40C2EE4C" w14:textId="572FA650" w:rsidR="00A8156F" w:rsidRPr="005244B8" w:rsidRDefault="00A8156F" w:rsidP="005244B8">
      <w:pPr>
        <w:numPr>
          <w:ilvl w:val="0"/>
          <w:numId w:val="23"/>
        </w:numPr>
        <w:spacing w:before="100" w:beforeAutospacing="1" w:after="0" w:line="276" w:lineRule="auto"/>
        <w:jc w:val="both"/>
        <w:rPr>
          <w:del w:id="5239" w:author="Ewa Retajczyk" w:date="2026-10-20T11:17:13Z"/>
          <w:rFonts w:eastAsia="Times New Roman" w:cstheme="minorHAnsi"/>
          <w:kern w:val="0"/>
          <w:sz w:val="22"/>
          <w:szCs w:val="22"/>
          <w:lang w:eastAsia="pl-PL"/>
          <w14:ligatures w14:val="none"/>
        </w:rPr>
      </w:pPr>
      <w:del w:id="5237" w:author="Ewa Retajczyk" w:date="2026-10-20T11:17:14Z">
        <w:r w:rsidRPr="005244B8">
          <w:rPr>
            <w:rFonts w:eastAsia="Times New Roman" w:cstheme="minorHAnsi"/>
            <w:b/>
            <w:bCs/>
            <w:kern w:val="0"/>
            <w:sz w:val="22"/>
            <w:szCs w:val="22"/>
            <w:lang w:eastAsia="pl-PL"/>
            <w14:ligatures w14:val="none"/>
          </w:rPr>
          <w:delText xml:space="preserve">Wykaz dostaw</w:delText>
        </w:r>
      </w:del>
      <w:del w:id="5238" w:author="Ewa Retajczyk" w:date="2026-10-20T11:17:53Z">
        <w:r w:rsidRPr="005244B8">
          <w:rPr>
            <w:rFonts w:eastAsia="Times New Roman" w:cstheme="minorHAnsi"/>
            <w:kern w:val="0"/>
            <w:sz w:val="22"/>
            <w:szCs w:val="22"/>
            <w:lang w:eastAsia="pl-PL"/>
            <w14:ligatures w14:val="none"/>
          </w:rPr>
          <w:delText xml:space="preserve"> (do potwierdzenia warunku doświadczenia z pkt 12)</w:delText>
        </w:r>
      </w:del>
    </w:p>
    <w:p w14:paraId="5D60DDCD" w14:textId="20E78CF6" w:rsidR="00A8156F" w:rsidRPr="00124262" w:rsidRDefault="00A8156F" w:rsidP="00A174D3">
      <w:pPr>
        <w:numPr>
          <w:ilvl w:val="0"/>
          <w:numId w:val="23"/>
        </w:numPr>
        <w:spacing w:before="100" w:beforeAutospacing="1" w:after="0" w:line="276" w:lineRule="auto"/>
        <w:jc w:val="both"/>
        <w:rPr>
          <w:del w:id="5242" w:author="Ewa Retajczyk" w:date="2026-10-20T11:18:19Z"/>
          <w:rFonts w:cstheme="minorHAnsi"/>
          <w:b/>
          <w:bCs/>
          <w:sz w:val="22"/>
          <w:szCs w:val="22"/>
        </w:rPr>
      </w:pPr>
      <w:del w:id="5240" w:author="Ewa Retajczyk" w:date="2026-10-20T11:19:02Z">
        <w:r w:rsidRPr="00124262">
          <w:rPr>
            <w:rFonts w:eastAsia="Times New Roman" w:cstheme="minorHAnsi"/>
            <w:b/>
            <w:bCs/>
            <w:kern w:val="0"/>
            <w:sz w:val="22"/>
            <w:szCs w:val="22"/>
            <w:lang w:eastAsia="pl-PL"/>
            <w14:ligatures w14:val="none"/>
          </w:rPr>
          <w:delText xml:space="preserve">Zobowiązanie podmiotu udostępniającego zasoby</w:delText>
        </w:r>
      </w:del>
      <w:del w:id="5241" w:author="Ewa Retajczyk" w:date="2026-10-20T11:19:02Z">
        <w:r w:rsidRPr="00124262">
          <w:rPr>
            <w:rFonts w:eastAsia="Times New Roman" w:cstheme="minorHAnsi"/>
            <w:kern w:val="0"/>
            <w:sz w:val="22"/>
            <w:szCs w:val="22"/>
            <w:lang w:eastAsia="pl-PL"/>
            <w14:ligatures w14:val="none"/>
          </w:rPr>
          <w:delText xml:space="preserve"> (jeśli dotyczy</w:delText>
        </w:r>
      </w:del>
    </w:p>
    <w:p w14:paraId="2531A032" w14:textId="2F93E8D5" w:rsidR="0012773E" w:rsidRPr="005244B8" w:rsidRDefault="0012773E" w:rsidP="005244B8">
      <w:pPr>
        <w:spacing w:after="0" w:line="276" w:lineRule="auto"/>
        <w:jc w:val="both"/>
        <w:rPr>
          <w:rFonts w:cstheme="minorHAnsi"/>
          <w:sz w:val="22"/>
          <w:szCs w:val="22"/>
        </w:rPr>
      </w:pPr>
    </w:p>
    <w:sectPr w:rsidR="0012773E" w:rsidRPr="005244B8" w:rsidSect="005244B8">
      <w:footerReference w:type="even" r:id="rId12"/>
      <w:footerReference w:type="default" r:id="rId13"/>
      <w:pgSz w:w="11906" w:h="16838"/>
      <w:pgMar w:top="1417" w:right="1417" w:bottom="1417" w:left="1417" w:header="708" w:footer="708" w:gutter="0"/>
      <w:pgNumType w:fmt="numberInDash"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wa Retajczyk" w:date="2026-10-08T15:29:00Z" w:initials="ER">
    <w:p w14:paraId="28310CCD" w14:textId="77777777" w:rsidR="00183FDD" w:rsidRDefault="00183FDD" w:rsidP="00183FDD">
      <w:r>
        <w:rPr>
          <w:rStyle w:val="Odwoaniedokomentarza"/>
        </w:rPr>
        <w:annotationRef/>
      </w:r>
      <w:r>
        <w:rPr>
          <w:sz w:val="20"/>
          <w:szCs w:val="20"/>
        </w:rPr>
        <w:t>kto płaci?</w:t>
      </w:r>
    </w:p>
  </w:comment>
  <w:comment w:id="1" w:author="Ewa Retajczyk" w:date="2026-10-08T15:38:00Z" w:initials="ER">
    <w:p w14:paraId="2FF57ECD" w14:textId="77777777" w:rsidR="00183FDD" w:rsidRDefault="00183FDD" w:rsidP="00183FDD">
      <w:r>
        <w:rPr>
          <w:rStyle w:val="Odwoaniedokomentarza"/>
        </w:rPr>
        <w:annotationRef/>
      </w:r>
      <w:r>
        <w:rPr>
          <w:sz w:val="20"/>
          <w:szCs w:val="20"/>
        </w:rPr>
        <w:t>na logikę w pierwszej kolejności powinny być wykonane roboty budowlane, więc termin 30.11.2026 jest do ewentualnej modyfikacji, przy czym jesli za termin mają być punkty to musi on być zgodny z terminami całego przedsięwzięcia, żeby nie okazało się że punktujemy termin dostawy a pózniej ładowarki leżą na placu pół roku</w:t>
      </w:r>
    </w:p>
  </w:comment>
  <w:comment w:id="2" w:author="Piotr Ziąbrowski" w:date="2026-10-16T16:11:00Z" w:initials="PZ">
    <w:p w14:paraId="639658B5" w14:textId="77777777" w:rsidR="002846BB" w:rsidRDefault="002846BB" w:rsidP="002846BB">
      <w:pPr>
        <w:pStyle w:val="Tekstkomentarza"/>
      </w:pPr>
      <w:r>
        <w:rPr>
          <w:rStyle w:val="Odwoaniedokomentarza"/>
        </w:rPr>
        <w:annotationRef/>
      </w:r>
      <w:r>
        <w:t>Podzielić tabelę na 2, jedna to parametry techniczne, druga tak/nie spełnia i warunkowość przy tym, odrzucona jeśli nie spełnia czegoś.</w:t>
      </w:r>
    </w:p>
  </w:comment>
  <w:comment w:id="3" w:author="Piotr Ziąbrowski" w:date="2026-10-19T11:23:00Z" w:initials="PZ">
    <w:p w14:paraId="330826B7" w14:textId="77777777" w:rsidR="00981618" w:rsidRDefault="00981618" w:rsidP="00981618">
      <w:pPr>
        <w:pStyle w:val="Tekstkomentarza"/>
      </w:pPr>
      <w:r>
        <w:rPr>
          <w:rStyle w:val="Odwoaniedokomentarza"/>
        </w:rPr>
        <w:annotationRef/>
      </w:r>
      <w:r>
        <w:t>Podzielona na 2 tabele.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8310CCD" w15:done="1"/>
  <w15:commentEx w15:paraId="2FF57ECD" w15:done="1"/>
  <w15:commentEx w15:paraId="639658B5" w15:done="0"/>
  <w15:commentEx w15:paraId="330826B7" w15:paraIdParent="639658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62FBFFF" w16cex:dateUtc="2026-10-08T13:29:00Z">
    <w16cex:extLst>
      <w16:ext w16:uri="{CE6994B0-6A32-4C9F-8C6B-6E91EDA988CE}">
        <cr:reactions xmlns:cr="http://schemas.microsoft.com/office/comments/2020/reactions">
          <cr:reaction reactionType="1">
            <cr:reactionInfo dateUtc="2026-10-16T13:35:08Z">
              <cr:user userId="ca3bb427b9bd42f4" userProvider="Windows Live" userName="Piotr Ziąbrowski"/>
            </cr:reactionInfo>
          </cr:reaction>
        </cr:reactions>
      </w16:ext>
    </w16cex:extLst>
  </w16cex:commentExtensible>
  <w16cex:commentExtensible w16cex:durableId="5B739620" w16cex:dateUtc="2026-10-08T13:38:00Z"/>
  <w16cex:commentExtensible w16cex:durableId="670E3E41" w16cex:dateUtc="2026-10-16T14:11:00Z"/>
  <w16cex:commentExtensible w16cex:durableId="77B7485E" w16cex:dateUtc="2026-10-19T0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8310CCD" w16cid:durableId="262FBFFF"/>
  <w16cid:commentId w16cid:paraId="2FF57ECD" w16cid:durableId="5B739620"/>
  <w16cid:commentId w16cid:paraId="639658B5" w16cid:durableId="670E3E41"/>
  <w16cid:commentId w16cid:paraId="330826B7" w16cid:durableId="77B748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572B93" w14:textId="77777777" w:rsidR="00AA6895" w:rsidRDefault="00AA6895" w:rsidP="00A4364B">
      <w:pPr>
        <w:spacing w:after="0" w:line="240" w:lineRule="auto"/>
      </w:pPr>
      <w:r>
        <w:separator/>
      </w:r>
    </w:p>
  </w:endnote>
  <w:endnote w:type="continuationSeparator" w:id="0">
    <w:p w14:paraId="3BAE865B" w14:textId="77777777" w:rsidR="00AA6895" w:rsidRDefault="00AA6895" w:rsidP="00A43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erstrony"/>
      </w:rPr>
      <w:id w:val="681405501"/>
      <w:docPartObj>
        <w:docPartGallery w:val="Page Numbers (Bottom of Page)"/>
        <w:docPartUnique/>
      </w:docPartObj>
    </w:sdtPr>
    <w:sdtContent>
      <w:p w14:paraId="2BBB8DF0" w14:textId="3861A04A" w:rsidR="00A4364B" w:rsidRDefault="00A4364B" w:rsidP="00546627">
        <w:pPr>
          <w:pStyle w:val="Stopka"/>
          <w:framePr w:wrap="none" w:vAnchor="text" w:hAnchor="margin" w:xAlign="right" w:y="1"/>
          <w:rPr>
            <w:rStyle w:val="Numerstrony"/>
          </w:rPr>
        </w:pPr>
        <w:r>
          <w:rPr>
            <w:rStyle w:val="Numerstrony"/>
          </w:rPr>
          <w:fldChar w:fldCharType="begin"/>
        </w:r>
        <w:r>
          <w:rPr>
            <w:rStyle w:val="Numerstrony"/>
          </w:rPr>
          <w:instrText xml:space="preserve"> PAGE </w:instrText>
        </w:r>
        <w:r>
          <w:rPr>
            <w:rStyle w:val="Numerstrony"/>
          </w:rPr>
          <w:fldChar w:fldCharType="separate"/>
        </w:r>
        <w:r>
          <w:rPr>
            <w:rStyle w:val="Numerstrony"/>
          </w:rPr>
          <w:fldChar w:fldCharType="end"/>
        </w:r>
      </w:p>
    </w:sdtContent>
  </w:sdt>
  <w:p w14:paraId="15DF1F2C" w14:textId="77777777" w:rsidR="00A4364B" w:rsidRDefault="00A4364B" w:rsidP="005244B8">
    <w:pPr>
      <w:pStyle w:val="Stopk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erstrony"/>
      </w:rPr>
      <w:id w:val="1808504159"/>
      <w:docPartObj>
        <w:docPartGallery w:val="Page Numbers (Bottom of Page)"/>
        <w:docPartUnique/>
      </w:docPartObj>
    </w:sdtPr>
    <w:sdtContent>
      <w:p w14:paraId="64DB8C9F" w14:textId="55BCC2EE" w:rsidR="00A4364B" w:rsidRDefault="00A4364B" w:rsidP="00546627">
        <w:pPr>
          <w:pStyle w:val="Stopka"/>
          <w:framePr w:wrap="none" w:vAnchor="text" w:hAnchor="margin" w:xAlign="right" w:y="1"/>
          <w:rPr>
            <w:rStyle w:val="Numerstrony"/>
          </w:rPr>
        </w:pPr>
        <w:r>
          <w:rPr>
            <w:rStyle w:val="Numerstrony"/>
          </w:rPr>
          <w:fldChar w:fldCharType="begin"/>
        </w:r>
        <w:r>
          <w:rPr>
            <w:rStyle w:val="Numerstrony"/>
          </w:rPr>
          <w:instrText xml:space="preserve"> PAGE </w:instrText>
        </w:r>
        <w:r>
          <w:rPr>
            <w:rStyle w:val="Numerstrony"/>
          </w:rPr>
          <w:fldChar w:fldCharType="separate"/>
        </w:r>
        <w:r>
          <w:rPr>
            <w:rStyle w:val="Numerstrony"/>
            <w:noProof/>
          </w:rPr>
          <w:t>- 1 -</w:t>
        </w:r>
        <w:r>
          <w:rPr>
            <w:rStyle w:val="Numerstrony"/>
          </w:rPr>
          <w:fldChar w:fldCharType="end"/>
        </w:r>
      </w:p>
    </w:sdtContent>
  </w:sdt>
  <w:p w14:paraId="02A090B1" w14:textId="77777777" w:rsidR="00A4364B" w:rsidRDefault="00A4364B" w:rsidP="005244B8">
    <w:pPr>
      <w:pStyle w:val="Stopk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9D4A6C" w14:textId="77777777" w:rsidR="00AA6895" w:rsidRDefault="00AA6895" w:rsidP="00A4364B">
      <w:pPr>
        <w:spacing w:after="0" w:line="240" w:lineRule="auto"/>
      </w:pPr>
      <w:r>
        <w:separator/>
      </w:r>
    </w:p>
  </w:footnote>
  <w:footnote w:type="continuationSeparator" w:id="0">
    <w:p w14:paraId="1954FB2B" w14:textId="77777777" w:rsidR="00AA6895" w:rsidRDefault="00AA6895" w:rsidP="00A436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D06A4"/>
    <w:multiLevelType w:val="multilevel"/>
    <w:tmpl w:val="DDF2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17831"/>
    <w:multiLevelType w:val="multilevel"/>
    <w:tmpl w:val="85F6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42607"/>
    <w:multiLevelType w:val="multilevel"/>
    <w:tmpl w:val="1C62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163E5"/>
    <w:multiLevelType w:val="multilevel"/>
    <w:tmpl w:val="2CBC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F4A86"/>
    <w:multiLevelType w:val="multilevel"/>
    <w:tmpl w:val="95CE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771E4"/>
    <w:multiLevelType w:val="multilevel"/>
    <w:tmpl w:val="321A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7782F"/>
    <w:multiLevelType w:val="multilevel"/>
    <w:tmpl w:val="F68E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A115C"/>
    <w:multiLevelType w:val="multilevel"/>
    <w:tmpl w:val="450C4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A24AEA"/>
    <w:multiLevelType w:val="multilevel"/>
    <w:tmpl w:val="6A10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8E33A9"/>
    <w:multiLevelType w:val="multilevel"/>
    <w:tmpl w:val="29BEA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0A478A"/>
    <w:multiLevelType w:val="multilevel"/>
    <w:tmpl w:val="7EEE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61420F"/>
    <w:multiLevelType w:val="multilevel"/>
    <w:tmpl w:val="1328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2A58B5"/>
    <w:multiLevelType w:val="multilevel"/>
    <w:tmpl w:val="C4AE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61FB2"/>
    <w:multiLevelType w:val="multilevel"/>
    <w:tmpl w:val="408C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1C49DF"/>
    <w:multiLevelType w:val="multilevel"/>
    <w:tmpl w:val="7FEC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F252B9"/>
    <w:multiLevelType w:val="multilevel"/>
    <w:tmpl w:val="A590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950A96"/>
    <w:multiLevelType w:val="multilevel"/>
    <w:tmpl w:val="7D76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C0074D"/>
    <w:multiLevelType w:val="multilevel"/>
    <w:tmpl w:val="6A1A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D21766"/>
    <w:multiLevelType w:val="multilevel"/>
    <w:tmpl w:val="D7BC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7B216A"/>
    <w:multiLevelType w:val="multilevel"/>
    <w:tmpl w:val="1DF8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D17442"/>
    <w:multiLevelType w:val="multilevel"/>
    <w:tmpl w:val="CA4C6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49120D"/>
    <w:multiLevelType w:val="multilevel"/>
    <w:tmpl w:val="4BD0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A21C92"/>
    <w:multiLevelType w:val="multilevel"/>
    <w:tmpl w:val="840E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932E52"/>
    <w:multiLevelType w:val="hybridMultilevel"/>
    <w:tmpl w:val="F8883798"/>
    <w:lvl w:ilvl="0" w:tplc="B896CB82">
      <w:start w:val="1"/>
      <w:numFmt w:val="decimal"/>
      <w:lvlText w:val="%1."/>
      <w:lvlJc w:val="left"/>
      <w:pPr>
        <w:ind w:left="720" w:hanging="360"/>
      </w:pPr>
      <w:rPr>
        <w:rFonts w:hint="default"/>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475101682">
    <w:abstractNumId w:val="16"/>
  </w:num>
  <w:num w:numId="2" w16cid:durableId="916943810">
    <w:abstractNumId w:val="22"/>
  </w:num>
  <w:num w:numId="3" w16cid:durableId="1720208809">
    <w:abstractNumId w:val="4"/>
  </w:num>
  <w:num w:numId="4" w16cid:durableId="1287812655">
    <w:abstractNumId w:val="1"/>
  </w:num>
  <w:num w:numId="5" w16cid:durableId="893125976">
    <w:abstractNumId w:val="8"/>
  </w:num>
  <w:num w:numId="6" w16cid:durableId="441150636">
    <w:abstractNumId w:val="2"/>
  </w:num>
  <w:num w:numId="7" w16cid:durableId="1987389523">
    <w:abstractNumId w:val="11"/>
  </w:num>
  <w:num w:numId="8" w16cid:durableId="1052730837">
    <w:abstractNumId w:val="6"/>
  </w:num>
  <w:num w:numId="9" w16cid:durableId="448358331">
    <w:abstractNumId w:val="14"/>
  </w:num>
  <w:num w:numId="10" w16cid:durableId="1033262030">
    <w:abstractNumId w:val="5"/>
  </w:num>
  <w:num w:numId="11" w16cid:durableId="1044788725">
    <w:abstractNumId w:val="12"/>
  </w:num>
  <w:num w:numId="12" w16cid:durableId="1523321883">
    <w:abstractNumId w:val="15"/>
  </w:num>
  <w:num w:numId="13" w16cid:durableId="466511985">
    <w:abstractNumId w:val="0"/>
  </w:num>
  <w:num w:numId="14" w16cid:durableId="1033002295">
    <w:abstractNumId w:val="19"/>
  </w:num>
  <w:num w:numId="15" w16cid:durableId="1502433147">
    <w:abstractNumId w:val="13"/>
  </w:num>
  <w:num w:numId="16" w16cid:durableId="1517765692">
    <w:abstractNumId w:val="21"/>
  </w:num>
  <w:num w:numId="17" w16cid:durableId="1311980652">
    <w:abstractNumId w:val="17"/>
  </w:num>
  <w:num w:numId="18" w16cid:durableId="1730113582">
    <w:abstractNumId w:val="10"/>
  </w:num>
  <w:num w:numId="19" w16cid:durableId="1763530160">
    <w:abstractNumId w:val="18"/>
  </w:num>
  <w:num w:numId="20" w16cid:durableId="1411150783">
    <w:abstractNumId w:val="20"/>
  </w:num>
  <w:num w:numId="21" w16cid:durableId="1419014032">
    <w:abstractNumId w:val="3"/>
  </w:num>
  <w:num w:numId="22" w16cid:durableId="2128306811">
    <w:abstractNumId w:val="7"/>
  </w:num>
  <w:num w:numId="23" w16cid:durableId="1386445159">
    <w:abstractNumId w:val="9"/>
  </w:num>
  <w:num w:numId="24" w16cid:durableId="357779662">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Ewa Retajczyk">
    <w15:presenceInfo w15:providerId="Windows Live" w15:userId="2a851bb2ddc22126"/>
  </w15:person>
  <w15:person w15:author="Piotr Ziąbrowski">
    <w15:presenceInfo w15:providerId="Windows Live" w15:userId="ca3bb427b9bd42f4"/>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6F2"/>
    <w:rsid w:val="00055510"/>
    <w:rsid w:val="000F7530"/>
    <w:rsid w:val="00124262"/>
    <w:rsid w:val="0012773E"/>
    <w:rsid w:val="00152BFA"/>
    <w:rsid w:val="00183FDD"/>
    <w:rsid w:val="001F3D5E"/>
    <w:rsid w:val="00243A45"/>
    <w:rsid w:val="00253618"/>
    <w:rsid w:val="002846BB"/>
    <w:rsid w:val="00284C92"/>
    <w:rsid w:val="002B4B18"/>
    <w:rsid w:val="002D1E75"/>
    <w:rsid w:val="002F0E51"/>
    <w:rsid w:val="003169AA"/>
    <w:rsid w:val="0032250D"/>
    <w:rsid w:val="00374CCB"/>
    <w:rsid w:val="003828EF"/>
    <w:rsid w:val="0041333E"/>
    <w:rsid w:val="0048637C"/>
    <w:rsid w:val="005021D6"/>
    <w:rsid w:val="005244B8"/>
    <w:rsid w:val="005326F2"/>
    <w:rsid w:val="00574008"/>
    <w:rsid w:val="00592C8B"/>
    <w:rsid w:val="005B7712"/>
    <w:rsid w:val="005F0197"/>
    <w:rsid w:val="00606C00"/>
    <w:rsid w:val="0061581A"/>
    <w:rsid w:val="00640262"/>
    <w:rsid w:val="00714146"/>
    <w:rsid w:val="0074794B"/>
    <w:rsid w:val="007A76E5"/>
    <w:rsid w:val="007D45BB"/>
    <w:rsid w:val="007F5482"/>
    <w:rsid w:val="008015FD"/>
    <w:rsid w:val="00811ADB"/>
    <w:rsid w:val="00815315"/>
    <w:rsid w:val="00851144"/>
    <w:rsid w:val="00855AF6"/>
    <w:rsid w:val="00860237"/>
    <w:rsid w:val="008F3CD5"/>
    <w:rsid w:val="00950B9B"/>
    <w:rsid w:val="009620FD"/>
    <w:rsid w:val="009655CB"/>
    <w:rsid w:val="0096634B"/>
    <w:rsid w:val="0098108A"/>
    <w:rsid w:val="00981618"/>
    <w:rsid w:val="00987407"/>
    <w:rsid w:val="009A52C2"/>
    <w:rsid w:val="009A5548"/>
    <w:rsid w:val="009D045A"/>
    <w:rsid w:val="00A174D3"/>
    <w:rsid w:val="00A3620F"/>
    <w:rsid w:val="00A4364B"/>
    <w:rsid w:val="00A71079"/>
    <w:rsid w:val="00A8156F"/>
    <w:rsid w:val="00AA6895"/>
    <w:rsid w:val="00AC5D6F"/>
    <w:rsid w:val="00AF56CE"/>
    <w:rsid w:val="00BF0F42"/>
    <w:rsid w:val="00C1577D"/>
    <w:rsid w:val="00C31342"/>
    <w:rsid w:val="00C62A3E"/>
    <w:rsid w:val="00C649CD"/>
    <w:rsid w:val="00CB3AF9"/>
    <w:rsid w:val="00CF12CE"/>
    <w:rsid w:val="00DD7F9B"/>
    <w:rsid w:val="00DE27DF"/>
    <w:rsid w:val="00DE6C59"/>
    <w:rsid w:val="00F9000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4:docId w14:val="4C04870E"/>
  <w15:chartTrackingRefBased/>
  <w15:docId w15:val="{18C26B5D-B5FE-4CA9-BC4F-26B7D4E65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5326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5326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5326F2"/>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5326F2"/>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5326F2"/>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5326F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5326F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5326F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5326F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5326F2"/>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5326F2"/>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5326F2"/>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5326F2"/>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5326F2"/>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5326F2"/>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5326F2"/>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5326F2"/>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5326F2"/>
    <w:rPr>
      <w:rFonts w:eastAsiaTheme="majorEastAsia" w:cstheme="majorBidi"/>
      <w:color w:val="272727" w:themeColor="text1" w:themeTint="D8"/>
    </w:rPr>
  </w:style>
  <w:style w:type="paragraph" w:styleId="Tytu">
    <w:name w:val="Title"/>
    <w:basedOn w:val="Normalny"/>
    <w:next w:val="Normalny"/>
    <w:link w:val="TytuZnak"/>
    <w:uiPriority w:val="10"/>
    <w:qFormat/>
    <w:rsid w:val="00532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5326F2"/>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5326F2"/>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5326F2"/>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5326F2"/>
    <w:pPr>
      <w:spacing w:before="160"/>
      <w:jc w:val="center"/>
    </w:pPr>
    <w:rPr>
      <w:i/>
      <w:iCs/>
      <w:color w:val="404040" w:themeColor="text1" w:themeTint="BF"/>
    </w:rPr>
  </w:style>
  <w:style w:type="character" w:customStyle="1" w:styleId="CytatZnak">
    <w:name w:val="Cytat Znak"/>
    <w:basedOn w:val="Domylnaczcionkaakapitu"/>
    <w:link w:val="Cytat"/>
    <w:uiPriority w:val="29"/>
    <w:rsid w:val="005326F2"/>
    <w:rPr>
      <w:i/>
      <w:iCs/>
      <w:color w:val="404040" w:themeColor="text1" w:themeTint="BF"/>
    </w:rPr>
  </w:style>
  <w:style w:type="paragraph" w:styleId="Akapitzlist">
    <w:name w:val="List Paragraph"/>
    <w:basedOn w:val="Normalny"/>
    <w:uiPriority w:val="34"/>
    <w:qFormat/>
    <w:rsid w:val="005326F2"/>
    <w:pPr>
      <w:ind w:left="720"/>
      <w:contextualSpacing/>
    </w:pPr>
  </w:style>
  <w:style w:type="character" w:styleId="Wyrnienieintensywne">
    <w:name w:val="Intense Emphasis"/>
    <w:basedOn w:val="Domylnaczcionkaakapitu"/>
    <w:uiPriority w:val="21"/>
    <w:qFormat/>
    <w:rsid w:val="005326F2"/>
    <w:rPr>
      <w:i/>
      <w:iCs/>
      <w:color w:val="2F5496" w:themeColor="accent1" w:themeShade="BF"/>
    </w:rPr>
  </w:style>
  <w:style w:type="paragraph" w:styleId="Cytatintensywny">
    <w:name w:val="Intense Quote"/>
    <w:basedOn w:val="Normalny"/>
    <w:next w:val="Normalny"/>
    <w:link w:val="CytatintensywnyZnak"/>
    <w:uiPriority w:val="30"/>
    <w:qFormat/>
    <w:rsid w:val="005326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5326F2"/>
    <w:rPr>
      <w:i/>
      <w:iCs/>
      <w:color w:val="2F5496" w:themeColor="accent1" w:themeShade="BF"/>
    </w:rPr>
  </w:style>
  <w:style w:type="character" w:styleId="Odwoanieintensywne">
    <w:name w:val="Intense Reference"/>
    <w:basedOn w:val="Domylnaczcionkaakapitu"/>
    <w:uiPriority w:val="32"/>
    <w:qFormat/>
    <w:rsid w:val="005326F2"/>
    <w:rPr>
      <w:b/>
      <w:bCs/>
      <w:smallCaps/>
      <w:color w:val="2F5496" w:themeColor="accent1" w:themeShade="BF"/>
      <w:spacing w:val="5"/>
    </w:rPr>
  </w:style>
  <w:style w:type="paragraph" w:styleId="Poprawka">
    <w:name w:val="Revision"/>
    <w:hidden/>
    <w:uiPriority w:val="99"/>
    <w:semiHidden/>
    <w:rsid w:val="00C31342"/>
    <w:pPr>
      <w:spacing w:after="0" w:line="240" w:lineRule="auto"/>
    </w:pPr>
  </w:style>
  <w:style w:type="character" w:styleId="Odwoaniedokomentarza">
    <w:name w:val="annotation reference"/>
    <w:basedOn w:val="Domylnaczcionkaakapitu"/>
    <w:uiPriority w:val="99"/>
    <w:semiHidden/>
    <w:unhideWhenUsed/>
    <w:rsid w:val="00C31342"/>
    <w:rPr>
      <w:sz w:val="16"/>
      <w:szCs w:val="16"/>
    </w:rPr>
  </w:style>
  <w:style w:type="paragraph" w:styleId="Tekstkomentarza">
    <w:name w:val="annotation text"/>
    <w:basedOn w:val="Normalny"/>
    <w:link w:val="TekstkomentarzaZnak"/>
    <w:uiPriority w:val="99"/>
    <w:unhideWhenUsed/>
    <w:rsid w:val="00C31342"/>
    <w:pPr>
      <w:spacing w:line="240" w:lineRule="auto"/>
    </w:pPr>
    <w:rPr>
      <w:sz w:val="20"/>
      <w:szCs w:val="20"/>
    </w:rPr>
  </w:style>
  <w:style w:type="character" w:customStyle="1" w:styleId="TekstkomentarzaZnak">
    <w:name w:val="Tekst komentarza Znak"/>
    <w:basedOn w:val="Domylnaczcionkaakapitu"/>
    <w:link w:val="Tekstkomentarza"/>
    <w:uiPriority w:val="99"/>
    <w:rsid w:val="00C31342"/>
    <w:rPr>
      <w:sz w:val="20"/>
      <w:szCs w:val="20"/>
    </w:rPr>
  </w:style>
  <w:style w:type="paragraph" w:styleId="Tematkomentarza">
    <w:name w:val="annotation subject"/>
    <w:basedOn w:val="Tekstkomentarza"/>
    <w:next w:val="Tekstkomentarza"/>
    <w:link w:val="TematkomentarzaZnak"/>
    <w:uiPriority w:val="99"/>
    <w:semiHidden/>
    <w:unhideWhenUsed/>
    <w:rsid w:val="00C31342"/>
    <w:rPr>
      <w:b/>
      <w:bCs/>
    </w:rPr>
  </w:style>
  <w:style w:type="character" w:customStyle="1" w:styleId="TematkomentarzaZnak">
    <w:name w:val="Temat komentarza Znak"/>
    <w:basedOn w:val="TekstkomentarzaZnak"/>
    <w:link w:val="Tematkomentarza"/>
    <w:uiPriority w:val="99"/>
    <w:semiHidden/>
    <w:rsid w:val="00C31342"/>
    <w:rPr>
      <w:b/>
      <w:bCs/>
      <w:sz w:val="20"/>
      <w:szCs w:val="20"/>
    </w:rPr>
  </w:style>
  <w:style w:type="paragraph" w:styleId="Stopka">
    <w:name w:val="footer"/>
    <w:basedOn w:val="Normalny"/>
    <w:link w:val="StopkaZnak"/>
    <w:uiPriority w:val="99"/>
    <w:unhideWhenUsed/>
    <w:rsid w:val="00A4364B"/>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A4364B"/>
  </w:style>
  <w:style w:type="character" w:styleId="Numerstrony">
    <w:name w:val="page number"/>
    <w:basedOn w:val="Domylnaczcionkaakapitu"/>
    <w:uiPriority w:val="99"/>
    <w:semiHidden/>
    <w:unhideWhenUsed/>
    <w:rsid w:val="00A4364B"/>
  </w:style>
  <w:style w:type="table" w:styleId="Tabelasiatki1jasna">
    <w:name w:val="Grid Table 1 Light"/>
    <w:basedOn w:val="Standardowy"/>
    <w:uiPriority w:val="46"/>
    <w:rsid w:val="00183FD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ipercze">
    <w:name w:val="Hyperlink"/>
    <w:basedOn w:val="Domylnaczcionkaakapitu"/>
    <w:uiPriority w:val="99"/>
    <w:unhideWhenUsed/>
    <w:rsid w:val="00CB3AF9"/>
    <w:rPr>
      <w:color w:val="0563C1" w:themeColor="hyperlink"/>
      <w:u w:val="single"/>
    </w:rPr>
  </w:style>
  <w:style w:type="character" w:styleId="Nierozpoznanawzmianka">
    <w:name w:val="Unresolved Mention"/>
    <w:basedOn w:val="Domylnaczcionkaakapitu"/>
    <w:uiPriority w:val="99"/>
    <w:semiHidden/>
    <w:unhideWhenUsed/>
    <w:rsid w:val="00CB3AF9"/>
    <w:rPr>
      <w:color w:val="605E5C"/>
      <w:shd w:val="clear" w:color="auto" w:fill="E1DFDD"/>
    </w:rPr>
  </w:style>
  <w:style w:type="character" w:styleId="Pogrubienie">
    <w:name w:val="Strong"/>
    <w:basedOn w:val="Domylnaczcionkaakapitu"/>
    <w:uiPriority w:val="22"/>
    <w:qFormat/>
    <w:rsid w:val="00A8156F"/>
    <w:rPr>
      <w:b/>
      <w:bCs/>
    </w:rPr>
  </w:style>
  <w:style w:type="character" w:customStyle="1" w:styleId="xt0psk2">
    <w:name w:val="xt0psk2"/>
    <w:basedOn w:val="Domylnaczcionkaakapitu"/>
    <w:rsid w:val="005B7712"/>
  </w:style>
  <w:style w:type="paragraph" w:customStyle="1" w:styleId="x1ghz6dp">
    <w:name w:val="x1ghz6dp"/>
    <w:basedOn w:val="Normalny"/>
    <w:rsid w:val="005B7712"/>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customStyle="1" w:styleId="apple-converted-space">
    <w:name w:val="apple-converted-space"/>
    <w:basedOn w:val="Domylnaczcionkaakapitu"/>
    <w:rsid w:val="009D04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zamowienia@megalog.pl"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24</Pages>
  <Words>7425</Words>
  <Characters>53089</Characters>
  <Application>Microsoft Office Word</Application>
  <DocSecurity>0</DocSecurity>
  <Lines>816</Lines>
  <Paragraphs>599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Ewa Retajczyk</cp:lastModifiedBy>
  <cp:revision>4</cp:revision>
  <cp:lastPrinted>2026-10-19T07:43:00Z</cp:lastPrinted>
  <dcterms:created xsi:type="dcterms:W3CDTF">2026-10-19T13:36:00Z</dcterms:created>
  <dcterms:modified xsi:type="dcterms:W3CDTF">2026-10-20T13:56:00Z</dcterms:modified>
</cp:coreProperties>
</file>