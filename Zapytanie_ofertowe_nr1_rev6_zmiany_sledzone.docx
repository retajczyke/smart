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44914D" w14:textId="199FEE7C" w:rsidR="00C31342" w:rsidRPr="005244B8" w:rsidRDefault="00C31342" w:rsidP="005244B8">
      <w:pPr>
        <w:spacing w:after="0" w:line="276" w:lineRule="auto"/>
        <w:jc w:val="right"/>
        <w:rPr>
          <w:rFonts w:cstheme="minorHAnsi"/>
          <w:b/>
          <w:bCs/>
          <w:sz w:val="22"/>
          <w:szCs w:val="22"/>
        </w:rPr>
      </w:pPr>
      <w:r w:rsidRPr="005244B8">
        <w:rPr>
          <w:rFonts w:cstheme="minorHAnsi"/>
          <w:b/>
          <w:bCs/>
          <w:sz w:val="22"/>
          <w:szCs w:val="22"/>
        </w:rPr>
        <w:t xml:space="preserve">Ciechanów, </w:t>
      </w:r>
      <w:r w:rsidRPr="00A174D3">
        <w:rPr>
          <w:rFonts w:cstheme="minorHAnsi"/>
          <w:b/>
          <w:bCs/>
          <w:sz w:val="22"/>
          <w:szCs w:val="22"/>
          <w:highlight w:val="yellow"/>
        </w:rPr>
        <w:t>……</w:t>
      </w:r>
    </w:p>
    <w:p w14:paraId="2C0A5A43" w14:textId="25BEEFD8" w:rsidR="005326F2" w:rsidRPr="005244B8" w:rsidRDefault="005326F2" w:rsidP="005244B8">
      <w:pPr>
        <w:spacing w:after="0" w:line="276" w:lineRule="auto"/>
        <w:jc w:val="center"/>
        <w:rPr>
          <w:rFonts w:cstheme="minorHAnsi"/>
          <w:b/>
          <w:bCs/>
          <w:sz w:val="22"/>
          <w:szCs w:val="22"/>
        </w:rPr>
      </w:pPr>
      <w:r w:rsidRPr="005244B8">
        <w:rPr>
          <w:rFonts w:cstheme="minorHAnsi"/>
          <w:b/>
          <w:bCs/>
          <w:sz w:val="22"/>
          <w:szCs w:val="22"/>
        </w:rPr>
        <w:t xml:space="preserve">ZAPYTANIE OFERTOWE </w:t>
      </w:r>
      <w:r w:rsidR="00A71079" w:rsidRPr="005244B8">
        <w:rPr>
          <w:rFonts w:cstheme="minorHAnsi"/>
          <w:b/>
          <w:bCs/>
          <w:sz w:val="22"/>
          <w:szCs w:val="22"/>
        </w:rPr>
        <w:t>-</w:t>
      </w:r>
      <w:r w:rsidRPr="005244B8">
        <w:rPr>
          <w:rFonts w:cstheme="minorHAnsi"/>
          <w:b/>
          <w:bCs/>
          <w:sz w:val="22"/>
          <w:szCs w:val="22"/>
        </w:rPr>
        <w:t xml:space="preserve"> ZAMÓWIENIE NR 1</w:t>
      </w:r>
    </w:p>
    <w:p w14:paraId="354E05B7" w14:textId="77D0CB50" w:rsidR="005326F2" w:rsidRPr="005244B8" w:rsidRDefault="00C31342" w:rsidP="005244B8">
      <w:pPr>
        <w:spacing w:after="0" w:line="276" w:lineRule="auto"/>
        <w:rPr>
          <w:rFonts w:cstheme="minorHAnsi"/>
          <w:sz w:val="22"/>
          <w:szCs w:val="22"/>
        </w:rPr>
      </w:pPr>
      <w:r w:rsidRPr="005244B8">
        <w:rPr>
          <w:rFonts w:cstheme="minorHAnsi"/>
          <w:b/>
          <w:bCs/>
          <w:sz w:val="22"/>
          <w:szCs w:val="22"/>
        </w:rPr>
        <w:t>Dostawa i uruchomienie ogólnodostępnych stacji ładowania DC dla pojazdów ciężarowych (6 szt.) wraz z oprogramowaniem i systemem monitorowania</w:t>
      </w:r>
      <w:r w:rsidR="00223FF6">
        <w:pict w14:anchorId="525B6986">
          <v:rect id="Prostokąt 95" o:spid="_x0000_s1048"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3DFFA5" w14:textId="77777777" w:rsidR="005326F2" w:rsidRPr="005244B8" w:rsidRDefault="005326F2" w:rsidP="005244B8">
      <w:pPr>
        <w:spacing w:after="0" w:line="276" w:lineRule="auto"/>
        <w:rPr>
          <w:rFonts w:cstheme="minorHAnsi"/>
          <w:b/>
          <w:bCs/>
          <w:sz w:val="22"/>
          <w:szCs w:val="22"/>
        </w:rPr>
      </w:pPr>
      <w:r w:rsidRPr="005244B8">
        <w:rPr>
          <w:rFonts w:cstheme="minorHAnsi"/>
          <w:b/>
          <w:bCs/>
          <w:sz w:val="22"/>
          <w:szCs w:val="22"/>
        </w:rPr>
        <w:t>1. ZAMAWIAJĄCY I INFORMACJE PODSTAWOWE</w:t>
      </w:r>
    </w:p>
    <w:p w14:paraId="1E851F55" w14:textId="77777777" w:rsidR="005326F2" w:rsidRPr="005244B8" w:rsidRDefault="005326F2" w:rsidP="005244B8">
      <w:pPr>
        <w:spacing w:after="0" w:line="276" w:lineRule="auto"/>
        <w:rPr>
          <w:rFonts w:cstheme="minorHAnsi"/>
          <w:sz w:val="22"/>
          <w:szCs w:val="22"/>
        </w:rPr>
      </w:pPr>
      <w:r w:rsidRPr="005244B8">
        <w:rPr>
          <w:rFonts w:cstheme="minorHAnsi"/>
          <w:b/>
          <w:bCs/>
          <w:sz w:val="22"/>
          <w:szCs w:val="22"/>
        </w:rPr>
        <w:t>Zamawiający:</w:t>
      </w:r>
      <w:r w:rsidRPr="005244B8">
        <w:rPr>
          <w:rFonts w:cstheme="minorHAnsi"/>
          <w:sz w:val="22"/>
          <w:szCs w:val="22"/>
        </w:rPr>
        <w:br/>
        <w:t>MEGALOG Sp. z o.o.</w:t>
      </w:r>
      <w:r w:rsidRPr="005244B8">
        <w:rPr>
          <w:rFonts w:cstheme="minorHAnsi"/>
          <w:sz w:val="22"/>
          <w:szCs w:val="22"/>
        </w:rPr>
        <w:br/>
        <w:t>ul. Tysiąclecia 1</w:t>
      </w:r>
      <w:r w:rsidRPr="005244B8">
        <w:rPr>
          <w:rFonts w:cstheme="minorHAnsi"/>
          <w:sz w:val="22"/>
          <w:szCs w:val="22"/>
        </w:rPr>
        <w:br/>
        <w:t>06-400 Ciechanów</w:t>
      </w:r>
    </w:p>
    <w:p w14:paraId="5ECCF74C" w14:textId="77777777" w:rsidR="00A8156F" w:rsidRDefault="00A8156F" w:rsidP="00A8156F">
      <w:pPr>
        <w:spacing w:after="0" w:line="276" w:lineRule="auto"/>
        <w:rPr>
          <w:rFonts w:cstheme="minorHAnsi"/>
          <w:b/>
          <w:bCs/>
          <w:sz w:val="22"/>
          <w:szCs w:val="22"/>
        </w:rPr>
      </w:pPr>
    </w:p>
    <w:p w14:paraId="740FB0CE" w14:textId="121F88BA" w:rsidR="005326F2" w:rsidRPr="005244B8" w:rsidRDefault="005326F2" w:rsidP="005244B8">
      <w:pPr>
        <w:spacing w:after="0" w:line="276" w:lineRule="auto"/>
        <w:rPr>
          <w:rFonts w:cstheme="minorHAnsi"/>
          <w:sz w:val="22"/>
          <w:szCs w:val="22"/>
        </w:rPr>
      </w:pPr>
      <w:r w:rsidRPr="005244B8">
        <w:rPr>
          <w:rFonts w:cstheme="minorHAnsi"/>
          <w:b/>
          <w:bCs/>
          <w:sz w:val="22"/>
          <w:szCs w:val="22"/>
        </w:rPr>
        <w:t>Miejsce realizacji:</w:t>
      </w:r>
      <w:r w:rsidRPr="005244B8">
        <w:rPr>
          <w:rFonts w:cstheme="minorHAnsi"/>
          <w:sz w:val="22"/>
          <w:szCs w:val="22"/>
        </w:rPr>
        <w:br/>
        <w:t>ul. Tysiąclecia 1, 06-400 Ciechanów</w:t>
      </w:r>
    </w:p>
    <w:p w14:paraId="4B7B447E" w14:textId="77777777" w:rsidR="00A8156F" w:rsidRDefault="00A8156F" w:rsidP="00A8156F">
      <w:pPr>
        <w:spacing w:after="0" w:line="276" w:lineRule="auto"/>
        <w:rPr>
          <w:rFonts w:cstheme="minorHAnsi"/>
          <w:b/>
          <w:bCs/>
          <w:sz w:val="22"/>
          <w:szCs w:val="22"/>
        </w:rPr>
      </w:pPr>
    </w:p>
    <w:p w14:paraId="18FEC021" w14:textId="5614539F" w:rsidR="005326F2" w:rsidRPr="005244B8" w:rsidRDefault="005326F2" w:rsidP="005244B8">
      <w:pPr>
        <w:spacing w:after="0" w:line="276" w:lineRule="auto"/>
        <w:rPr>
          <w:rFonts w:cstheme="minorHAnsi"/>
          <w:sz w:val="22"/>
          <w:szCs w:val="22"/>
        </w:rPr>
      </w:pPr>
      <w:r w:rsidRPr="005244B8">
        <w:rPr>
          <w:rFonts w:cstheme="minorHAnsi"/>
          <w:b/>
          <w:bCs/>
          <w:sz w:val="22"/>
          <w:szCs w:val="22"/>
        </w:rPr>
        <w:t>Przedmiot inwestycji:</w:t>
      </w:r>
      <w:r w:rsidRPr="005244B8">
        <w:rPr>
          <w:rFonts w:cstheme="minorHAnsi"/>
          <w:sz w:val="22"/>
          <w:szCs w:val="22"/>
        </w:rPr>
        <w:br/>
        <w:t>Ogólnodostępna stacja ładowania pojazdów ciężarowych, obejmująca 6 stacji ładowania DC (terminali), z których każda posiada jeden punkt ładowania o mocy znamionowej co najmniej 360 kW.</w:t>
      </w:r>
    </w:p>
    <w:p w14:paraId="535C793D" w14:textId="77777777" w:rsidR="00A8156F" w:rsidRDefault="00A8156F" w:rsidP="00A8156F">
      <w:pPr>
        <w:spacing w:after="0" w:line="276" w:lineRule="auto"/>
        <w:rPr>
          <w:rFonts w:cstheme="minorHAnsi"/>
          <w:b/>
          <w:bCs/>
          <w:sz w:val="22"/>
          <w:szCs w:val="22"/>
        </w:rPr>
      </w:pPr>
    </w:p>
    <w:p w14:paraId="001D7E0B" w14:textId="38DE194B" w:rsidR="005326F2" w:rsidRDefault="005326F2">
      <w:pPr>
        <w:spacing w:after="0" w:line="276" w:lineRule="auto"/>
        <w:rPr>
          <w:rFonts w:cstheme="minorHAnsi"/>
          <w:sz w:val="22"/>
          <w:szCs w:val="22"/>
        </w:rPr>
      </w:pPr>
      <w:r w:rsidRPr="00243A45">
        <w:rPr>
          <w:rFonts w:cstheme="minorHAnsi"/>
          <w:b/>
          <w:bCs/>
          <w:sz w:val="22"/>
          <w:szCs w:val="22"/>
        </w:rPr>
        <w:t>Kontakt:</w:t>
      </w:r>
      <w:r w:rsidRPr="00243A45">
        <w:rPr>
          <w:rFonts w:cstheme="minorHAnsi"/>
          <w:sz w:val="22"/>
          <w:szCs w:val="22"/>
        </w:rPr>
        <w:t xml:space="preserve"> </w:t>
      </w:r>
      <w:hyperlink r:id="rId7" w:history="1">
        <w:r w:rsidR="005244B8" w:rsidRPr="00A174D3">
          <w:rPr>
            <w:rStyle w:val="Hipercze"/>
            <w:rFonts w:cstheme="minorHAnsi"/>
            <w:sz w:val="22"/>
            <w:szCs w:val="22"/>
          </w:rPr>
          <w:t>zamowienia@megalog.pl</w:t>
        </w:r>
      </w:hyperlink>
    </w:p>
    <w:p w14:paraId="4F2E2E90" w14:textId="4E299921" w:rsidR="005244B8" w:rsidRPr="005244B8" w:rsidRDefault="005244B8" w:rsidP="005244B8">
      <w:pPr>
        <w:spacing w:after="0" w:line="276" w:lineRule="auto"/>
        <w:rPr>
          <w:rFonts w:cstheme="minorHAnsi"/>
          <w:sz w:val="22"/>
          <w:szCs w:val="22"/>
        </w:rPr>
      </w:pPr>
      <w:r>
        <w:rPr>
          <w:rFonts w:cstheme="minorHAnsi"/>
          <w:sz w:val="22"/>
          <w:szCs w:val="22"/>
        </w:rPr>
        <w:t>Piotr Ziąbrowski, tel. 606 150 956</w:t>
      </w:r>
    </w:p>
    <w:p w14:paraId="7081AA2D" w14:textId="77777777" w:rsidR="00CB3AF9" w:rsidRPr="005244B8" w:rsidRDefault="00CB3AF9" w:rsidP="005244B8">
      <w:pPr>
        <w:spacing w:after="0" w:line="276" w:lineRule="auto"/>
        <w:rPr>
          <w:rFonts w:cstheme="minorHAnsi"/>
          <w:sz w:val="22"/>
          <w:szCs w:val="22"/>
        </w:rPr>
      </w:pPr>
    </w:p>
    <w:p w14:paraId="06792D7D" w14:textId="420784C9" w:rsidR="005326F2" w:rsidRPr="005244B8" w:rsidRDefault="005326F2" w:rsidP="00D804D7">
      <w:pPr>
        <w:spacing w:after="0" w:line="276" w:lineRule="auto"/>
        <w:jc w:val="both"/>
        <w:rPr>
          <w:rFonts w:cstheme="minorHAnsi"/>
          <w:sz w:val="22"/>
          <w:szCs w:val="22"/>
        </w:rPr>
      </w:pPr>
      <w:r>
        <w:rPr>
          <w:rFonts w:cstheme="minorHAnsi"/>
          <w:b/>
          <w:bCs/>
          <w:sz w:val="22"/>
          <w:szCs w:val="22"/>
        </w:rPr>
        <w:t>Termin składania ofert:</w:t>
      </w:r>
      <w:r>
        <w:rPr>
          <w:rFonts w:cstheme="minorHAnsi"/>
          <w:sz w:val="22"/>
          <w:szCs w:val="22"/>
        </w:rPr>
        <w:t xml:space="preserve"> 14 dni kalendarzowych od dnia następującego po dniu upublicznienia zapytania ofertowego, tj. do dnia </w:t>
      </w:r>
      <w:r>
        <w:rPr>
          <w:rFonts w:cstheme="minorHAnsi"/>
          <w:sz w:val="22"/>
          <w:szCs w:val="22"/>
          <w:highlight w:val="yellow"/>
        </w:rPr>
        <w:t>[DO UZUPEŁNIENIA]</w:t>
      </w:r>
      <w:r>
        <w:rPr>
          <w:rFonts w:cstheme="minorHAnsi"/>
          <w:sz w:val="22"/>
          <w:szCs w:val="22"/>
        </w:rPr>
        <w:t xml:space="preserve"> r., do godz. 12:00 (pkt 21).</w:t>
      </w:r>
    </w:p>
    <w:p w14:paraId="5E08CEC4" w14:textId="77777777" w:rsidR="00A8156F" w:rsidRDefault="00A8156F" w:rsidP="00A8156F">
      <w:pPr>
        <w:spacing w:after="0" w:line="276" w:lineRule="auto"/>
        <w:rPr>
          <w:rFonts w:cstheme="minorHAnsi"/>
          <w:b/>
          <w:bCs/>
          <w:sz w:val="22"/>
          <w:szCs w:val="22"/>
        </w:rPr>
      </w:pPr>
    </w:p>
    <w:p w14:paraId="45EA4D3A" w14:textId="57AD6E98" w:rsidR="00755126" w:rsidRDefault="00A8156F" w:rsidP="00755126">
      <w:pPr>
        <w:spacing w:after="0" w:line="276" w:lineRule="auto"/>
        <w:jc w:val="both"/>
        <w:rPr>
          <w:rFonts w:cstheme="minorHAnsi"/>
          <w:b/>
          <w:bCs/>
          <w:sz w:val="22"/>
          <w:szCs w:val="22"/>
        </w:rPr>
      </w:pPr>
      <w:r>
        <w:rPr>
          <w:rFonts w:cstheme="minorHAnsi"/>
          <w:b/>
          <w:bCs/>
          <w:sz w:val="22"/>
          <w:szCs w:val="22"/>
        </w:rPr>
        <w:t>Podstawa realizacji inwestycji:</w:t>
      </w:r>
    </w:p>
    <w:p w14:paraId="71D2BE72" w14:textId="33F1B000" w:rsidR="005326F2" w:rsidRPr="00D804D7" w:rsidRDefault="00A8156F" w:rsidP="00D804D7">
      <w:pPr>
        <w:spacing w:after="0" w:line="276" w:lineRule="auto"/>
        <w:jc w:val="both"/>
        <w:rPr>
          <w:rFonts w:cstheme="minorHAnsi"/>
          <w:b/>
          <w:bCs/>
          <w:sz w:val="22"/>
          <w:szCs w:val="22"/>
        </w:rPr>
      </w:pPr>
      <w:r>
        <w:rPr>
          <w:rFonts w:cstheme="minorHAnsi"/>
          <w:sz w:val="22"/>
          <w:szCs w:val="22"/>
        </w:rPr>
        <w:t>Wniosek o dofinansowanie NFOŚiGW nr 1099/2025 oraz Umowa nr 393/2026/Wn7/OA-IN-FM/D o dofinansowanie realizacji inwestycji ze środków NFOŚiGW zgromadzonych na rachunku Funduszu Modernizacyjnego. Zamówienie jest udzielane z zachowaniem zasady konkurencyjności (§ 6 ust. 4 Umowy o dofinansowanie), na zasadach opisanych w pkt 21-24 niniejszego zapytania ofertowego.</w:t>
      </w:r>
    </w:p>
    <w:p w14:paraId="3CE0FFCE" w14:textId="77777777" w:rsidR="005326F2" w:rsidRPr="005244B8" w:rsidRDefault="005326F2" w:rsidP="00755126">
      <w:pPr>
        <w:spacing w:after="0" w:line="276" w:lineRule="auto"/>
        <w:jc w:val="both"/>
        <w:rPr>
          <w:rFonts w:cstheme="minorHAnsi"/>
          <w:sz w:val="22"/>
          <w:szCs w:val="22"/>
        </w:rPr>
      </w:pPr>
      <w:r w:rsidRPr="005244B8">
        <w:rPr>
          <w:rFonts w:cstheme="minorHAnsi"/>
          <w:sz w:val="22"/>
          <w:szCs w:val="22"/>
        </w:rPr>
        <w:t>Niniejsze zamówienie stanowi Zamówienie nr 1 w ramach realizacji całej inwestycji. Inwestycja jest realizowana w sposób skoordynowany z:</w:t>
      </w:r>
    </w:p>
    <w:p w14:paraId="1EC25409" w14:textId="700FEAB5" w:rsidR="005326F2" w:rsidRPr="005244B8" w:rsidRDefault="005326F2" w:rsidP="00755126">
      <w:pPr>
        <w:numPr>
          <w:ilvl w:val="0"/>
          <w:numId w:val="1"/>
        </w:numPr>
        <w:spacing w:after="0" w:line="276" w:lineRule="auto"/>
        <w:jc w:val="both"/>
        <w:rPr>
          <w:rFonts w:cstheme="minorHAnsi"/>
          <w:sz w:val="22"/>
          <w:szCs w:val="22"/>
        </w:rPr>
      </w:pPr>
      <w:r w:rsidRPr="005244B8">
        <w:rPr>
          <w:rFonts w:cstheme="minorHAnsi"/>
          <w:sz w:val="22"/>
          <w:szCs w:val="22"/>
        </w:rPr>
        <w:t xml:space="preserve">Zamówieniem nr 2 </w:t>
      </w:r>
      <w:r w:rsidR="00A71079" w:rsidRPr="005244B8">
        <w:rPr>
          <w:rFonts w:cstheme="minorHAnsi"/>
          <w:sz w:val="22"/>
          <w:szCs w:val="22"/>
        </w:rPr>
        <w:t>-</w:t>
      </w:r>
      <w:r w:rsidRPr="005244B8">
        <w:rPr>
          <w:rFonts w:cstheme="minorHAnsi"/>
          <w:sz w:val="22"/>
          <w:szCs w:val="22"/>
        </w:rPr>
        <w:t xml:space="preserve"> roboty budowlane obejmujące projekt całej instalacji oraz wykonanie infrastruktury niskiego napięcia, DC, tras teletechnicznych i robót terenowych, wraz z niezależnym nadzorem inwestorskim w zakresie określonym w tym zamówieniu;</w:t>
      </w:r>
    </w:p>
    <w:p w14:paraId="201E9AB7" w14:textId="3BAE9312" w:rsidR="005326F2" w:rsidRPr="005244B8" w:rsidRDefault="005326F2" w:rsidP="00755126">
      <w:pPr>
        <w:numPr>
          <w:ilvl w:val="0"/>
          <w:numId w:val="1"/>
        </w:numPr>
        <w:spacing w:after="0" w:line="276" w:lineRule="auto"/>
        <w:jc w:val="both"/>
        <w:rPr>
          <w:rFonts w:cstheme="minorHAnsi"/>
          <w:sz w:val="22"/>
          <w:szCs w:val="22"/>
        </w:rPr>
      </w:pPr>
      <w:r w:rsidRPr="005244B8">
        <w:rPr>
          <w:rFonts w:cstheme="minorHAnsi"/>
          <w:sz w:val="22"/>
          <w:szCs w:val="22"/>
        </w:rPr>
        <w:t xml:space="preserve">Zamówieniem nr 3 </w:t>
      </w:r>
      <w:r w:rsidR="00A71079" w:rsidRPr="005244B8">
        <w:rPr>
          <w:rFonts w:cstheme="minorHAnsi"/>
          <w:sz w:val="22"/>
          <w:szCs w:val="22"/>
        </w:rPr>
        <w:t>-</w:t>
      </w:r>
      <w:r w:rsidRPr="005244B8">
        <w:rPr>
          <w:rFonts w:cstheme="minorHAnsi"/>
          <w:sz w:val="22"/>
          <w:szCs w:val="22"/>
        </w:rPr>
        <w:t xml:space="preserve"> dostawa kompletnej stacji transformatorowej (kontenerowej) SN/nN wraz z wykonaniem przyłączenia średniego napięcia.</w:t>
      </w:r>
    </w:p>
    <w:p w14:paraId="51220FDC" w14:textId="52B6C172" w:rsidR="00851144" w:rsidRPr="005244B8" w:rsidRDefault="00000000" w:rsidP="00755126">
      <w:pPr>
        <w:spacing w:after="0" w:line="276" w:lineRule="auto"/>
        <w:jc w:val="both"/>
        <w:rPr>
          <w:rFonts w:cstheme="minorHAnsi"/>
          <w:sz w:val="22"/>
          <w:szCs w:val="22"/>
        </w:rPr>
      </w:pPr>
      <w:r w:rsidRPr="005244B8">
        <w:rPr>
          <w:rFonts w:cstheme="minorHAnsi"/>
          <w:sz w:val="22"/>
          <w:szCs w:val="22"/>
        </w:rPr>
        <w:t xml:space="preserve">Podział inwestycji na trzy odrębne zamówienia wynika z odmiennego charakteru ich przedmiotu: Zamówienie nr 1 </w:t>
      </w:r>
      <w:r w:rsidR="00A71079" w:rsidRPr="005244B8">
        <w:rPr>
          <w:rFonts w:cstheme="minorHAnsi"/>
          <w:sz w:val="22"/>
          <w:szCs w:val="22"/>
        </w:rPr>
        <w:t>-</w:t>
      </w:r>
      <w:r w:rsidRPr="005244B8">
        <w:rPr>
          <w:rFonts w:cstheme="minorHAnsi"/>
          <w:sz w:val="22"/>
          <w:szCs w:val="22"/>
        </w:rPr>
        <w:t xml:space="preserve"> dostawa stacji ładowania, Zamówienie nr 3 </w:t>
      </w:r>
      <w:r w:rsidR="00A71079" w:rsidRPr="005244B8">
        <w:rPr>
          <w:rFonts w:cstheme="minorHAnsi"/>
          <w:sz w:val="22"/>
          <w:szCs w:val="22"/>
        </w:rPr>
        <w:t>-</w:t>
      </w:r>
      <w:r w:rsidRPr="005244B8">
        <w:rPr>
          <w:rFonts w:cstheme="minorHAnsi"/>
          <w:sz w:val="22"/>
          <w:szCs w:val="22"/>
        </w:rPr>
        <w:t xml:space="preserve"> dostawa stacji transformatorowej (kontenerowej) wraz z przyłączeniem SN, Zamówienie nr 2 </w:t>
      </w:r>
      <w:r w:rsidR="00A71079" w:rsidRPr="005244B8">
        <w:rPr>
          <w:rFonts w:cstheme="minorHAnsi"/>
          <w:sz w:val="22"/>
          <w:szCs w:val="22"/>
        </w:rPr>
        <w:t>-</w:t>
      </w:r>
      <w:r w:rsidRPr="005244B8">
        <w:rPr>
          <w:rFonts w:cstheme="minorHAnsi"/>
          <w:sz w:val="22"/>
          <w:szCs w:val="22"/>
        </w:rPr>
        <w:t xml:space="preserve"> roboty budowlane. Pozwala to na udział w każdym postępowaniu wykonawców wyspecjalizowanych w danej kategorii zamówień i nie służy ograniczeniu konkurencji. Niniejsze postępowanie obejmuje wyłącznie Zamówienie nr 1, będące częścią zamówień realizowanych w ramach całej inwestycji; zakres pozostałych zamówień opisano powyżej.</w:t>
      </w:r>
    </w:p>
    <w:p w14:paraId="22C7394D"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Zakresy poszczególnych zamówień są wzajemnie zależne. Wykonawca Zamówienia nr 1 zobowiązany jest do współpracy z wykonawcami Zamówienia nr 2 i Zamówienia nr 3 oraz do przekazania danych technicznych niezbędnych do zaprojektowania, wykonania, uruchomienia i odbioru całej inwestycji.</w:t>
      </w:r>
    </w:p>
    <w:p w14:paraId="4FEDF24C" w14:textId="461E5033" w:rsidR="005326F2" w:rsidRPr="005244B8" w:rsidRDefault="005326F2" w:rsidP="005244B8">
      <w:pPr>
        <w:spacing w:after="0" w:line="276" w:lineRule="auto"/>
        <w:jc w:val="both"/>
        <w:rPr>
          <w:rFonts w:cstheme="minorHAnsi"/>
          <w:sz w:val="22"/>
          <w:szCs w:val="22"/>
        </w:rPr>
      </w:pPr>
      <w:r w:rsidRPr="005244B8">
        <w:rPr>
          <w:rFonts w:cstheme="minorHAnsi"/>
          <w:sz w:val="22"/>
          <w:szCs w:val="22"/>
        </w:rPr>
        <w:t xml:space="preserve">Przedmiotem niniejszego zamówienia jest dostawa </w:t>
      </w:r>
      <w:r w:rsidR="00C31342" w:rsidRPr="005244B8">
        <w:rPr>
          <w:rFonts w:cstheme="minorHAnsi"/>
          <w:sz w:val="22"/>
          <w:szCs w:val="22"/>
        </w:rPr>
        <w:t xml:space="preserve">stacji </w:t>
      </w:r>
      <w:r w:rsidRPr="005244B8">
        <w:rPr>
          <w:rFonts w:cstheme="minorHAnsi"/>
          <w:sz w:val="22"/>
          <w:szCs w:val="22"/>
        </w:rPr>
        <w:t xml:space="preserve">ładowania oraz </w:t>
      </w:r>
      <w:r w:rsidR="00C31342" w:rsidRPr="005244B8">
        <w:rPr>
          <w:rFonts w:cstheme="minorHAnsi"/>
          <w:sz w:val="22"/>
          <w:szCs w:val="22"/>
        </w:rPr>
        <w:t xml:space="preserve">ich </w:t>
      </w:r>
      <w:r w:rsidRPr="005244B8">
        <w:rPr>
          <w:rFonts w:cstheme="minorHAnsi"/>
          <w:sz w:val="22"/>
          <w:szCs w:val="22"/>
        </w:rPr>
        <w:t>montaż, konfiguracja, integracja i uruchomienie, wraz z dostawą, konfiguracją, integracją i uruchomieniem Systemu monitorowania i zarządzania danymi dla obwodów zasilających punkty ładowania.</w:t>
      </w:r>
    </w:p>
    <w:p w14:paraId="767537B4" w14:textId="13F794AA" w:rsidR="005326F2" w:rsidRPr="005244B8" w:rsidRDefault="005326F2" w:rsidP="005244B8">
      <w:pPr>
        <w:spacing w:after="0" w:line="276" w:lineRule="auto"/>
        <w:jc w:val="both"/>
        <w:rPr>
          <w:rFonts w:cstheme="minorHAnsi"/>
          <w:sz w:val="22"/>
          <w:szCs w:val="22"/>
        </w:rPr>
      </w:pPr>
      <w:r w:rsidRPr="005244B8">
        <w:rPr>
          <w:rFonts w:cstheme="minorHAnsi"/>
          <w:sz w:val="22"/>
          <w:szCs w:val="22"/>
        </w:rPr>
        <w:t>Infrastruktura SN, stacja transformatorowa, zewnętrzne instalacje nN i DC, trasy kablowe, roboty ziemne, fundamenty, stanowiska postojowe, oświetlenie oraz infrastruktura teletechniczna wykonywane są w ramach Zamówienia nr 2 i Zamówienia nr 3, zgodnie z ich zakresami.</w:t>
      </w:r>
    </w:p>
    <w:p w14:paraId="09E6FC64"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Celem wszystkich trzech zamówień jest wspólne wykonanie kompletnej, ogólnodostępnej stacji ładowania, gotowej do eksploatacji i przeprowadzenia wymaganych odbiorów, w tym odbiorów UDT.</w:t>
      </w:r>
    </w:p>
    <w:p w14:paraId="7D6D2F83" w14:textId="59F9D1EE" w:rsidR="005326F2" w:rsidRPr="005244B8" w:rsidRDefault="005326F2" w:rsidP="005244B8">
      <w:pPr>
        <w:spacing w:after="0" w:line="276" w:lineRule="auto"/>
        <w:jc w:val="both"/>
        <w:rPr>
          <w:rFonts w:cstheme="minorHAnsi"/>
          <w:sz w:val="22"/>
          <w:szCs w:val="22"/>
        </w:rPr>
      </w:pPr>
      <w:r>
        <w:rPr>
          <w:rFonts w:cstheme="minorHAnsi"/>
          <w:sz w:val="22"/>
          <w:szCs w:val="22"/>
        </w:rPr>
        <w:t xml:space="preserve">Termin zakończenia całej inwestycji, obejmujący wykonanie wszystkich zakresów Zamówień nr 1, 2 i 3, przeprowadzenie wymaganych testów, usunięcie ewentualnych usterek całej ogólnodostępnej stacji ładowania, nie może przekroczyć 31.12.2026 r. </w:t>
      </w:r>
    </w:p>
    <w:p w14:paraId="60C4B4B7" w14:textId="1E8A22C9"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Termin wykonania Zamówienia nr 1 wynosi: do 15.12.2026 r., z możliwością wydłużenia po uzyskaniu przez Zamawiającego zgody NFOŚiGW potwierdzonej aneksem do Umowy </w:t>
      </w:r>
      <w:r w:rsidR="00253618" w:rsidRPr="005244B8">
        <w:rPr>
          <w:rFonts w:cstheme="minorHAnsi"/>
          <w:sz w:val="22"/>
          <w:szCs w:val="22"/>
        </w:rPr>
        <w:t>o dofinan</w:t>
      </w:r>
      <w:r w:rsidR="00C1577D">
        <w:rPr>
          <w:rFonts w:cstheme="minorHAnsi"/>
          <w:sz w:val="22"/>
          <w:szCs w:val="22"/>
        </w:rPr>
        <w:t>s</w:t>
      </w:r>
      <w:r w:rsidR="00253618" w:rsidRPr="005244B8">
        <w:rPr>
          <w:rFonts w:cstheme="minorHAnsi"/>
          <w:sz w:val="22"/>
          <w:szCs w:val="22"/>
        </w:rPr>
        <w:t>ow</w:t>
      </w:r>
      <w:r w:rsidR="00C1577D">
        <w:rPr>
          <w:rFonts w:cstheme="minorHAnsi"/>
          <w:sz w:val="22"/>
          <w:szCs w:val="22"/>
        </w:rPr>
        <w:t>a</w:t>
      </w:r>
      <w:r w:rsidR="00253618" w:rsidRPr="005244B8">
        <w:rPr>
          <w:rFonts w:cstheme="minorHAnsi"/>
          <w:sz w:val="22"/>
          <w:szCs w:val="22"/>
        </w:rPr>
        <w:t>nie</w:t>
      </w:r>
      <w:r w:rsidRPr="005244B8">
        <w:rPr>
          <w:rFonts w:cstheme="minorHAnsi"/>
          <w:sz w:val="22"/>
          <w:szCs w:val="22"/>
        </w:rPr>
        <w:t xml:space="preserve"> (szczegóły </w:t>
      </w:r>
      <w:r w:rsidR="00A71079" w:rsidRPr="005244B8">
        <w:rPr>
          <w:rFonts w:cstheme="minorHAnsi"/>
          <w:sz w:val="22"/>
          <w:szCs w:val="22"/>
        </w:rPr>
        <w:t>-</w:t>
      </w:r>
      <w:r w:rsidRPr="005244B8">
        <w:rPr>
          <w:rFonts w:cstheme="minorHAnsi"/>
          <w:sz w:val="22"/>
          <w:szCs w:val="22"/>
        </w:rPr>
        <w:t xml:space="preserve"> pkt 11).</w:t>
      </w:r>
    </w:p>
    <w:p w14:paraId="7555C18B" w14:textId="77777777" w:rsidR="005326F2" w:rsidRPr="005244B8" w:rsidRDefault="00223FF6" w:rsidP="005244B8">
      <w:pPr>
        <w:spacing w:after="0" w:line="276" w:lineRule="auto"/>
        <w:jc w:val="both"/>
        <w:rPr>
          <w:rFonts w:cstheme="minorHAnsi"/>
          <w:sz w:val="22"/>
          <w:szCs w:val="22"/>
        </w:rPr>
      </w:pPr>
      <w:r>
        <w:pict w14:anchorId="7C02C0DF">
          <v:rect id="Prostokąt 93" o:spid="_x0000_s1047"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5EEF55E"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2. PRZEDMIOT ZAMÓWIENIA</w:t>
      </w:r>
    </w:p>
    <w:p w14:paraId="6B480B5C" w14:textId="356672B9" w:rsidR="005326F2" w:rsidRPr="005244B8" w:rsidRDefault="005326F2" w:rsidP="005244B8">
      <w:pPr>
        <w:spacing w:after="0" w:line="276" w:lineRule="auto"/>
        <w:jc w:val="both"/>
        <w:rPr>
          <w:rFonts w:cstheme="minorHAnsi"/>
          <w:sz w:val="22"/>
          <w:szCs w:val="22"/>
        </w:rPr>
      </w:pPr>
      <w:r w:rsidRPr="005244B8">
        <w:rPr>
          <w:rFonts w:cstheme="minorHAnsi"/>
          <w:sz w:val="22"/>
          <w:szCs w:val="22"/>
        </w:rPr>
        <w:t>Przedmiotem zamówienia jest dostawa, montaż, konfiguracja, integracja i uruchomienie 6 stacji ładowania DC (terminali), z których każda posiada jeden punkt ładowania o mocy znamionowej co najmniej 360 kW, przeznaczonych do obsługi pojazdów ciężarowych, wraz z Systemem monitorowania i zarządzania danymi dla obwodów zasilających punkty ładowania.</w:t>
      </w:r>
    </w:p>
    <w:p w14:paraId="45E8BE22"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Preferowana architektura obejmuje:</w:t>
      </w:r>
    </w:p>
    <w:p w14:paraId="0CD305FB" w14:textId="79786DA8"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6 terminali ładowania DC (6 stacji ładowania) o mocy znamionowej co najmniej 360 kW każdy, przypisanych do 6 odrębnych miejsc postojowych;</w:t>
      </w:r>
    </w:p>
    <w:p w14:paraId="169929AE" w14:textId="5AB8DCED" w:rsidR="005326F2" w:rsidRPr="00755126" w:rsidRDefault="005326F2" w:rsidP="00755126">
      <w:pPr>
        <w:numPr>
          <w:ilvl w:val="0"/>
          <w:numId w:val="2"/>
        </w:numPr>
        <w:spacing w:after="0" w:line="276" w:lineRule="auto"/>
        <w:jc w:val="both"/>
        <w:rPr>
          <w:rFonts w:cstheme="minorHAnsi"/>
          <w:sz w:val="22"/>
          <w:szCs w:val="22"/>
        </w:rPr>
      </w:pPr>
      <w:r>
        <w:rPr>
          <w:rFonts w:cstheme="minorHAnsi"/>
          <w:sz w:val="22"/>
          <w:szCs w:val="22"/>
        </w:rPr>
        <w:t xml:space="preserve">wyposażenie każdego terminala w dwa przewody ładowania zakończone złączami CCS2 lub </w:t>
      </w:r>
      <w:r w:rsidRPr="00755126">
        <w:rPr>
          <w:rFonts w:cstheme="minorHAnsi"/>
          <w:sz w:val="22"/>
          <w:szCs w:val="22"/>
        </w:rPr>
        <w:t>Combo 2, zapewniające funkcjonalną redundancję przewodów i złączy dla danego punktu ładowania (w danej chwili aktywny jest wyłącznie jeden przewód);</w:t>
      </w:r>
    </w:p>
    <w:p w14:paraId="0CE0B43B" w14:textId="77777777"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3 jednostki przekształtnikowe o mocy 720 kW każda;</w:t>
      </w:r>
    </w:p>
    <w:p w14:paraId="236F01DE" w14:textId="77777777"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każdą jednostkę przekształtnikową współpracującą z dwoma terminalami;</w:t>
      </w:r>
    </w:p>
    <w:p w14:paraId="74A77198" w14:textId="77777777"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możliwość lokalizacji jednostek przekształtnikowych niezależnie od terminali ładowania;</w:t>
      </w:r>
    </w:p>
    <w:p w14:paraId="56BDCD27" w14:textId="77777777"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rozwiązanie ograniczające wpływ awarii pojedynczego elementu na dostępność pozostałych punktów;</w:t>
      </w:r>
    </w:p>
    <w:p w14:paraId="4A743173" w14:textId="77777777"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możliwość późniejszej rozbudowy oraz łatwego i ekonomicznego serwisowania instalacji.</w:t>
      </w:r>
    </w:p>
    <w:p w14:paraId="6699F24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ramach zamówienia Wykonawca zapewni również:</w:t>
      </w:r>
    </w:p>
    <w:p w14:paraId="104C6C58" w14:textId="77777777" w:rsidR="0041333E" w:rsidRPr="0041333E" w:rsidRDefault="0041333E" w:rsidP="0041333E">
      <w:pPr>
        <w:numPr>
          <w:ilvl w:val="0"/>
          <w:numId w:val="3"/>
        </w:numPr>
        <w:spacing w:after="0" w:line="276" w:lineRule="auto"/>
        <w:jc w:val="both"/>
        <w:rPr>
          <w:rFonts w:cstheme="minorHAnsi"/>
          <w:sz w:val="22"/>
          <w:szCs w:val="22"/>
        </w:rPr>
      </w:pPr>
      <w:r w:rsidRPr="0041333E">
        <w:rPr>
          <w:rFonts w:cstheme="minorHAnsi"/>
          <w:sz w:val="22"/>
          <w:szCs w:val="22"/>
        </w:rPr>
        <w:t>system komunikacji z punktami ładowania zgodny z protokołem OCPP, system rozliczania usług ładowania (billing) oraz obsługę płatności;</w:t>
      </w:r>
    </w:p>
    <w:p w14:paraId="5EE536AC" w14:textId="77777777" w:rsidR="0041333E" w:rsidRPr="0041333E" w:rsidRDefault="0041333E" w:rsidP="0041333E">
      <w:pPr>
        <w:numPr>
          <w:ilvl w:val="0"/>
          <w:numId w:val="3"/>
        </w:numPr>
        <w:spacing w:after="0" w:line="276" w:lineRule="auto"/>
        <w:jc w:val="both"/>
        <w:rPr>
          <w:rFonts w:cstheme="minorHAnsi"/>
          <w:sz w:val="22"/>
          <w:szCs w:val="22"/>
        </w:rPr>
      </w:pPr>
      <w:r w:rsidRPr="0041333E">
        <w:rPr>
          <w:rFonts w:cstheme="minorHAnsi"/>
          <w:sz w:val="22"/>
          <w:szCs w:val="22"/>
        </w:rPr>
        <w:t>system monitorowania i zarządzania danymi dotyczącymi obwodów zasilających punkty ładowania;</w:t>
      </w:r>
    </w:p>
    <w:p w14:paraId="1A6F41FF" w14:textId="5FF780CF" w:rsidR="0041333E" w:rsidRPr="0041333E" w:rsidRDefault="0041333E" w:rsidP="0041333E">
      <w:pPr>
        <w:numPr>
          <w:ilvl w:val="0"/>
          <w:numId w:val="3"/>
        </w:numPr>
        <w:spacing w:after="0" w:line="276" w:lineRule="auto"/>
        <w:jc w:val="both"/>
        <w:rPr>
          <w:rFonts w:cstheme="minorHAnsi"/>
          <w:sz w:val="22"/>
          <w:szCs w:val="22"/>
        </w:rPr>
      </w:pPr>
      <w:r>
        <w:rPr>
          <w:rFonts w:cstheme="minorHAnsi"/>
          <w:sz w:val="22"/>
          <w:szCs w:val="22"/>
        </w:rPr>
        <w:t>otwarte interfejsy komunikacyjne (w szczególności OCPP i API) oraz integrację z systemem operatora płatności, weryfikowaną w pierwszej kolejności podczas testów FAT (Factory Acceptance Test – testów odbiorczych przeprowadzanych w siedzibie producenta przed dostawą), z zapewnieniem Zamawiającemu fizycznego dostępu do urządzeń i interfejsów niezbędnych do przeprowadzenia testów integracyjnych;</w:t>
      </w:r>
    </w:p>
    <w:p w14:paraId="2A33B7D0" w14:textId="77777777" w:rsidR="005326F2" w:rsidRPr="005244B8" w:rsidRDefault="005326F2" w:rsidP="005244B8">
      <w:pPr>
        <w:numPr>
          <w:ilvl w:val="0"/>
          <w:numId w:val="3"/>
        </w:numPr>
        <w:spacing w:after="0" w:line="276" w:lineRule="auto"/>
        <w:jc w:val="both"/>
        <w:rPr>
          <w:rFonts w:cstheme="minorHAnsi"/>
          <w:sz w:val="22"/>
          <w:szCs w:val="22"/>
        </w:rPr>
      </w:pPr>
      <w:r w:rsidRPr="005244B8">
        <w:rPr>
          <w:rFonts w:cstheme="minorHAnsi"/>
          <w:sz w:val="22"/>
          <w:szCs w:val="22"/>
        </w:rPr>
        <w:lastRenderedPageBreak/>
        <w:t>niezbędną dokumentację techniczną, eksploatacyjną i odbiorową;</w:t>
      </w:r>
    </w:p>
    <w:p w14:paraId="1D1F68BA" w14:textId="77777777" w:rsidR="005326F2" w:rsidRPr="005244B8" w:rsidRDefault="005326F2" w:rsidP="005244B8">
      <w:pPr>
        <w:numPr>
          <w:ilvl w:val="0"/>
          <w:numId w:val="3"/>
        </w:numPr>
        <w:spacing w:after="0" w:line="276" w:lineRule="auto"/>
        <w:jc w:val="both"/>
        <w:rPr>
          <w:rFonts w:cstheme="minorHAnsi"/>
          <w:sz w:val="22"/>
          <w:szCs w:val="22"/>
        </w:rPr>
      </w:pPr>
      <w:r w:rsidRPr="005244B8">
        <w:rPr>
          <w:rFonts w:cstheme="minorHAnsi"/>
          <w:sz w:val="22"/>
          <w:szCs w:val="22"/>
        </w:rPr>
        <w:t>szkolenie personelu Zamawiającego;</w:t>
      </w:r>
    </w:p>
    <w:p w14:paraId="590169F5" w14:textId="77777777" w:rsidR="005326F2" w:rsidRPr="005244B8" w:rsidRDefault="005326F2" w:rsidP="005244B8">
      <w:pPr>
        <w:numPr>
          <w:ilvl w:val="0"/>
          <w:numId w:val="3"/>
        </w:numPr>
        <w:spacing w:after="0" w:line="276" w:lineRule="auto"/>
        <w:jc w:val="both"/>
        <w:rPr>
          <w:rFonts w:cstheme="minorHAnsi"/>
          <w:sz w:val="22"/>
          <w:szCs w:val="22"/>
        </w:rPr>
      </w:pPr>
      <w:r w:rsidRPr="005244B8">
        <w:rPr>
          <w:rFonts w:cstheme="minorHAnsi"/>
          <w:sz w:val="22"/>
          <w:szCs w:val="22"/>
        </w:rPr>
        <w:t>serwis i gwarancję;</w:t>
      </w:r>
    </w:p>
    <w:p w14:paraId="264AB34C" w14:textId="77777777" w:rsidR="005326F2" w:rsidRPr="005244B8" w:rsidRDefault="005326F2" w:rsidP="005244B8">
      <w:pPr>
        <w:numPr>
          <w:ilvl w:val="0"/>
          <w:numId w:val="3"/>
        </w:numPr>
        <w:spacing w:after="0" w:line="276" w:lineRule="auto"/>
        <w:jc w:val="both"/>
        <w:rPr>
          <w:rFonts w:cstheme="minorHAnsi"/>
          <w:sz w:val="22"/>
          <w:szCs w:val="22"/>
        </w:rPr>
      </w:pPr>
      <w:r w:rsidRPr="005244B8">
        <w:rPr>
          <w:rFonts w:cstheme="minorHAnsi"/>
          <w:sz w:val="22"/>
          <w:szCs w:val="22"/>
        </w:rPr>
        <w:t>wsparcie techniczne podczas odbiorów oraz badań UDT.</w:t>
      </w:r>
    </w:p>
    <w:p w14:paraId="1ACD358A"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2.1. Zależność od Zamówienia nr 2 i Zamówienia nr 3</w:t>
      </w:r>
    </w:p>
    <w:p w14:paraId="4D8BBB2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Zamówienia nr 1 zobowiązany jest do przekazania Wykonawcy Zamówienia nr 2 oraz Wykonawcy Zamówienia nr 3 wszystkich danych niezbędnych do prawidłowego zaprojektowania i wykonania infrastruktury, w szczególności:</w:t>
      </w:r>
    </w:p>
    <w:p w14:paraId="0498E1EE"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kart katalogowych i danych technicznych urządzeń;</w:t>
      </w:r>
    </w:p>
    <w:p w14:paraId="7820117E"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gabarytów i mas urządzeń;</w:t>
      </w:r>
    </w:p>
    <w:p w14:paraId="014C0B29"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wymagań dotyczących posadowienia;</w:t>
      </w:r>
    </w:p>
    <w:p w14:paraId="5D54C516"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obciążeń;</w:t>
      </w:r>
    </w:p>
    <w:p w14:paraId="1819C8BE"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wymagań dotyczących stref serwisowych;</w:t>
      </w:r>
    </w:p>
    <w:p w14:paraId="3036E79B"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wymaganych odległości i przestrzeni technologicznych;</w:t>
      </w:r>
    </w:p>
    <w:p w14:paraId="45600332"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schematów elektrycznych;</w:t>
      </w:r>
    </w:p>
    <w:p w14:paraId="0F675F7F"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parametrów zasilania;</w:t>
      </w:r>
    </w:p>
    <w:p w14:paraId="0BC745CF"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list zaciskowych;</w:t>
      </w:r>
    </w:p>
    <w:p w14:paraId="76CDD24A"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wymagań dotyczących kabli;</w:t>
      </w:r>
    </w:p>
    <w:p w14:paraId="510954A5"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maksymalnych długości przewodów;</w:t>
      </w:r>
    </w:p>
    <w:p w14:paraId="6E013034"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wymagań dotyczących zabezpieczeń;</w:t>
      </w:r>
    </w:p>
    <w:p w14:paraId="3EA33B2B"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bilansu mocy;</w:t>
      </w:r>
    </w:p>
    <w:p w14:paraId="1721B944"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wymagań komunikacyjnych;</w:t>
      </w:r>
    </w:p>
    <w:p w14:paraId="03CD149D"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danych niezbędnych do wykonania fundamentów i tras kablowych;</w:t>
      </w:r>
    </w:p>
    <w:p w14:paraId="6D9C7345"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danych niezbędnych do przygotowania dokumentacji UDT;</w:t>
      </w:r>
    </w:p>
    <w:p w14:paraId="25FF0CAA"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danych dotyczących punktów pomiarowych, interfejsów komunikacyjnych i wymagań Systemu monitorowania i zarządzania danymi dla obwodów zasilających punkty ładowania.</w:t>
      </w:r>
    </w:p>
    <w:p w14:paraId="44958D21"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Zamówienia nr 1 będzie współpracował z projektantem odpowiedzialnym za Zamówienie nr 2 oraz z wykonawcą infrastruktury SN z Zamówienia nr 3 przy uzgadnianiu wszystkich punktów styku.</w:t>
      </w:r>
    </w:p>
    <w:p w14:paraId="38540DB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Zmiana parametrów urządzeń po ich zatwierdzeniu może nastąpić wyłącznie po sprawdzeniu jej wpływu na projekt, fundamenty, instalacje nN/DC, zasilanie SN/nN, bilans mocy, harmonogram, koszty oraz wymagania finansowania inwestycji.</w:t>
      </w:r>
    </w:p>
    <w:p w14:paraId="0BA01B4D"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Uzasadnienie preferowanej architektury</w:t>
      </w:r>
    </w:p>
    <w:p w14:paraId="18441452" w14:textId="06AA7EED" w:rsidR="005326F2" w:rsidRPr="005244B8" w:rsidRDefault="005326F2" w:rsidP="005244B8">
      <w:pPr>
        <w:spacing w:after="0" w:line="276" w:lineRule="auto"/>
        <w:jc w:val="both"/>
        <w:rPr>
          <w:rFonts w:cstheme="minorHAnsi"/>
          <w:sz w:val="22"/>
          <w:szCs w:val="22"/>
        </w:rPr>
      </w:pPr>
      <w:r>
        <w:rPr>
          <w:rFonts w:cstheme="minorHAnsi"/>
          <w:sz w:val="22"/>
          <w:szCs w:val="22"/>
        </w:rPr>
        <w:t>Zamawiający, kierując się zasadą określoną w § 6 ust. 4 lit. b) Umowy</w:t>
      </w:r>
      <w:r w:rsidR="00755126">
        <w:rPr>
          <w:rFonts w:cstheme="minorHAnsi"/>
          <w:sz w:val="22"/>
          <w:szCs w:val="22"/>
        </w:rPr>
        <w:t xml:space="preserve"> </w:t>
      </w:r>
      <w:r>
        <w:rPr>
          <w:rFonts w:cstheme="minorHAnsi"/>
          <w:sz w:val="22"/>
          <w:szCs w:val="22"/>
        </w:rPr>
        <w:t>o dofinansowanie, zgodnie z którą zamówienie powinno zostać udzielone „w sposób zapewniający uzyskanie najlepszych efektów zamówienia w stosunku do poniesionych nakładów”, preferuje rozwiązanie łączące rozproszoną architekturę urządzeń, funkcjonalną redundancję przewodów i złączy CCS2 oraz ograniczenie wpływu awarii pojedynczych elementów na dostępność poszczególnych punktów ładowania.</w:t>
      </w:r>
    </w:p>
    <w:p w14:paraId="06CC3BE0"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Preferowana architektura ma zapewnić w szczególności:</w:t>
      </w:r>
    </w:p>
    <w:p w14:paraId="6421A8AF"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łatwiejszy dostęp do urządzeń podczas czynności serwisowych;</w:t>
      </w:r>
    </w:p>
    <w:p w14:paraId="7A513722"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możliwość elastycznego rozmieszczenia jednostek przekształtnikowych;</w:t>
      </w:r>
    </w:p>
    <w:p w14:paraId="18BD1355"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ograniczenie skutków awarii pojedynczego elementu;</w:t>
      </w:r>
    </w:p>
    <w:p w14:paraId="289B60A6"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zwiększenie dostępności punktów ładowania dzięki redundantnym przewodom i złączom;</w:t>
      </w:r>
    </w:p>
    <w:p w14:paraId="6BD77FB1"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możliwość późniejszej rozbudowy instalacji;</w:t>
      </w:r>
    </w:p>
    <w:p w14:paraId="454A9CC4"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korzystną relację funkcjonalności, niezawodności, kosztów eksploatacji i nakładów inwestycyjnych.</w:t>
      </w:r>
    </w:p>
    <w:p w14:paraId="5A6CE198" w14:textId="5D756DEB"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 xml:space="preserve">Dopuszcza się rozwiązania równoważne pod względem funkcjonalnym i technicznym, zapewniające wymagane parametry, funkcjonalność, dostępność, możliwości serwisowe i rozwojowe oraz porównywalne lub lepsze efekty zamówienia w stosunku do poniesionych nakładów. Wskazana architektura ma charakter wzorca referencyjnego </w:t>
      </w:r>
      <w:r w:rsidR="00055510" w:rsidRPr="005244B8">
        <w:rPr>
          <w:rFonts w:cstheme="minorHAnsi"/>
          <w:sz w:val="22"/>
          <w:szCs w:val="22"/>
        </w:rPr>
        <w:t>-</w:t>
      </w:r>
      <w:r w:rsidRPr="005244B8">
        <w:rPr>
          <w:rFonts w:cstheme="minorHAnsi"/>
          <w:sz w:val="22"/>
          <w:szCs w:val="22"/>
        </w:rPr>
        <w:t xml:space="preserve"> nie stanowi kryterium oceny ofert ani wymagania obligatoryjnego; zaoferowanie rozwiązania równoważnego nie powoduje niekorzystnej oceny oferty.</w:t>
      </w:r>
    </w:p>
    <w:p w14:paraId="1E176E9F" w14:textId="77777777" w:rsidR="005326F2" w:rsidRPr="005244B8" w:rsidRDefault="00223FF6" w:rsidP="005244B8">
      <w:pPr>
        <w:spacing w:after="0" w:line="276" w:lineRule="auto"/>
        <w:jc w:val="both"/>
        <w:rPr>
          <w:rFonts w:cstheme="minorHAnsi"/>
          <w:sz w:val="22"/>
          <w:szCs w:val="22"/>
        </w:rPr>
      </w:pPr>
      <w:r>
        <w:pict w14:anchorId="67387B15">
          <v:rect id="Prostokąt 91" o:spid="_x0000_s1046"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3FB7A8B"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3. WYMAGANIA TECHNICZNE</w:t>
      </w:r>
    </w:p>
    <w:p w14:paraId="6198E37C"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3.1. Punkty ładowania</w:t>
      </w:r>
    </w:p>
    <w:p w14:paraId="415C06B4" w14:textId="017F6F46" w:rsidR="005326F2" w:rsidRPr="005244B8" w:rsidRDefault="005326F2" w:rsidP="005244B8">
      <w:pPr>
        <w:spacing w:after="0" w:line="276" w:lineRule="auto"/>
        <w:jc w:val="both"/>
        <w:rPr>
          <w:rFonts w:cstheme="minorHAnsi"/>
          <w:sz w:val="22"/>
          <w:szCs w:val="22"/>
        </w:rPr>
      </w:pPr>
      <w:r w:rsidRPr="005244B8">
        <w:rPr>
          <w:rFonts w:cstheme="minorHAnsi"/>
          <w:sz w:val="22"/>
          <w:szCs w:val="22"/>
        </w:rPr>
        <w:t>Wymaga się dostawy i uruchomienia 6 stacji ładowania DC (terminali), z których każda posiada jeden punkt ładowania o mocy znamionowej co najmniej 360 kW.</w:t>
      </w:r>
    </w:p>
    <w:p w14:paraId="027A0E7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Każdy punkt ładowania będzie przypisany do jednego miejsca postojowego.</w:t>
      </w:r>
    </w:p>
    <w:p w14:paraId="1F8ACF38"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Każdy terminal powinien być wyposażony w:</w:t>
      </w:r>
    </w:p>
    <w:p w14:paraId="2B3C49D9" w14:textId="74D482F0" w:rsidR="005326F2" w:rsidRPr="005244B8" w:rsidRDefault="005326F2" w:rsidP="005244B8">
      <w:pPr>
        <w:numPr>
          <w:ilvl w:val="0"/>
          <w:numId w:val="6"/>
        </w:numPr>
        <w:spacing w:after="0" w:line="276" w:lineRule="auto"/>
        <w:jc w:val="both"/>
        <w:rPr>
          <w:rFonts w:cstheme="minorHAnsi"/>
          <w:sz w:val="22"/>
          <w:szCs w:val="22"/>
        </w:rPr>
      </w:pPr>
      <w:r w:rsidRPr="005244B8">
        <w:rPr>
          <w:rFonts w:cstheme="minorHAnsi"/>
          <w:sz w:val="22"/>
          <w:szCs w:val="22"/>
        </w:rPr>
        <w:t xml:space="preserve">co najmniej jeden przewód ładowania (preferowane dwa przewody </w:t>
      </w:r>
      <w:r w:rsidR="00A4364B" w:rsidRPr="005244B8">
        <w:rPr>
          <w:rFonts w:cstheme="minorHAnsi"/>
          <w:sz w:val="22"/>
          <w:szCs w:val="22"/>
        </w:rPr>
        <w:t>-</w:t>
      </w:r>
      <w:r w:rsidRPr="005244B8">
        <w:rPr>
          <w:rFonts w:cstheme="minorHAnsi"/>
          <w:sz w:val="22"/>
          <w:szCs w:val="22"/>
        </w:rPr>
        <w:t xml:space="preserve"> drugi jako rezerwowy);</w:t>
      </w:r>
    </w:p>
    <w:p w14:paraId="42E9E4A5" w14:textId="65C0025F" w:rsidR="005326F2" w:rsidRPr="005244B8" w:rsidRDefault="005326F2" w:rsidP="005244B8">
      <w:pPr>
        <w:numPr>
          <w:ilvl w:val="0"/>
          <w:numId w:val="6"/>
        </w:numPr>
        <w:spacing w:after="0" w:line="276" w:lineRule="auto"/>
        <w:jc w:val="both"/>
        <w:rPr>
          <w:rFonts w:cstheme="minorHAnsi"/>
          <w:sz w:val="22"/>
          <w:szCs w:val="22"/>
        </w:rPr>
      </w:pPr>
      <w:r>
        <w:rPr>
          <w:rFonts w:cstheme="minorHAnsi"/>
          <w:sz w:val="22"/>
          <w:szCs w:val="22"/>
        </w:rPr>
        <w:t>złącza CCS2 lub Combo 2 zgodne z normą EN 62196-3:2014;</w:t>
      </w:r>
    </w:p>
    <w:p w14:paraId="21F56D7A" w14:textId="55D408D0" w:rsidR="005326F2" w:rsidRPr="005244B8" w:rsidRDefault="005326F2" w:rsidP="005244B8">
      <w:pPr>
        <w:numPr>
          <w:ilvl w:val="0"/>
          <w:numId w:val="6"/>
        </w:numPr>
        <w:spacing w:after="0" w:line="276" w:lineRule="auto"/>
        <w:jc w:val="both"/>
        <w:rPr>
          <w:rFonts w:cstheme="minorHAnsi"/>
          <w:sz w:val="22"/>
          <w:szCs w:val="22"/>
        </w:rPr>
      </w:pPr>
      <w:r>
        <w:rPr>
          <w:rFonts w:cstheme="minorHAnsi"/>
          <w:sz w:val="22"/>
          <w:szCs w:val="22"/>
        </w:rPr>
        <w:t>przewody o długości użytkowej co najmniej 5 m;</w:t>
      </w:r>
    </w:p>
    <w:p w14:paraId="5F75AB7F" w14:textId="7EEA960E" w:rsidR="005326F2" w:rsidRPr="005244B8" w:rsidRDefault="005326F2" w:rsidP="005244B8">
      <w:pPr>
        <w:numPr>
          <w:ilvl w:val="0"/>
          <w:numId w:val="6"/>
        </w:numPr>
        <w:spacing w:after="0" w:line="276" w:lineRule="auto"/>
        <w:jc w:val="both"/>
        <w:rPr>
          <w:rFonts w:cstheme="minorHAnsi"/>
          <w:sz w:val="22"/>
          <w:szCs w:val="22"/>
        </w:rPr>
      </w:pPr>
      <w:r w:rsidRPr="005244B8">
        <w:rPr>
          <w:rFonts w:cstheme="minorHAnsi"/>
          <w:sz w:val="22"/>
          <w:szCs w:val="22"/>
        </w:rPr>
        <w:t xml:space="preserve">w przypadku zaoferowania dwóch przewodów </w:t>
      </w:r>
      <w:r w:rsidR="00A4364B" w:rsidRPr="005244B8">
        <w:rPr>
          <w:rFonts w:cstheme="minorHAnsi"/>
          <w:sz w:val="22"/>
          <w:szCs w:val="22"/>
        </w:rPr>
        <w:t>-</w:t>
      </w:r>
      <w:r w:rsidRPr="005244B8">
        <w:rPr>
          <w:rFonts w:cstheme="minorHAnsi"/>
          <w:sz w:val="22"/>
          <w:szCs w:val="22"/>
        </w:rPr>
        <w:t xml:space="preserve"> rozwiązanie zapewniające funkcjonalną redundancję przewodów i złączy;</w:t>
      </w:r>
    </w:p>
    <w:p w14:paraId="40412099" w14:textId="77777777" w:rsidR="005326F2" w:rsidRPr="005244B8" w:rsidRDefault="005326F2" w:rsidP="005244B8">
      <w:pPr>
        <w:numPr>
          <w:ilvl w:val="0"/>
          <w:numId w:val="6"/>
        </w:numPr>
        <w:spacing w:after="0" w:line="276" w:lineRule="auto"/>
        <w:jc w:val="both"/>
        <w:rPr>
          <w:rFonts w:cstheme="minorHAnsi"/>
          <w:sz w:val="22"/>
          <w:szCs w:val="22"/>
        </w:rPr>
      </w:pPr>
      <w:r w:rsidRPr="005244B8">
        <w:rPr>
          <w:rFonts w:cstheme="minorHAnsi"/>
          <w:sz w:val="22"/>
          <w:szCs w:val="22"/>
        </w:rPr>
        <w:t>rozwiązania odpowiednie do obsługi pojazdów kategorii N2/N3.</w:t>
      </w:r>
    </w:p>
    <w:p w14:paraId="1D8C51E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Dwa przewody jednego terminala stanowią wyposażenie jednego punktu ładowania i nie zwiększają liczby punktów ładowania. W danej chwili pojazd może być ładowany wyłącznie jednym przewodem terminala, z mocą wymaganą dla punktu ładowania; drugi przewód stanowi rezerwę i nie może służyć do jednoczesnego ładowania drugiego pojazdu.</w:t>
      </w:r>
    </w:p>
    <w:p w14:paraId="560FC60D"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3.2. Architektura mocy</w:t>
      </w:r>
    </w:p>
    <w:p w14:paraId="362DB684"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Preferowana jest konfiguracja:</w:t>
      </w:r>
    </w:p>
    <w:p w14:paraId="12BFBEF9" w14:textId="77777777" w:rsidR="005326F2" w:rsidRPr="005244B8" w:rsidRDefault="005326F2" w:rsidP="005244B8">
      <w:pPr>
        <w:spacing w:after="0" w:line="276" w:lineRule="auto"/>
        <w:jc w:val="both"/>
        <w:rPr>
          <w:rFonts w:cstheme="minorHAnsi"/>
          <w:sz w:val="22"/>
          <w:szCs w:val="22"/>
        </w:rPr>
      </w:pPr>
      <w:r w:rsidRPr="005244B8">
        <w:rPr>
          <w:rFonts w:cstheme="minorHAnsi"/>
          <w:b/>
          <w:bCs/>
          <w:sz w:val="22"/>
          <w:szCs w:val="22"/>
        </w:rPr>
        <w:t>3 × 720 kW DC + 6 × 360 kW terminali DC.</w:t>
      </w:r>
    </w:p>
    <w:p w14:paraId="610E01D7"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Każda jednostka przekształtnikowa powinna współpracować z dwoma terminalami.</w:t>
      </w:r>
    </w:p>
    <w:p w14:paraId="7169757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Dopuszcza się inne rozwiązania techniczne, jeżeli zapewnią co najmniej:</w:t>
      </w:r>
    </w:p>
    <w:p w14:paraId="75CC2055" w14:textId="5ACD08EC" w:rsidR="005326F2" w:rsidRPr="005244B8" w:rsidRDefault="005326F2" w:rsidP="005244B8">
      <w:pPr>
        <w:numPr>
          <w:ilvl w:val="0"/>
          <w:numId w:val="7"/>
        </w:numPr>
        <w:spacing w:after="0" w:line="276" w:lineRule="auto"/>
        <w:jc w:val="both"/>
        <w:rPr>
          <w:rFonts w:cstheme="minorHAnsi"/>
          <w:sz w:val="22"/>
          <w:szCs w:val="22"/>
        </w:rPr>
      </w:pPr>
      <w:r w:rsidRPr="005244B8">
        <w:rPr>
          <w:rFonts w:cstheme="minorHAnsi"/>
          <w:sz w:val="22"/>
          <w:szCs w:val="22"/>
        </w:rPr>
        <w:t>6 niezależnych stacji ładowania, każda z jednym punktem ładowania;</w:t>
      </w:r>
    </w:p>
    <w:p w14:paraId="33014F72" w14:textId="45D3BAA7" w:rsidR="005326F2" w:rsidRPr="005244B8" w:rsidRDefault="005326F2" w:rsidP="005244B8">
      <w:pPr>
        <w:numPr>
          <w:ilvl w:val="0"/>
          <w:numId w:val="7"/>
        </w:numPr>
        <w:spacing w:after="0" w:line="276" w:lineRule="auto"/>
        <w:jc w:val="both"/>
        <w:rPr>
          <w:rFonts w:cstheme="minorHAnsi"/>
          <w:sz w:val="22"/>
          <w:szCs w:val="22"/>
        </w:rPr>
      </w:pPr>
      <w:r w:rsidRPr="005244B8">
        <w:rPr>
          <w:rFonts w:cstheme="minorHAnsi"/>
          <w:sz w:val="22"/>
          <w:szCs w:val="22"/>
        </w:rPr>
        <w:t>moc znamionową co najmniej 360 kW;</w:t>
      </w:r>
    </w:p>
    <w:p w14:paraId="545197E9" w14:textId="77777777" w:rsidR="005326F2" w:rsidRPr="005244B8" w:rsidRDefault="005326F2" w:rsidP="005244B8">
      <w:pPr>
        <w:numPr>
          <w:ilvl w:val="0"/>
          <w:numId w:val="7"/>
        </w:numPr>
        <w:spacing w:after="0" w:line="276" w:lineRule="auto"/>
        <w:jc w:val="both"/>
        <w:rPr>
          <w:rFonts w:cstheme="minorHAnsi"/>
          <w:sz w:val="22"/>
          <w:szCs w:val="22"/>
        </w:rPr>
      </w:pPr>
      <w:r w:rsidRPr="005244B8">
        <w:rPr>
          <w:rFonts w:cstheme="minorHAnsi"/>
          <w:sz w:val="22"/>
          <w:szCs w:val="22"/>
        </w:rPr>
        <w:t>wymagany poziom dostępności;</w:t>
      </w:r>
    </w:p>
    <w:p w14:paraId="593DBB22" w14:textId="77777777" w:rsidR="005326F2" w:rsidRPr="005244B8" w:rsidRDefault="005326F2" w:rsidP="005244B8">
      <w:pPr>
        <w:numPr>
          <w:ilvl w:val="0"/>
          <w:numId w:val="7"/>
        </w:numPr>
        <w:spacing w:after="0" w:line="276" w:lineRule="auto"/>
        <w:jc w:val="both"/>
        <w:rPr>
          <w:rFonts w:cstheme="minorHAnsi"/>
          <w:sz w:val="22"/>
          <w:szCs w:val="22"/>
        </w:rPr>
      </w:pPr>
      <w:r w:rsidRPr="005244B8">
        <w:rPr>
          <w:rFonts w:cstheme="minorHAnsi"/>
          <w:sz w:val="22"/>
          <w:szCs w:val="22"/>
        </w:rPr>
        <w:t>możliwość odpowiedniego zarządzania mocą;</w:t>
      </w:r>
    </w:p>
    <w:p w14:paraId="3040DA00" w14:textId="77777777" w:rsidR="005326F2" w:rsidRPr="005244B8" w:rsidRDefault="005326F2" w:rsidP="005244B8">
      <w:pPr>
        <w:numPr>
          <w:ilvl w:val="0"/>
          <w:numId w:val="7"/>
        </w:numPr>
        <w:spacing w:after="0" w:line="276" w:lineRule="auto"/>
        <w:jc w:val="both"/>
        <w:rPr>
          <w:rFonts w:cstheme="minorHAnsi"/>
          <w:sz w:val="22"/>
          <w:szCs w:val="22"/>
        </w:rPr>
      </w:pPr>
      <w:r w:rsidRPr="005244B8">
        <w:rPr>
          <w:rFonts w:cstheme="minorHAnsi"/>
          <w:sz w:val="22"/>
          <w:szCs w:val="22"/>
        </w:rPr>
        <w:t>funkcjonalność równoważną lub lepszą względem rozwiązania preferowanego.</w:t>
      </w:r>
    </w:p>
    <w:p w14:paraId="42F7F2E3"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przedstawi schemat technologiczny oferowanego rozwiązania oraz sposób podziału i zarządzania mocą.</w:t>
      </w:r>
    </w:p>
    <w:p w14:paraId="3D2DD3D8"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3.3. Parametry elektryczne</w:t>
      </w:r>
    </w:p>
    <w:p w14:paraId="2224D618"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Oferta musi zawierać co najmniej:</w:t>
      </w:r>
    </w:p>
    <w:p w14:paraId="7A361B46"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zakres napięcia zasilania AC;</w:t>
      </w:r>
    </w:p>
    <w:p w14:paraId="08C1545A"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zakres napięcia wyjściowego DC;</w:t>
      </w:r>
    </w:p>
    <w:p w14:paraId="7BCDC733"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maksymalny prąd wyjściowy;</w:t>
      </w:r>
    </w:p>
    <w:p w14:paraId="205FECCF"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sprawność urządzeń;</w:t>
      </w:r>
    </w:p>
    <w:p w14:paraId="1B0C8FA7"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współczynnik mocy;</w:t>
      </w:r>
    </w:p>
    <w:p w14:paraId="4BEFB3F6"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maksymalny pobór mocy AC;</w:t>
      </w:r>
    </w:p>
    <w:p w14:paraId="45D7CA58"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wymagania dotyczące chłodzenia;</w:t>
      </w:r>
    </w:p>
    <w:p w14:paraId="027A73FB"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wymagania dotyczące zabezpieczeń;</w:t>
      </w:r>
    </w:p>
    <w:p w14:paraId="2EC007C7"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warunki pracy przy obciążeniu maksymalnym;</w:t>
      </w:r>
    </w:p>
    <w:p w14:paraId="17F71B7D"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lastRenderedPageBreak/>
        <w:t>sposób ograniczania mocy w przypadku ograniczenia mocy dostępnej po stronie AC.</w:t>
      </w:r>
    </w:p>
    <w:p w14:paraId="7DE64BB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przedstawi bilans mocy dla pełnego obciążenia 6 × 360 kW DC.</w:t>
      </w:r>
    </w:p>
    <w:p w14:paraId="06F4C737" w14:textId="6E46F66F" w:rsidR="005326F2" w:rsidRPr="005244B8" w:rsidRDefault="005326F2" w:rsidP="005244B8">
      <w:pPr>
        <w:spacing w:after="0" w:line="276" w:lineRule="auto"/>
        <w:jc w:val="both"/>
        <w:rPr>
          <w:rFonts w:cstheme="minorHAnsi"/>
          <w:sz w:val="22"/>
          <w:szCs w:val="22"/>
        </w:rPr>
      </w:pPr>
      <w:r w:rsidRPr="005244B8">
        <w:rPr>
          <w:rFonts w:cstheme="minorHAnsi"/>
          <w:sz w:val="22"/>
          <w:szCs w:val="22"/>
        </w:rPr>
        <w:t>W szczególności należy uwzględnić fakt, że dla inwestycji przyjęto moc przyłączeniową około 2,2 MW, przy łącznej nominalnej mocy wyjściowej DC 2,16 MW oraz uwzględnić sprawność urządzeń i pobór mocy na potrzeby własne.</w:t>
      </w:r>
    </w:p>
    <w:p w14:paraId="778B40F3"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Sama deklaracja mocy znamionowej punktów nie jest wystarczająca do potwierdzenia możliwości ich jednoczesnej pracy.</w:t>
      </w:r>
    </w:p>
    <w:p w14:paraId="34479E6B" w14:textId="2357BABB"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wskaże sposób zarządzania mocą w przypadku ograniczenia mocy dostępnej po stronie AC oraz sposób współpracy systemu z infrastrukturą zasilającą realizowaną w ramach Zamówienia nr 3. Dopuszcza się zarządzanie mocą pomiędzy punktami pod warunkiem, że każdy punkt ładowania, w którym ładowany jest pojazd, jest zdolny do pracy z mocą co najmniej 3</w:t>
      </w:r>
      <w:r w:rsidR="00A4364B" w:rsidRPr="005244B8">
        <w:rPr>
          <w:rFonts w:cstheme="minorHAnsi"/>
          <w:sz w:val="22"/>
          <w:szCs w:val="22"/>
        </w:rPr>
        <w:t>6</w:t>
      </w:r>
      <w:r w:rsidRPr="005244B8">
        <w:rPr>
          <w:rFonts w:cstheme="minorHAnsi"/>
          <w:sz w:val="22"/>
          <w:szCs w:val="22"/>
        </w:rPr>
        <w:t>0 kW; Wykonawca wskaże, ile punktów może pracować jednocześnie z taką mocą przy mocy przyłączeniowej 2,2 MW.</w:t>
      </w:r>
    </w:p>
    <w:p w14:paraId="3A95372D" w14:textId="77777777" w:rsidR="005326F2" w:rsidRPr="005244B8" w:rsidRDefault="00223FF6" w:rsidP="005244B8">
      <w:pPr>
        <w:spacing w:after="0" w:line="276" w:lineRule="auto"/>
        <w:jc w:val="both"/>
        <w:rPr>
          <w:rFonts w:cstheme="minorHAnsi"/>
          <w:sz w:val="22"/>
          <w:szCs w:val="22"/>
        </w:rPr>
      </w:pPr>
      <w:r>
        <w:pict w14:anchorId="07A4CC13">
          <v:rect id="Prostokąt 89" o:spid="_x0000_s1045"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9729E0E" w14:textId="373333D0"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 xml:space="preserve">4. SYSTEM MONITOROWANIA I ZARZĄDZANIA DANYMI DLA OBWODÓW ZASILAJĄCYCH PUNKTY ŁADOWANIA </w:t>
      </w:r>
    </w:p>
    <w:p w14:paraId="0D26375C" w14:textId="49D29327" w:rsidR="00851144" w:rsidRPr="005244B8" w:rsidRDefault="00000000" w:rsidP="005244B8">
      <w:pPr>
        <w:spacing w:after="0" w:line="276" w:lineRule="auto"/>
        <w:jc w:val="both"/>
        <w:rPr>
          <w:rFonts w:cstheme="minorHAnsi"/>
          <w:sz w:val="22"/>
          <w:szCs w:val="22"/>
        </w:rPr>
      </w:pPr>
      <w:r w:rsidRPr="005244B8">
        <w:rPr>
          <w:rFonts w:cstheme="minorHAnsi"/>
          <w:sz w:val="22"/>
          <w:szCs w:val="22"/>
        </w:rPr>
        <w:t>Poniższe wymagania stanowią opis przedmiotu zamówienia</w:t>
      </w:r>
      <w:r w:rsidR="00A4364B" w:rsidRPr="005244B8">
        <w:rPr>
          <w:rFonts w:cstheme="minorHAnsi"/>
          <w:sz w:val="22"/>
          <w:szCs w:val="22"/>
        </w:rPr>
        <w:t xml:space="preserve">, wskazane </w:t>
      </w:r>
      <w:r w:rsidRPr="005244B8">
        <w:rPr>
          <w:rFonts w:cstheme="minorHAnsi"/>
          <w:sz w:val="22"/>
          <w:szCs w:val="22"/>
        </w:rPr>
        <w:t>normy, klasy i parametry określają minimalną funkcjonalność systemu; Zamawiający dopuszcza rozwiązania równoważne pod względem funkcjonalnym i technicznym, jeżeli Wykonawca wykaże ich równoważność w ofercie. System monitorowania obwodów zasilających punkty ładowania uzupełnia system operatorski OCPP (pkt 5), który odpowiada za zarządzanie i monitoring punktów ładowania (stan, dostępność, sesje, alarmy, rozliczenia).</w:t>
      </w:r>
    </w:p>
    <w:p w14:paraId="0E2687B6" w14:textId="66AC6B16" w:rsidR="005326F2" w:rsidRPr="005244B8" w:rsidRDefault="008F3CD5" w:rsidP="005244B8">
      <w:pPr>
        <w:spacing w:after="0" w:line="276" w:lineRule="auto"/>
        <w:jc w:val="both"/>
        <w:rPr>
          <w:rFonts w:cstheme="minorHAnsi"/>
          <w:sz w:val="22"/>
          <w:szCs w:val="22"/>
        </w:rPr>
      </w:pPr>
      <w:r w:rsidRPr="005244B8">
        <w:rPr>
          <w:rFonts w:cstheme="minorHAnsi"/>
          <w:b/>
          <w:sz w:val="22"/>
          <w:szCs w:val="22"/>
        </w:rPr>
        <w:t>Miejsce objęte monitoringiem</w:t>
      </w:r>
      <w:r w:rsidR="005326F2" w:rsidRPr="005244B8">
        <w:rPr>
          <w:rFonts w:cstheme="minorHAnsi"/>
          <w:b/>
          <w:sz w:val="22"/>
          <w:szCs w:val="22"/>
        </w:rPr>
        <w:t xml:space="preserve">: </w:t>
      </w:r>
      <w:r w:rsidR="005326F2" w:rsidRPr="005244B8">
        <w:rPr>
          <w:rFonts w:cstheme="minorHAnsi"/>
          <w:sz w:val="22"/>
          <w:szCs w:val="22"/>
        </w:rPr>
        <w:t>strona nn transformatora SN/n</w:t>
      </w:r>
      <w:r w:rsidR="00CB3AF9" w:rsidRPr="005244B8">
        <w:rPr>
          <w:rFonts w:cstheme="minorHAnsi"/>
          <w:sz w:val="22"/>
          <w:szCs w:val="22"/>
        </w:rPr>
        <w:t>N</w:t>
      </w:r>
      <w:r w:rsidR="005326F2" w:rsidRPr="005244B8">
        <w:rPr>
          <w:rFonts w:cstheme="minorHAnsi"/>
          <w:sz w:val="22"/>
          <w:szCs w:val="22"/>
        </w:rPr>
        <w:t>, punkt zasilania rozdzielnicy ładowarek.</w:t>
      </w:r>
    </w:p>
    <w:p w14:paraId="773108F0"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Uzasadnienie zastosowania monitoringu</w:t>
      </w:r>
    </w:p>
    <w:p w14:paraId="2F30C564"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 Ochrona infrastruktury i ciągłość ładowania</w:t>
      </w:r>
    </w:p>
    <w:p w14:paraId="7D115DD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Układy energoelektroniczne ładowarek dużej mocy mogą wprowadzać do instalacji składowe częstotliwościowe odkształcające przebiegi napięcia i prądu oraz przewodzone zaburzenia wysokoczęstotliwościowe. Zjawiska te mogą zwiększać straty i nagrzewanie transformatora oraz przewodów, skracać żywotność urządzeń, a także powodować zakłócenia działania urządzeń i przerwy w ładowaniu, jak również zakłócać pracę innych odbiorców operatora sieci dystrybucyjnej. Stały monitoring jest wymagany w celu rozpoznawania takich warunków i podejmowania działań ograniczających ich skutki.</w:t>
      </w:r>
    </w:p>
    <w:p w14:paraId="1E4B3E55"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2. Diagnostyka przyczyn nieprawidłowej pracy</w:t>
      </w:r>
    </w:p>
    <w:p w14:paraId="47A30231"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Monitoring ma umożliwiać ocenę warunków zasilania i łącznego oddziaływania ładowarek na instalację oraz analizę zależności pomiędzy zaburzeniami elektrycznymi, zmianami obciążenia i zadziałaniem zabezpieczeń. Zarejestrowane dane mają stanowić podstawę diagnostyki, doboru środków zaradczych oraz oceny skuteczności ich zastosowania.</w:t>
      </w:r>
    </w:p>
    <w:p w14:paraId="5397FE4C"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3. Miejsce i zakres pomiaru</w:t>
      </w:r>
    </w:p>
    <w:p w14:paraId="0903840D"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Należy zastosować stacjonarny element pomiarowy systemu monitorowania po stronie nN transformatora SN/nN, we wspólnym punkcie zasilania rozdzielnicy ładowarek. System musi zapewniać równoczesny pomiar napięć i prądów wszystkich trzech faz oraz przewodu neutralnego oraz rejestrację parametrów charakteryzujących łączne obciążenie i oddziaływanie ładowarek przyłączonych do tej rozdzielnicy.</w:t>
      </w:r>
    </w:p>
    <w:p w14:paraId="66EDA36A"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4. Parametry elektryczne i metody pomiaru</w:t>
      </w:r>
    </w:p>
    <w:p w14:paraId="45A2F84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System musi mierzyć i rejestrować co najmniej: wartości skuteczne napięć i prądów, częstotliwość, moce czynną, bierną i pozorną, współczynnik mocy, energię czynną i bierną oraz asymetrię i wskaźniki wahań napięcia. Dla parametrów objętych klasyfikacją IEC 61000-4-30 należy zapewnić metody pomiarowe klasy A. Analizę składowych częstotliwościowych i wahań napięcia należy wykonywać zgodnie z odpowiednimi metodami IEC 61000-4-7 i IEC 61000-4-15. Wykonawca musi wskazać zastosowane wydania norm oraz udokumentować zakres zgodności.</w:t>
      </w:r>
    </w:p>
    <w:p w14:paraId="181C2679"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5. Składowe częstotliwościowe odkształcające przebiegi</w:t>
      </w:r>
    </w:p>
    <w:p w14:paraId="0AFC9F8A"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System musi mierzyć, rejestrować i prezentować składowe napięcia i prądu o częstotliwościach stanowiących od 2. do co najmniej 50. całkowitej wielokrotności częstotliwości podstawowej, oddzielnie dla każdej fazy, jak również dla przewodu neutralnego. Wymagane są wartości bezwzględne, udziały procentowe odniesione do składowej podstawowej, kąty fazowe oraz wskaźniki łącznego odkształcenia przebiegów.</w:t>
      </w:r>
    </w:p>
    <w:p w14:paraId="188131B9"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6. Kierunek przepływu mocy poszczególnych składowych</w:t>
      </w:r>
    </w:p>
    <w:p w14:paraId="2F5D4FB7"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Dla składowych określonych w pkt 5 system musi wyznaczać i rejestrować wartość oraz znak mocy czynnej, z rozróżnieniem przepływu w kierunku od transformatora do ładowarek i w kierunku przeciwnym. Wyniki muszą być dostępne w postaci widm oraz zmian w czasie. Analiza kierunkowa, zestawiona ze zmianami napięć, prądów i stanami obwodów, ma wspomagać ocenę pochodzenia zaburzeń.</w:t>
      </w:r>
    </w:p>
    <w:p w14:paraId="29C7DA3A"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7. Przewodzone zaburzenia wysokoczęstotliwościowe</w:t>
      </w:r>
    </w:p>
    <w:p w14:paraId="730BA621"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System musi zapewniać pomiar i rejestrację poziomów zaburzeń napięcia i prądu w zakresie od 2 kHz do co najmniej 148 kHz, z prezentacją widma, zmian w czasie oraz przekroczeń konfigurowalnych progów. Wymagane pasmo musi obejmować kompletny tor pomiarowy, łącznie z czujnikami lub przekładnikami i wejściami elementu pomiarowego. Tory pomiarowe stacjonarnego elementu pomiarowego muszą posiadać odpowiednie analogowe filtry antyaliasingowe na wejściach torów pomiarowych. Wykonawca musi udokumentować metodę pomiaru, podział na pasma, sposób agregacji wyników i niepewność pomiaru; dla analizy kierunkowej również właściwości fazowe torów napięciowych i prądowych.</w:t>
      </w:r>
    </w:p>
    <w:p w14:paraId="20F12FA2"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8. Przepięcia</w:t>
      </w:r>
    </w:p>
    <w:p w14:paraId="5FBD260D"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Stacjonarny element pomiarowy systemu monitorowania ma również rejestrować przepięcia, z wykorzystaniem oddzielnego toru pomiarowego. Dla szybkich i ultraszybkich zdarzeń należy zapewnić dwa podstawowe kryteria wyzwalania rejestracji: przekroczenie ustawionego poziomu chwilowego napięcia, określonego w woltach lub gwałtowną zmianę napięcia — porównanie bieżącej próbki z wcześniejszą. W trybie szybkim rozdzielczość czasowa minimum 200 µs, a w trybie ultra-szybkim 40 µs.</w:t>
      </w:r>
    </w:p>
    <w:p w14:paraId="7669B682"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9. Rejestracja zdarzeń i stanów obwodów</w:t>
      </w:r>
    </w:p>
    <w:p w14:paraId="508B87B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System musi wykrywać zapady, wzrosty i przerwy napięcia, szybkie zmiany napięcia oraz krótkotrwałe przepięcia, a także rejestrować przebiegi napięć i prądów przed zdarzeniem, podczas jego trwania i po jego wystąpieniu. Element pomiarowy musi posiadać co najmniej 6 wejść binarnych do rejestracji stanów łączników i sygnałów zadziałania zabezpieczeń. Zmiany stanów muszą otrzymywać znaczniki czasu umożliwiające ich zestawienie ze zdarzeniami elektrycznymi.</w:t>
      </w:r>
    </w:p>
    <w:p w14:paraId="13E3813B"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10. Alarmowanie</w:t>
      </w:r>
    </w:p>
    <w:p w14:paraId="19E17BE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System będzie umożliwiał monitorowanie zasilania ładowarek w czasie rzeczywistym (system wczesnego ostrzegania) poprzez ustawienie indywidualnych alarmów dla wszystkich parametrów EN 50160. W przypadku przekroczenia limitu personel operacyjny musi zostać powiadomiony e-mailem wygenerowanym w warstwie centralnej w celu podjęcia natychmiastowych działań.</w:t>
      </w:r>
    </w:p>
    <w:p w14:paraId="7A5BA4C8"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11. Ciągłość pomiaru i zachowanie danych</w:t>
      </w:r>
    </w:p>
    <w:p w14:paraId="28CD98A0"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System musi prowadzić ciągły monitoring oraz okresowy zapis wartości agregowanych niezależnie od wystąpienia alarmu. Rejestracja zdarzeń nie może przerywać pomiaru pozostałych parametrów. Należy zapewnić synchronizację czasu, lokalne buforowanie danych podczas utraty łączności pomiędzy stacjonarnym elementem pomiarowym a warstwą centralną Systemu i automatyczne uzupełnianie archiwum centralnego po jej przywróceniu. Zasilanie elementu pomiarowego musi umożliwiać rejestrację zaniku napięcia w monitorowanym obwodzie i zachowanie danych zdarzenia.</w:t>
      </w:r>
    </w:p>
    <w:p w14:paraId="7264F149"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12. Funkcje systemu centralnego</w:t>
      </w:r>
    </w:p>
    <w:p w14:paraId="25898272"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System centralny musi automatycznie pobierać i archiwizować wyniki pomiarów, widma, rejestracje zdarzeń i stany wejść binarnych. Musi umożliwiać ich przeglądanie na wspólnej osi czasu, definiowanie progów alarmowych, wyszukiwanie przekroczeń, generowanie raportów oraz eksport danych do dalszej analizy. Funkcje te muszą obejmować również kierunkową analizę mocy składowych i monitorowane pasmo do co najmniej 148 kHz.</w:t>
      </w:r>
    </w:p>
    <w:p w14:paraId="275E0BBC"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13. Spójność rozwiązania i odpowiedzialność dostawcy</w:t>
      </w:r>
    </w:p>
    <w:p w14:paraId="5DF4E73D" w14:textId="17877BC5" w:rsidR="005326F2" w:rsidRPr="005244B8" w:rsidRDefault="005326F2" w:rsidP="005244B8">
      <w:pPr>
        <w:spacing w:after="0" w:line="276" w:lineRule="auto"/>
        <w:jc w:val="both"/>
        <w:rPr>
          <w:rFonts w:cstheme="minorHAnsi"/>
          <w:sz w:val="22"/>
          <w:szCs w:val="22"/>
        </w:rPr>
      </w:pPr>
      <w:r w:rsidRPr="005244B8">
        <w:rPr>
          <w:rFonts w:cstheme="minorHAnsi"/>
          <w:sz w:val="22"/>
          <w:szCs w:val="22"/>
        </w:rPr>
        <w:t>Element pomiarowy oraz system centralny muszą stanowić kompletny, wzajemnie kompatybilny system, za którego dostawę i działanie odpowiada Wykonawca (dopuszcza się komponenty różnych producentów, pod warunkiem wykazania pełnej kompatybilności). Wykonawca musi odpowiadać za prawidłową interpretację i kompletność przesyłanych danych, obsługę wszystkich wymaganych funkcji, zgodność wersji oprogramowania, aktualizacje oraz serwis. Wymaganie służy zapewnieniu spójności pomiarów i analiz oraz jednoznacznej odpowiedzialności za działanie całego rozwiązania. System musi zapewnić dokładność znakowania zdarzeń nie gorszą niż 3 ms.</w:t>
      </w:r>
    </w:p>
    <w:p w14:paraId="1757F4FE"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14. Kompletność dostawy i odbiór</w:t>
      </w:r>
    </w:p>
    <w:p w14:paraId="245E61F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Dostawa musi obejmować wszystkie moduły, czujniki, interfejsy i licencje niezbędne do realizacji wymagań. W ramach odbioru należy potwierdzić poprawność podłączenia torów pomiarowych i przyjętej konwencji kierunku mocy, obsługę wejść binarnych, rejestrację zdarzeń, przesyłanie danych oraz działanie analiz i raportów w systemie centralnym. Wykonawca musi przedstawić dokumentację potwierdzającą wymagane pasmo i parametry kompletnego toru pomiarowego.</w:t>
      </w:r>
    </w:p>
    <w:p w14:paraId="53E1AC61"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15. Certyfikaty</w:t>
      </w:r>
    </w:p>
    <w:p w14:paraId="139EE90C"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Certyfikaty na badanie typu potwierdzające zgodność urządzenia z normą IEC 61000-4-30 Klasa A, zgodnie z normą IEC 62586-2:2017 (wyd. 2.0). Certyfikat został wydany przez laboratorium akredytowane zrzeszone w BIPM/CIPM MRA. Pełna lista MRA jest dostępna tutaj: ( https://www.bipm.org/en/cipm-mra/participation/signatories.html ) Dopuszcza się równoważne dokumenty potwierdzające zgodność (np. raport z badań wydany przez niezależne laboratorium akredytowane).</w:t>
      </w:r>
    </w:p>
    <w:p w14:paraId="525F22BD"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16. Klasa FI1</w:t>
      </w:r>
    </w:p>
    <w:p w14:paraId="26C47B0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Produkt musi spełniać wymagania klasy FI1 zgodnie z normą IEC 62586-1:2017 (wyd. 2.0). Dopuszcza się rozwiązanie równoważne.</w:t>
      </w:r>
    </w:p>
    <w:p w14:paraId="5AB0E1F5"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17. Cyberbezpieczeństwo</w:t>
      </w:r>
    </w:p>
    <w:p w14:paraId="4ED95E1A" w14:textId="43A40437" w:rsidR="005326F2" w:rsidRPr="005244B8" w:rsidRDefault="005326F2" w:rsidP="005244B8">
      <w:pPr>
        <w:spacing w:after="0" w:line="276" w:lineRule="auto"/>
        <w:jc w:val="both"/>
        <w:rPr>
          <w:rFonts w:cstheme="minorHAnsi"/>
          <w:sz w:val="22"/>
          <w:szCs w:val="22"/>
        </w:rPr>
      </w:pPr>
      <w:r w:rsidRPr="005244B8">
        <w:rPr>
          <w:rFonts w:cstheme="minorHAnsi"/>
          <w:sz w:val="22"/>
          <w:szCs w:val="22"/>
        </w:rPr>
        <w:t>Stacjonarny element pomiarowy systemu monitorowania może być dostępny tylko i wyłącznie za pośrednictwem warstwy centralnej. Dostęp do warstwy centralnej systemu monitorowania ma być chroniony przed atakami typu DDoS, a adresy infrastruktury warstwy centralnej nie mogą być bezpośrednio osiągalne z Internetu. Należy zapewnić dostęp poprzez pośredniczącą platformę bezpieczeństwa dostępowego (np. Secure Access Edge / Reverse Proxy Security Platform lub rozwiązanie równoważne), ukrywającą rzeczywiste adresy IP infrastruktury warstwy centralnej przed publicznym Internetem.</w:t>
      </w:r>
    </w:p>
    <w:p w14:paraId="03FBED15"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18. Tajemnica przedsiębiorstwa</w:t>
      </w:r>
    </w:p>
    <w:p w14:paraId="019DF836" w14:textId="77777777" w:rsidR="00243A45" w:rsidRDefault="008F3CD5" w:rsidP="00243A45">
      <w:pPr>
        <w:spacing w:after="0" w:line="276" w:lineRule="auto"/>
        <w:jc w:val="both"/>
        <w:rPr>
          <w:rFonts w:cstheme="minorHAnsi"/>
          <w:sz w:val="22"/>
          <w:szCs w:val="22"/>
        </w:rPr>
      </w:pPr>
      <w:r w:rsidRPr="005244B8">
        <w:rPr>
          <w:rFonts w:cstheme="minorHAnsi"/>
          <w:sz w:val="22"/>
          <w:szCs w:val="22"/>
        </w:rPr>
        <w:lastRenderedPageBreak/>
        <w:t>Zamawiający dopuszcza zastrzeżenie przez Oferenta, jako tajemnicy przedsiębiorstwa, informacji dotyczących proponowanych rozwiązań Systemu monitorowania i zarządzania danymi dla obwodów zasilających punkty ładowania, o ile informacje te spełniają przesłanki tajemnicy przedsiębiorstwa określone w obowiązujących przepisach.</w:t>
      </w:r>
      <w:r w:rsidR="00243A45">
        <w:rPr>
          <w:rFonts w:cstheme="minorHAnsi"/>
          <w:sz w:val="22"/>
          <w:szCs w:val="22"/>
        </w:rPr>
        <w:t xml:space="preserve"> </w:t>
      </w:r>
    </w:p>
    <w:p w14:paraId="72C2E5BD" w14:textId="6C4080E6" w:rsidR="005326F2" w:rsidRPr="005244B8" w:rsidRDefault="00223FF6" w:rsidP="00243A45">
      <w:pPr>
        <w:spacing w:after="0" w:line="276" w:lineRule="auto"/>
        <w:jc w:val="both"/>
        <w:rPr>
          <w:rFonts w:cstheme="minorHAnsi"/>
          <w:sz w:val="22"/>
          <w:szCs w:val="22"/>
        </w:rPr>
      </w:pPr>
      <w:r>
        <w:pict w14:anchorId="4C74E37F">
          <v:rect id="Prostokąt 87" o:spid="_x0000_s1044"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9F47CD2"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5. OCPP, BILLING I PŁATNOŚCI</w:t>
      </w:r>
    </w:p>
    <w:p w14:paraId="73655330"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zapewni:</w:t>
      </w:r>
    </w:p>
    <w:p w14:paraId="11353C8B"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komunikację OCPP 1.6-J lub rozwiązanie równoważne;</w:t>
      </w:r>
    </w:p>
    <w:p w14:paraId="42606DBF"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system operatorski umożliwiający monitoring i zarządzanie punktami;</w:t>
      </w:r>
    </w:p>
    <w:p w14:paraId="085F1CA5"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billing;</w:t>
      </w:r>
    </w:p>
    <w:p w14:paraId="43DA9AC4"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zdalne zarządzanie;</w:t>
      </w:r>
    </w:p>
    <w:p w14:paraId="34702D37"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raportowanie;</w:t>
      </w:r>
    </w:p>
    <w:p w14:paraId="4E8372EB"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integrację płatności;</w:t>
      </w:r>
    </w:p>
    <w:p w14:paraId="23DC7658"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możliwość płatności doraźnej kartą debetową lub kredytową (w tym zbliżeniowo);</w:t>
      </w:r>
    </w:p>
    <w:p w14:paraId="5BB4C0B2"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możliwość korzystania z płatności bez konieczności wcześniejszej rejestracji użytkownika;</w:t>
      </w:r>
    </w:p>
    <w:p w14:paraId="40514561"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prezentację ceny za kWh przed rozpoczęciem sesji;</w:t>
      </w:r>
    </w:p>
    <w:p w14:paraId="08DF767B" w14:textId="06428F0C"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przekazywanie danych o dostępności, stanie i cenie punktów w formacie umożliwiającym ich udostępnianie zgodnie z obowiązującymi przepisami (w tym do krajowego punktu dostępowego);</w:t>
      </w:r>
    </w:p>
    <w:p w14:paraId="7FD0F0CC"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możliwość integracji z systemami zewnętrznymi.</w:t>
      </w:r>
    </w:p>
    <w:p w14:paraId="0DB2B115"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zapewni możliwość zmiany platformy operatorskiej przez Zamawiającego bez konieczności wymiany urządzeń.</w:t>
      </w:r>
    </w:p>
    <w:p w14:paraId="1B40268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Cena podstawowa musi obejmować wszystkie elementy niezbędne do uruchomienia systemu.</w:t>
      </w:r>
    </w:p>
    <w:p w14:paraId="0713EAB5" w14:textId="77777777" w:rsidR="005326F2" w:rsidRPr="005244B8" w:rsidRDefault="005326F2" w:rsidP="005244B8">
      <w:pPr>
        <w:spacing w:after="0" w:line="276" w:lineRule="auto"/>
        <w:jc w:val="both"/>
        <w:rPr>
          <w:del w:id="5012" w:author="Ewa Retajczyk" w:date="2026-10-20T16:01:29Z"/>
          <w:rFonts w:cstheme="minorHAnsi"/>
          <w:sz w:val="22"/>
          <w:szCs w:val="22"/>
        </w:rPr>
      </w:pPr>
      <w:del w:id="5011" w:author="Ewa Retajczyk" w:date="2026-10-20T16:01:34Z">
        <w:r w:rsidRPr="005244B8">
          <w:rPr>
            <w:rFonts w:cstheme="minorHAnsi"/>
            <w:sz w:val="22"/>
            <w:szCs w:val="22"/>
          </w:rPr>
          <w:delText xml:space="preserve">Wykonawca osobno wskaże (poza ceną oferty; informacja nie podlega ocenie punktowej) koszty:</w:delText>
        </w:r>
      </w:del>
    </w:p>
    <w:p w14:paraId="221FE26B" w14:textId="77777777" w:rsidR="005326F2" w:rsidRPr="005244B8" w:rsidRDefault="005326F2" w:rsidP="005244B8">
      <w:pPr>
        <w:numPr>
          <w:ilvl w:val="0"/>
          <w:numId w:val="10"/>
        </w:numPr>
        <w:spacing w:after="0" w:line="276" w:lineRule="auto"/>
        <w:jc w:val="both"/>
        <w:rPr>
          <w:del w:id="5002" w:author="Ewa Retajczyk" w:date="2026-10-20T16:01:51Z"/>
          <w:rFonts w:cstheme="minorHAnsi"/>
          <w:sz w:val="22"/>
          <w:szCs w:val="22"/>
        </w:rPr>
      </w:pPr>
      <w:del w:id="5001" w:author="Ewa Retajczyk" w:date="2026-10-20T16:02:19Z">
        <w:r w:rsidRPr="005244B8">
          <w:rPr>
            <w:rFonts w:cstheme="minorHAnsi"/>
            <w:sz w:val="22"/>
            <w:szCs w:val="22"/>
          </w:rPr>
          <w:delText xml:space="preserve">licencji;</w:delText>
        </w:r>
      </w:del>
    </w:p>
    <w:p w14:paraId="3C3DF358" w14:textId="77777777" w:rsidR="005326F2" w:rsidRPr="005244B8" w:rsidRDefault="005326F2" w:rsidP="005244B8">
      <w:pPr>
        <w:numPr>
          <w:ilvl w:val="0"/>
          <w:numId w:val="10"/>
        </w:numPr>
        <w:spacing w:after="0" w:line="276" w:lineRule="auto"/>
        <w:jc w:val="both"/>
        <w:rPr>
          <w:del w:id="5004" w:author="Ewa Retajczyk" w:date="2026-10-20T16:02:23Z"/>
          <w:rFonts w:cstheme="minorHAnsi"/>
          <w:sz w:val="22"/>
          <w:szCs w:val="22"/>
        </w:rPr>
      </w:pPr>
      <w:del w:id="5003" w:author="Ewa Retajczyk" w:date="2026-10-20T16:02:25Z">
        <w:r w:rsidRPr="005244B8">
          <w:rPr>
            <w:rFonts w:cstheme="minorHAnsi"/>
            <w:sz w:val="22"/>
            <w:szCs w:val="22"/>
          </w:rPr>
          <w:delText xml:space="preserve">abonamentów;</w:delText>
        </w:r>
      </w:del>
    </w:p>
    <w:p w14:paraId="2FAD53F5" w14:textId="77777777" w:rsidR="005326F2" w:rsidRPr="005244B8" w:rsidRDefault="005326F2" w:rsidP="005244B8">
      <w:pPr>
        <w:numPr>
          <w:ilvl w:val="0"/>
          <w:numId w:val="10"/>
        </w:numPr>
        <w:spacing w:after="0" w:line="276" w:lineRule="auto"/>
        <w:jc w:val="both"/>
        <w:rPr>
          <w:del w:id="5006" w:author="Ewa Retajczyk" w:date="2026-10-20T16:02:30Z"/>
          <w:rFonts w:cstheme="minorHAnsi"/>
          <w:sz w:val="22"/>
          <w:szCs w:val="22"/>
        </w:rPr>
      </w:pPr>
      <w:del w:id="5005" w:author="Ewa Retajczyk" w:date="2026-10-20T16:02:47Z">
        <w:r w:rsidRPr="005244B8">
          <w:rPr>
            <w:rFonts w:cstheme="minorHAnsi"/>
            <w:sz w:val="22"/>
            <w:szCs w:val="22"/>
          </w:rPr>
          <w:delText xml:space="preserve">transmisji danych;</w:delText>
        </w:r>
      </w:del>
    </w:p>
    <w:p w14:paraId="277AA171" w14:textId="77777777" w:rsidR="005326F2" w:rsidRPr="005244B8" w:rsidRDefault="005326F2" w:rsidP="005244B8">
      <w:pPr>
        <w:numPr>
          <w:ilvl w:val="0"/>
          <w:numId w:val="10"/>
        </w:numPr>
        <w:spacing w:after="0" w:line="276" w:lineRule="auto"/>
        <w:jc w:val="both"/>
        <w:rPr>
          <w:del w:id="5008" w:author="Ewa Retajczyk" w:date="2026-10-20T16:02:53Z"/>
          <w:rFonts w:cstheme="minorHAnsi"/>
          <w:sz w:val="22"/>
          <w:szCs w:val="22"/>
        </w:rPr>
      </w:pPr>
      <w:del w:id="5007" w:author="Ewa Retajczyk" w:date="2026-10-20T16:03:37Z">
        <w:r w:rsidRPr="005244B8">
          <w:rPr>
            <w:rFonts w:cstheme="minorHAnsi"/>
            <w:sz w:val="22"/>
            <w:szCs w:val="22"/>
          </w:rPr>
          <w:delText xml:space="preserve">operatora płatności;</w:delText>
        </w:r>
      </w:del>
    </w:p>
    <w:p w14:paraId="269031D0" w14:textId="77777777" w:rsidR="005326F2" w:rsidRPr="005244B8" w:rsidRDefault="005326F2" w:rsidP="005244B8">
      <w:pPr>
        <w:numPr>
          <w:ilvl w:val="0"/>
          <w:numId w:val="10"/>
        </w:numPr>
        <w:spacing w:after="0" w:line="276" w:lineRule="auto"/>
        <w:jc w:val="both"/>
        <w:rPr>
          <w:del w:id="5010" w:author="Ewa Retajczyk" w:date="2026-10-20T16:04:42Z"/>
          <w:rFonts w:cstheme="minorHAnsi"/>
          <w:sz w:val="22"/>
          <w:szCs w:val="22"/>
        </w:rPr>
      </w:pPr>
      <w:del w:id="5009" w:author="Ewa Retajczyk" w:date="2026-10-20T16:04:43Z">
        <w:r w:rsidRPr="005244B8">
          <w:rPr>
            <w:rFonts w:cstheme="minorHAnsi"/>
            <w:sz w:val="22"/>
            <w:szCs w:val="22"/>
          </w:rPr>
          <w:delText xml:space="preserve">innych opłat związanych z funkcjonowaniem systemu w kolejnych latach.</w:delText>
        </w:r>
      </w:del>
    </w:p>
    <w:p w14:paraId="04D3B02A"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Zamówienia nr 1 odpowiada za aktywną część systemu komunikacyjnego, OCPP, billing, płatności i system operatorski oraz za System monitorowania i zarządzania danymi dla obwodów zasilających punkty ładowania w zakresie określonym w niniejszym zamówieniu.</w:t>
      </w:r>
    </w:p>
    <w:p w14:paraId="4819E631"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Terenowa trasa światłowodowa, pasywne okablowanie oraz doprowadzenie infrastruktury do uzgodnionego punktu styku z Internetem Zamawiającego są realizowane w ramach Zamówienia nr 2.</w:t>
      </w:r>
    </w:p>
    <w:p w14:paraId="24A0C2B7" w14:textId="77777777" w:rsidR="005326F2" w:rsidRPr="005244B8" w:rsidRDefault="00223FF6" w:rsidP="005244B8">
      <w:pPr>
        <w:spacing w:after="0" w:line="276" w:lineRule="auto"/>
        <w:jc w:val="both"/>
        <w:rPr>
          <w:rFonts w:cstheme="minorHAnsi"/>
          <w:sz w:val="22"/>
          <w:szCs w:val="22"/>
        </w:rPr>
      </w:pPr>
      <w:r>
        <w:pict w14:anchorId="7E3FFFCB">
          <v:rect id="Prostokąt 85" o:spid="_x0000_s1043"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65AA2F3"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6. DOKUMENTACJA I UDT</w:t>
      </w:r>
    </w:p>
    <w:p w14:paraId="1E2A0E2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dostarczy dokumentację niezbędną do prawidłowej eksploatacji urządzeń oraz przeprowadzenia wymaganych odbiorów.</w:t>
      </w:r>
    </w:p>
    <w:p w14:paraId="4E6DF21E"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szczególności wymagane są:</w:t>
      </w:r>
    </w:p>
    <w:p w14:paraId="6AEE3DB7"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deklaracje zgodności UE;</w:t>
      </w:r>
    </w:p>
    <w:p w14:paraId="50C286FF"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wykaz zastosowanych norm;</w:t>
      </w:r>
    </w:p>
    <w:p w14:paraId="51C1C5AB"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instrukcje obsługi w języku polskim;</w:t>
      </w:r>
    </w:p>
    <w:p w14:paraId="11C91394"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dokumentacja techniczno-ruchowa;</w:t>
      </w:r>
    </w:p>
    <w:p w14:paraId="6A00E22A"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schematy elektryczne i technologiczne;</w:t>
      </w:r>
    </w:p>
    <w:p w14:paraId="3EF15773"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dokumentacja parametrów urządzeń;</w:t>
      </w:r>
    </w:p>
    <w:p w14:paraId="4BB4A9B9"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lastRenderedPageBreak/>
        <w:t>dokumentacja wymagana przez UDT;</w:t>
      </w:r>
    </w:p>
    <w:p w14:paraId="6CDFFAF7"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dokumentacja instalacyjna i serwisowa;</w:t>
      </w:r>
    </w:p>
    <w:p w14:paraId="67ABD0FC"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dokumentacja komunikacyjna i integracyjna;</w:t>
      </w:r>
    </w:p>
    <w:p w14:paraId="457D4C1B" w14:textId="42766366"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dokumentacja Systemu monitorowania i zarządzania danymi dla obwodów zasilających punkty ładowania, w tym dokumentacja torów pomiarowych, komunikacji, konfiguracji, alarmów, rejestracji danych oraz integracji z systemem centralnym;</w:t>
      </w:r>
    </w:p>
    <w:p w14:paraId="72DD8B9C"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dokument potwierdzający zgodność złączy punktów ładowania z normą EN 62196-3:2014 (Combo 2);</w:t>
      </w:r>
    </w:p>
    <w:p w14:paraId="3841DDC7" w14:textId="010069C5"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dokumenty potwierdzające, że urządzenia są fabrycznie nowe, nieużywane i wyprodukowane nie</w:t>
      </w:r>
      <w:r w:rsidR="00A8156F">
        <w:rPr>
          <w:rFonts w:cstheme="minorHAnsi"/>
          <w:sz w:val="22"/>
          <w:szCs w:val="22"/>
        </w:rPr>
        <w:t xml:space="preserve"> </w:t>
      </w:r>
      <w:r w:rsidRPr="005244B8">
        <w:rPr>
          <w:rFonts w:cstheme="minorHAnsi"/>
          <w:sz w:val="22"/>
          <w:szCs w:val="22"/>
        </w:rPr>
        <w:t>wcześniej niż 24 miesiące przed montażem (np. oświadczenie producenta z numerami seryjnymi i datami produkcji);</w:t>
      </w:r>
    </w:p>
    <w:p w14:paraId="51E5E9BE"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dokumentację zdjęciową tabliczek znamionowych każdej stacji ładowania;</w:t>
      </w:r>
    </w:p>
    <w:p w14:paraId="7C44FEAD"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dokumenty i oświadczenia potwierdzające zgodność z zasadą DNSH (m.in. instrukcje użytkowania oraz instrukcje i standardy zagospodarowania odpadów i likwidacji urządzeń zgodnie z hierarchią postępowania z odpadami).</w:t>
      </w:r>
    </w:p>
    <w:p w14:paraId="7DEB3F2F" w14:textId="4262EEAD" w:rsidR="005326F2" w:rsidRPr="005244B8" w:rsidRDefault="005326F2" w:rsidP="005244B8">
      <w:pPr>
        <w:spacing w:after="0" w:line="276" w:lineRule="auto"/>
        <w:jc w:val="both"/>
        <w:rPr>
          <w:rFonts w:cstheme="minorHAnsi"/>
          <w:sz w:val="22"/>
          <w:szCs w:val="22"/>
        </w:rPr>
      </w:pPr>
      <w:r>
        <w:rPr>
          <w:rFonts w:cstheme="minorHAnsi"/>
          <w:sz w:val="22"/>
          <w:szCs w:val="22"/>
        </w:rPr>
        <w:t xml:space="preserve">Wykonawca zapewni wsparcie techniczne podczas odbiorów oraz badań UDT dotyczących jego zakresu, tj. Zamówienia nr 1. Każda z 6 stacji ładowania wymaga odrębnej dokumentacji do badania UDT i odrębnej tabliczki znamionowej.</w:t>
      </w:r>
      <w:ins w:id="5013" w:author="Ewa Retajczyk" w:date="2026-10-20T16:04:57Z">
        <w:r>
          <w:rPr>
            <w:rFonts w:cstheme="minorHAnsi"/>
            <w:sz w:val="22"/>
            <w:szCs w:val="22"/>
          </w:rPr>
          <w:t xml:space="preserve"> Opłaty za badania UDT ponosi Zamawiający, z wyjątkiem opłat za badania powtórne wynikające z przyczyn leżących po stronie Wykonawcy.</w:t>
        </w:r>
      </w:ins>
    </w:p>
    <w:p w14:paraId="44E3F685"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przekaże komplet dokumentów dotyczących własnego zakresu Wykonawcy Zamówienia nr 2 w terminach umożliwiających przygotowanie kompletnej dokumentacji powykonawczej oraz dokumentacji wymaganej do UDT.</w:t>
      </w:r>
    </w:p>
    <w:p w14:paraId="78751D50"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przypadku stwierdzenia podczas odbiorów wad urządzeń, dokumentacji lub konfiguracji leżących po stronie Wykonawcy, Wykonawca zobowiązany będzie do ich usunięcia i ponownego udziału w czynnościach odbiorowych.</w:t>
      </w:r>
    </w:p>
    <w:p w14:paraId="3FF26D77"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Koordynacja dokumentacji UDT dla całej inwestycji będzie prowadzona zgodnie z podziałem odpowiedzialności pomiędzy Zamówieniem nr 1, Zamówieniem nr 2 i Zamówieniem nr 3.</w:t>
      </w:r>
    </w:p>
    <w:p w14:paraId="525E3B2E" w14:textId="77777777" w:rsidR="005326F2" w:rsidRPr="005244B8" w:rsidRDefault="00223FF6" w:rsidP="005244B8">
      <w:pPr>
        <w:spacing w:after="0" w:line="276" w:lineRule="auto"/>
        <w:jc w:val="both"/>
        <w:rPr>
          <w:rFonts w:cstheme="minorHAnsi"/>
          <w:sz w:val="22"/>
          <w:szCs w:val="22"/>
        </w:rPr>
      </w:pPr>
      <w:r>
        <w:pict w14:anchorId="41B926C0">
          <v:rect id="Prostokąt 83" o:spid="_x0000_s1042"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4114275"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7. GRANICE ODPOWIEDZIALNOŚCI POMIĘDZY ZAMÓWIENIAMI</w:t>
      </w:r>
    </w:p>
    <w:tbl>
      <w:tblPr>
        <w:tblStyle w:val="Tabelasiatki1jasna"/>
        <w:tblW w:w="0" w:type="auto"/>
        <w:tblLook w:val="04A0" w:firstRow="1" w:lastRow="0" w:firstColumn="1" w:lastColumn="0" w:noHBand="0" w:noVBand="1"/>
      </w:tblPr>
      <w:tblGrid>
        <w:gridCol w:w="2491"/>
        <w:gridCol w:w="2800"/>
        <w:gridCol w:w="3771"/>
      </w:tblGrid>
      <w:tr w:rsidR="005326F2" w:rsidRPr="00A8156F" w14:paraId="4518F1C3" w14:textId="77777777" w:rsidTr="005244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F47D1" w14:textId="77777777" w:rsidR="005326F2" w:rsidRPr="005244B8" w:rsidRDefault="005326F2" w:rsidP="005244B8">
            <w:pPr>
              <w:spacing w:line="276" w:lineRule="auto"/>
              <w:jc w:val="both"/>
              <w:rPr>
                <w:rFonts w:cstheme="minorHAnsi"/>
                <w:b w:val="0"/>
                <w:bCs w:val="0"/>
                <w:sz w:val="22"/>
                <w:szCs w:val="22"/>
              </w:rPr>
            </w:pPr>
            <w:r w:rsidRPr="005244B8">
              <w:rPr>
                <w:rFonts w:cstheme="minorHAnsi"/>
                <w:sz w:val="22"/>
                <w:szCs w:val="22"/>
              </w:rPr>
              <w:t>Element</w:t>
            </w:r>
          </w:p>
        </w:tc>
        <w:tc>
          <w:tcPr>
            <w:tcW w:w="0" w:type="auto"/>
            <w:hideMark/>
          </w:tcPr>
          <w:p w14:paraId="21E2D114" w14:textId="77777777" w:rsidR="005326F2" w:rsidRPr="005244B8" w:rsidRDefault="005326F2" w:rsidP="005244B8">
            <w:pPr>
              <w:spacing w:line="276"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2"/>
                <w:szCs w:val="22"/>
              </w:rPr>
            </w:pPr>
            <w:r w:rsidRPr="005244B8">
              <w:rPr>
                <w:rFonts w:cstheme="minorHAnsi"/>
                <w:sz w:val="22"/>
                <w:szCs w:val="22"/>
              </w:rPr>
              <w:t>Zamówienie nr 1</w:t>
            </w:r>
          </w:p>
        </w:tc>
        <w:tc>
          <w:tcPr>
            <w:tcW w:w="0" w:type="auto"/>
            <w:hideMark/>
          </w:tcPr>
          <w:p w14:paraId="157BAFEE" w14:textId="77777777" w:rsidR="005326F2" w:rsidRPr="005244B8" w:rsidRDefault="005326F2" w:rsidP="005244B8">
            <w:pPr>
              <w:spacing w:line="276"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2"/>
                <w:szCs w:val="22"/>
              </w:rPr>
            </w:pPr>
            <w:r w:rsidRPr="005244B8">
              <w:rPr>
                <w:rFonts w:cstheme="minorHAnsi"/>
                <w:sz w:val="22"/>
                <w:szCs w:val="22"/>
              </w:rPr>
              <w:t>Zamówienie nr 2 / Zamówienie nr 3 / Zamawiający</w:t>
            </w:r>
          </w:p>
        </w:tc>
      </w:tr>
      <w:tr w:rsidR="005326F2" w:rsidRPr="00A8156F" w14:paraId="718AD3B1"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68FF976F" w14:textId="77777777" w:rsidR="005326F2" w:rsidRPr="005244B8" w:rsidRDefault="005326F2" w:rsidP="00A174D3">
            <w:pPr>
              <w:spacing w:line="276" w:lineRule="auto"/>
              <w:rPr>
                <w:rFonts w:cstheme="minorHAnsi"/>
                <w:sz w:val="22"/>
                <w:szCs w:val="22"/>
              </w:rPr>
            </w:pPr>
            <w:r w:rsidRPr="005244B8">
              <w:rPr>
                <w:rFonts w:cstheme="minorHAnsi"/>
                <w:sz w:val="22"/>
                <w:szCs w:val="22"/>
              </w:rPr>
              <w:t>Jednostki przekształtnikowe i terminale</w:t>
            </w:r>
          </w:p>
        </w:tc>
        <w:tc>
          <w:tcPr>
            <w:tcW w:w="0" w:type="auto"/>
            <w:hideMark/>
          </w:tcPr>
          <w:p w14:paraId="3061761C"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Dostawa, transport, ustawienie, połączenia wewnętrzne, konfiguracja i rozruch</w:t>
            </w:r>
          </w:p>
        </w:tc>
        <w:tc>
          <w:tcPr>
            <w:tcW w:w="0" w:type="auto"/>
            <w:hideMark/>
          </w:tcPr>
          <w:p w14:paraId="25FCE285"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Przygotowanie fundamentów, terenu i zewnętrznych instalacji zgodnie z projektem Zamówienia nr 2</w:t>
            </w:r>
          </w:p>
        </w:tc>
      </w:tr>
      <w:tr w:rsidR="005326F2" w:rsidRPr="00A8156F" w14:paraId="3BBBF4E6"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75E82329" w14:textId="77777777" w:rsidR="005326F2" w:rsidRPr="005244B8" w:rsidRDefault="005326F2" w:rsidP="00A174D3">
            <w:pPr>
              <w:spacing w:line="276" w:lineRule="auto"/>
              <w:rPr>
                <w:rFonts w:cstheme="minorHAnsi"/>
                <w:sz w:val="22"/>
                <w:szCs w:val="22"/>
              </w:rPr>
            </w:pPr>
            <w:r w:rsidRPr="005244B8">
              <w:rPr>
                <w:rFonts w:cstheme="minorHAnsi"/>
                <w:sz w:val="22"/>
                <w:szCs w:val="22"/>
              </w:rPr>
              <w:t>Zasilanie SN, transformator, rozdzielnia nN</w:t>
            </w:r>
          </w:p>
        </w:tc>
        <w:tc>
          <w:tcPr>
            <w:tcW w:w="0" w:type="auto"/>
            <w:hideMark/>
          </w:tcPr>
          <w:p w14:paraId="6599D174"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Przekazanie parametrów zasilania, wymagań zabezpieczeń i udział w testach</w:t>
            </w:r>
          </w:p>
        </w:tc>
        <w:tc>
          <w:tcPr>
            <w:tcW w:w="0" w:type="auto"/>
            <w:hideMark/>
          </w:tcPr>
          <w:p w14:paraId="59054F31"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3: linia SN, transformator, rozdzielnia SN/nN, pomiary, podanie napięcia i odbiory OSD</w:t>
            </w:r>
          </w:p>
        </w:tc>
      </w:tr>
      <w:tr w:rsidR="005326F2" w:rsidRPr="00A8156F" w14:paraId="628E83A9"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34AEFD30" w14:textId="77777777" w:rsidR="005326F2" w:rsidRPr="005244B8" w:rsidRDefault="005326F2" w:rsidP="005244B8">
            <w:pPr>
              <w:spacing w:line="276" w:lineRule="auto"/>
              <w:jc w:val="both"/>
              <w:rPr>
                <w:rFonts w:cstheme="minorHAnsi"/>
                <w:sz w:val="22"/>
                <w:szCs w:val="22"/>
              </w:rPr>
            </w:pPr>
            <w:r w:rsidRPr="005244B8">
              <w:rPr>
                <w:rFonts w:cstheme="minorHAnsi"/>
                <w:sz w:val="22"/>
                <w:szCs w:val="22"/>
              </w:rPr>
              <w:t>Zewnętrzne kable AC i DC</w:t>
            </w:r>
          </w:p>
        </w:tc>
        <w:tc>
          <w:tcPr>
            <w:tcW w:w="0" w:type="auto"/>
            <w:hideMark/>
          </w:tcPr>
          <w:p w14:paraId="3833E7EA"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Przekroje, maksymalne długości, zaciski, schematy połączeń, wymagania techniczne, nadzór nad podłączeniem i kontrola przed podaniem napięcia</w:t>
            </w:r>
          </w:p>
        </w:tc>
        <w:tc>
          <w:tcPr>
            <w:tcW w:w="0" w:type="auto"/>
            <w:hideMark/>
          </w:tcPr>
          <w:p w14:paraId="3A54CECE"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projekt i wykonanie tras oraz zewnętrznych kabli AC/DC wraz z osprzętem</w:t>
            </w:r>
          </w:p>
        </w:tc>
      </w:tr>
      <w:tr w:rsidR="005326F2" w:rsidRPr="00A8156F" w14:paraId="07E2B9C6"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105DC789" w14:textId="77777777" w:rsidR="005326F2" w:rsidRPr="005244B8" w:rsidRDefault="005326F2" w:rsidP="00A174D3">
            <w:pPr>
              <w:spacing w:line="276" w:lineRule="auto"/>
              <w:rPr>
                <w:rFonts w:cstheme="minorHAnsi"/>
                <w:sz w:val="22"/>
                <w:szCs w:val="22"/>
              </w:rPr>
            </w:pPr>
            <w:r w:rsidRPr="005244B8">
              <w:rPr>
                <w:rFonts w:cstheme="minorHAnsi"/>
                <w:sz w:val="22"/>
                <w:szCs w:val="22"/>
              </w:rPr>
              <w:lastRenderedPageBreak/>
              <w:t>Fundamenty i posadowienie</w:t>
            </w:r>
          </w:p>
        </w:tc>
        <w:tc>
          <w:tcPr>
            <w:tcW w:w="0" w:type="auto"/>
            <w:hideMark/>
          </w:tcPr>
          <w:p w14:paraId="78BC7DC6"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Przekazanie gabarytów, mas, obciążeń, szablonów, wymagań producenta i stref serwisowych</w:t>
            </w:r>
          </w:p>
        </w:tc>
        <w:tc>
          <w:tcPr>
            <w:tcW w:w="0" w:type="auto"/>
            <w:hideMark/>
          </w:tcPr>
          <w:p w14:paraId="72321F2B"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projekt i wykonanie fundamentów, przygotowanie terenu i stanowisk</w:t>
            </w:r>
          </w:p>
        </w:tc>
      </w:tr>
      <w:tr w:rsidR="005326F2" w:rsidRPr="00A8156F" w14:paraId="4BCEAA84"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1FFD8BDE" w14:textId="52D0280E" w:rsidR="005326F2" w:rsidRPr="005244B8" w:rsidRDefault="005326F2" w:rsidP="00A174D3">
            <w:pPr>
              <w:spacing w:line="276" w:lineRule="auto"/>
              <w:rPr>
                <w:rFonts w:cstheme="minorHAnsi"/>
                <w:sz w:val="22"/>
                <w:szCs w:val="22"/>
              </w:rPr>
            </w:pPr>
            <w:r w:rsidRPr="005244B8">
              <w:rPr>
                <w:rFonts w:cstheme="minorHAnsi"/>
                <w:sz w:val="22"/>
                <w:szCs w:val="22"/>
              </w:rPr>
              <w:t>Oświetlenie, organizacja ruchu</w:t>
            </w:r>
          </w:p>
        </w:tc>
        <w:tc>
          <w:tcPr>
            <w:tcW w:w="0" w:type="auto"/>
            <w:hideMark/>
          </w:tcPr>
          <w:p w14:paraId="5CEB7A32"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Przekazanie wymagań technicznych urządzeń</w:t>
            </w:r>
          </w:p>
        </w:tc>
        <w:tc>
          <w:tcPr>
            <w:tcW w:w="0" w:type="auto"/>
            <w:hideMark/>
          </w:tcPr>
          <w:p w14:paraId="50BBB2FE"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w:t>
            </w:r>
          </w:p>
        </w:tc>
      </w:tr>
      <w:tr w:rsidR="005326F2" w:rsidRPr="00A8156F" w14:paraId="298E70B4"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5270678A" w14:textId="77777777" w:rsidR="005326F2" w:rsidRPr="005244B8" w:rsidRDefault="005326F2" w:rsidP="00A174D3">
            <w:pPr>
              <w:spacing w:line="276" w:lineRule="auto"/>
              <w:rPr>
                <w:rFonts w:cstheme="minorHAnsi"/>
                <w:sz w:val="22"/>
                <w:szCs w:val="22"/>
              </w:rPr>
            </w:pPr>
            <w:r w:rsidRPr="005244B8">
              <w:rPr>
                <w:rFonts w:cstheme="minorHAnsi"/>
                <w:sz w:val="22"/>
                <w:szCs w:val="22"/>
              </w:rPr>
              <w:t>Internet i światłowód</w:t>
            </w:r>
          </w:p>
        </w:tc>
        <w:tc>
          <w:tcPr>
            <w:tcW w:w="0" w:type="auto"/>
            <w:hideMark/>
          </w:tcPr>
          <w:p w14:paraId="3D40EDF4"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System aktywny, OCPP, billing, monitoring, płatności, konfiguracja i test integracji</w:t>
            </w:r>
          </w:p>
        </w:tc>
        <w:tc>
          <w:tcPr>
            <w:tcW w:w="0" w:type="auto"/>
            <w:hideMark/>
          </w:tcPr>
          <w:p w14:paraId="7EF574CA"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terenowa trasa światłowodowa, pasywne okablowanie i punkt styku z Internetem Zamawiającego</w:t>
            </w:r>
          </w:p>
        </w:tc>
      </w:tr>
      <w:tr w:rsidR="005326F2" w:rsidRPr="00A8156F" w14:paraId="5D83C836"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588684E0" w14:textId="77777777" w:rsidR="005326F2" w:rsidRPr="005244B8" w:rsidRDefault="005326F2" w:rsidP="00A174D3">
            <w:pPr>
              <w:spacing w:line="276" w:lineRule="auto"/>
              <w:rPr>
                <w:rFonts w:cstheme="minorHAnsi"/>
                <w:sz w:val="22"/>
                <w:szCs w:val="22"/>
              </w:rPr>
            </w:pPr>
            <w:r w:rsidRPr="005244B8">
              <w:rPr>
                <w:rFonts w:cstheme="minorHAnsi"/>
                <w:sz w:val="22"/>
                <w:szCs w:val="22"/>
              </w:rPr>
              <w:t>System monitorowania i zarządzania danymi dla obwodów zasilających punkty ładowania</w:t>
            </w:r>
          </w:p>
        </w:tc>
        <w:tc>
          <w:tcPr>
            <w:tcW w:w="0" w:type="auto"/>
            <w:hideMark/>
          </w:tcPr>
          <w:p w14:paraId="3BA47D43"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Dostawa, konfiguracja, integracja, uruchomienie, system centralny, element pomiarowy, analiza, archiwizacja, alarmowanie i dokumentacja zgodnie z rozdz. 4</w:t>
            </w:r>
          </w:p>
        </w:tc>
        <w:tc>
          <w:tcPr>
            <w:tcW w:w="0" w:type="auto"/>
            <w:hideMark/>
          </w:tcPr>
          <w:p w14:paraId="30663ECB"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infrastruktura teletechniczna; Zamówienie nr 3: odpowiednie punkty i tory pomiarowe w stacji transformatorowej</w:t>
            </w:r>
          </w:p>
        </w:tc>
      </w:tr>
      <w:tr w:rsidR="005326F2" w:rsidRPr="00A8156F" w14:paraId="2351028F"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23A4B0FC" w14:textId="77777777" w:rsidR="005326F2" w:rsidRPr="005244B8" w:rsidRDefault="005326F2" w:rsidP="00A174D3">
            <w:pPr>
              <w:spacing w:line="276" w:lineRule="auto"/>
              <w:rPr>
                <w:rFonts w:cstheme="minorHAnsi"/>
                <w:sz w:val="22"/>
                <w:szCs w:val="22"/>
              </w:rPr>
            </w:pPr>
            <w:r w:rsidRPr="005244B8">
              <w:rPr>
                <w:rFonts w:cstheme="minorHAnsi"/>
                <w:sz w:val="22"/>
                <w:szCs w:val="22"/>
              </w:rPr>
              <w:t>Projekt całej inwestycji</w:t>
            </w:r>
          </w:p>
        </w:tc>
        <w:tc>
          <w:tcPr>
            <w:tcW w:w="0" w:type="auto"/>
            <w:hideMark/>
          </w:tcPr>
          <w:p w14:paraId="00268692"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Dane technologiczne urządzeń, wymagania i uzgodnienia dotyczące technologii</w:t>
            </w:r>
          </w:p>
        </w:tc>
        <w:tc>
          <w:tcPr>
            <w:tcW w:w="0" w:type="auto"/>
            <w:hideMark/>
          </w:tcPr>
          <w:p w14:paraId="61054C67"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projekt całej instalacji i koordynacja międzybranżowa</w:t>
            </w:r>
          </w:p>
        </w:tc>
      </w:tr>
      <w:tr w:rsidR="005326F2" w:rsidRPr="00A8156F" w14:paraId="13C21FCB"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75DBE277" w14:textId="77777777" w:rsidR="005326F2" w:rsidRPr="005244B8" w:rsidRDefault="005326F2" w:rsidP="00A174D3">
            <w:pPr>
              <w:spacing w:line="276" w:lineRule="auto"/>
              <w:rPr>
                <w:rFonts w:cstheme="minorHAnsi"/>
                <w:sz w:val="22"/>
                <w:szCs w:val="22"/>
              </w:rPr>
            </w:pPr>
            <w:commentRangeStart w:id="0"/>
            <w:r w:rsidRPr="005244B8">
              <w:rPr>
                <w:rFonts w:cstheme="minorHAnsi"/>
                <w:sz w:val="22"/>
                <w:szCs w:val="22"/>
              </w:rPr>
              <w:t>UDT</w:t>
            </w:r>
          </w:p>
        </w:tc>
        <w:tc>
          <w:tcPr>
            <w:tcW w:w="0" w:type="auto"/>
            <w:hideMark/>
          </w:tcPr>
          <w:p w14:paraId="0F8BEA1E"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Dokumentacja producenta, obecność techniczna, testy urządzeń i usunięcie usterek własnego zakresu</w:t>
            </w:r>
          </w:p>
        </w:tc>
        <w:tc>
          <w:tcPr>
            <w:tcW w:w="0" w:type="auto"/>
            <w:hideMark/>
          </w:tcPr>
          <w:p w14:paraId="05A1302F" w14:textId="671410E8"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koordynacja dokumentacji i badań całej inwestycji; Zamówienie nr 3: dokumentacja i odbiory SN/nN; MEGALOG: wystąpienie jako eksploatujący i koordynacja formalna</w:t>
            </w:r>
            <w:commentRangeEnd w:id="0"/>
            <w:r w:rsidR="00183FDD" w:rsidRPr="005244B8">
              <w:rPr>
                <w:rStyle w:val="Odwoaniedokomentarza"/>
                <w:rFonts w:cstheme="minorHAnsi"/>
                <w:sz w:val="22"/>
                <w:szCs w:val="22"/>
              </w:rPr>
              <w:commentReference w:id="0"/>
            </w:r>
          </w:p>
        </w:tc>
      </w:tr>
      <w:tr w:rsidR="005326F2" w:rsidRPr="00A8156F" w14:paraId="18F14F1F"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194A6260" w14:textId="77777777" w:rsidR="005326F2" w:rsidRPr="005244B8" w:rsidRDefault="005326F2" w:rsidP="00A174D3">
            <w:pPr>
              <w:spacing w:line="276" w:lineRule="auto"/>
              <w:rPr>
                <w:rFonts w:cstheme="minorHAnsi"/>
                <w:sz w:val="22"/>
                <w:szCs w:val="22"/>
              </w:rPr>
            </w:pPr>
            <w:r w:rsidRPr="005244B8">
              <w:rPr>
                <w:rFonts w:cstheme="minorHAnsi"/>
                <w:sz w:val="22"/>
                <w:szCs w:val="22"/>
              </w:rPr>
              <w:t>Testy wspólne</w:t>
            </w:r>
          </w:p>
        </w:tc>
        <w:tc>
          <w:tcPr>
            <w:tcW w:w="0" w:type="auto"/>
            <w:hideMark/>
          </w:tcPr>
          <w:p w14:paraId="55ACB61F"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Testy urządzeń, ładowania, OCPP, komunikacji, systemu monitorowania oraz systemów zarządzania danymi</w:t>
            </w:r>
          </w:p>
        </w:tc>
        <w:tc>
          <w:tcPr>
            <w:tcW w:w="0" w:type="auto"/>
            <w:hideMark/>
          </w:tcPr>
          <w:p w14:paraId="5DD39468"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i 3: testy infrastruktury własnych zakresów oraz udział w testach wspólnych</w:t>
            </w:r>
          </w:p>
        </w:tc>
      </w:tr>
      <w:tr w:rsidR="005326F2" w:rsidRPr="00A8156F" w14:paraId="34F92CEE"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7C751CF8" w14:textId="77777777" w:rsidR="005326F2" w:rsidRPr="005244B8" w:rsidRDefault="005326F2" w:rsidP="00A174D3">
            <w:pPr>
              <w:spacing w:line="276" w:lineRule="auto"/>
              <w:rPr>
                <w:rFonts w:cstheme="minorHAnsi"/>
                <w:sz w:val="22"/>
                <w:szCs w:val="22"/>
              </w:rPr>
            </w:pPr>
            <w:r w:rsidRPr="005244B8">
              <w:rPr>
                <w:rFonts w:cstheme="minorHAnsi"/>
                <w:sz w:val="22"/>
                <w:szCs w:val="22"/>
              </w:rPr>
              <w:t>Podanie napięcia</w:t>
            </w:r>
          </w:p>
        </w:tc>
        <w:tc>
          <w:tcPr>
            <w:tcW w:w="0" w:type="auto"/>
            <w:hideMark/>
          </w:tcPr>
          <w:p w14:paraId="33E54597"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Udział w uruchomieniu urządzeń</w:t>
            </w:r>
          </w:p>
        </w:tc>
        <w:tc>
          <w:tcPr>
            <w:tcW w:w="0" w:type="auto"/>
            <w:hideMark/>
          </w:tcPr>
          <w:p w14:paraId="7DAB701E"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3: wykonanie infrastruktury SN/nN i podanie napięcia</w:t>
            </w:r>
          </w:p>
        </w:tc>
      </w:tr>
      <w:tr w:rsidR="005326F2" w:rsidRPr="00A8156F" w14:paraId="41BED339"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563D6DDE" w14:textId="77777777" w:rsidR="005326F2" w:rsidRPr="005244B8" w:rsidRDefault="005326F2" w:rsidP="00A174D3">
            <w:pPr>
              <w:spacing w:line="276" w:lineRule="auto"/>
              <w:rPr>
                <w:rFonts w:cstheme="minorHAnsi"/>
                <w:sz w:val="22"/>
                <w:szCs w:val="22"/>
              </w:rPr>
            </w:pPr>
            <w:r w:rsidRPr="005244B8">
              <w:rPr>
                <w:rFonts w:cstheme="minorHAnsi"/>
                <w:sz w:val="22"/>
                <w:szCs w:val="22"/>
              </w:rPr>
              <w:t>Dokumentacja powykonawcza</w:t>
            </w:r>
          </w:p>
        </w:tc>
        <w:tc>
          <w:tcPr>
            <w:tcW w:w="0" w:type="auto"/>
            <w:hideMark/>
          </w:tcPr>
          <w:p w14:paraId="0DACBB76"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Dokumentacja urządzeń i systemów Zamówienia nr 1</w:t>
            </w:r>
          </w:p>
        </w:tc>
        <w:tc>
          <w:tcPr>
            <w:tcW w:w="0" w:type="auto"/>
            <w:hideMark/>
          </w:tcPr>
          <w:p w14:paraId="36A0613B"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koordynacja i kompletacja dokumentacji całej inwestycji; Zamówienie nr 3: dokumentacja SN/stacji</w:t>
            </w:r>
          </w:p>
        </w:tc>
      </w:tr>
      <w:tr w:rsidR="005326F2" w:rsidRPr="00A8156F" w14:paraId="42034BA4"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50BA13CA" w14:textId="77777777" w:rsidR="005326F2" w:rsidRPr="005244B8" w:rsidRDefault="005326F2" w:rsidP="00A174D3">
            <w:pPr>
              <w:spacing w:line="276" w:lineRule="auto"/>
              <w:rPr>
                <w:rFonts w:cstheme="minorHAnsi"/>
                <w:sz w:val="22"/>
                <w:szCs w:val="22"/>
              </w:rPr>
            </w:pPr>
            <w:r w:rsidRPr="005244B8">
              <w:rPr>
                <w:rFonts w:cstheme="minorHAnsi"/>
                <w:sz w:val="22"/>
                <w:szCs w:val="22"/>
              </w:rPr>
              <w:t>Termin zakończenia</w:t>
            </w:r>
          </w:p>
        </w:tc>
        <w:tc>
          <w:tcPr>
            <w:tcW w:w="0" w:type="auto"/>
            <w:hideMark/>
          </w:tcPr>
          <w:p w14:paraId="0D95FD4F"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Realizacja zakresu umożliwiająca zakończenie całej inwestycji</w:t>
            </w:r>
          </w:p>
        </w:tc>
        <w:tc>
          <w:tcPr>
            <w:tcW w:w="0" w:type="auto"/>
            <w:hideMark/>
          </w:tcPr>
          <w:p w14:paraId="4E2379C5"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 xml:space="preserve">Zamówienia nr 2 i 3 muszą być skoordynowane z Zamówieniem nr 1 w celu zakończenia całej inwestycji do 31.12.2026 r. (z zastrzeżeniem wydłużenia terminu aneksem do </w:t>
            </w:r>
            <w:r w:rsidRPr="005244B8">
              <w:rPr>
                <w:rFonts w:cstheme="minorHAnsi"/>
                <w:sz w:val="22"/>
                <w:szCs w:val="22"/>
              </w:rPr>
              <w:lastRenderedPageBreak/>
              <w:t>Umowy dotacji); termin wykonania Zamówienia nr 1: 15.12.2026 r.</w:t>
            </w:r>
          </w:p>
        </w:tc>
      </w:tr>
    </w:tbl>
    <w:p w14:paraId="13799A9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Żaden z wykonawców nie może jednostronnie zmieniać rozwiązania projektowego ani parametrów wpływających na zakres innego zamówienia.</w:t>
      </w:r>
    </w:p>
    <w:p w14:paraId="3B2C3553"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przypadku stwierdzenia kolizji lub niezgodności Wykonawca zobowiązany jest niezwłocznie poinformować Zamawiającego oraz projektanta odpowiedzialnego za Zamówienie nr 2.</w:t>
      </w:r>
    </w:p>
    <w:p w14:paraId="2A0679E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Granice odpowiedzialności nie zwalniają Wykonawcy z obowiązku współpracy z pozostałymi wykonawcami i przekazywania informacji niezbędnych do prawidłowej realizacji całej inwestycji.</w:t>
      </w:r>
    </w:p>
    <w:p w14:paraId="557FA16E" w14:textId="77777777" w:rsidR="005326F2" w:rsidRPr="005244B8" w:rsidRDefault="00223FF6" w:rsidP="005244B8">
      <w:pPr>
        <w:spacing w:after="0" w:line="276" w:lineRule="auto"/>
        <w:jc w:val="both"/>
        <w:rPr>
          <w:rFonts w:cstheme="minorHAnsi"/>
          <w:sz w:val="22"/>
          <w:szCs w:val="22"/>
        </w:rPr>
      </w:pPr>
      <w:r>
        <w:pict w14:anchorId="3EC23788">
          <v:rect id="Prostokąt 81" o:spid="_x0000_s1041"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C60E53C"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8. ZAKRES WYKONAWCY</w:t>
      </w:r>
    </w:p>
    <w:p w14:paraId="4C46F454"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Zakres Wykonawcy Zamówienia nr 1 obejmuje w szczególności:</w:t>
      </w:r>
    </w:p>
    <w:p w14:paraId="591829EF"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dostawę urządzeń;</w:t>
      </w:r>
    </w:p>
    <w:p w14:paraId="0F0D937D"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transport i rozładunek;</w:t>
      </w:r>
    </w:p>
    <w:p w14:paraId="16DFD7D6"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ustawienie urządzeń na przygotowanych podstawach;</w:t>
      </w:r>
    </w:p>
    <w:p w14:paraId="2467F3C7" w14:textId="169D7F6C"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montaż;</w:t>
      </w:r>
    </w:p>
    <w:p w14:paraId="42FFD443"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wewnętrzne połączenia urządzeń;</w:t>
      </w:r>
    </w:p>
    <w:p w14:paraId="6B7EE64E"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konfigurację;</w:t>
      </w:r>
    </w:p>
    <w:p w14:paraId="7E56219D"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uruchomienie;</w:t>
      </w:r>
    </w:p>
    <w:p w14:paraId="495477CD"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nadzór nad wykonaniem podłączeń;</w:t>
      </w:r>
    </w:p>
    <w:p w14:paraId="4884BF60" w14:textId="332E2003"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integrację z systemem operatorskim OCPP, systemem płatności i systemem monitorowania (w zakresie niezbędnym do działania stacji);</w:t>
      </w:r>
    </w:p>
    <w:p w14:paraId="27AE9FCA"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konfigurację OCPP, billing i płatności;</w:t>
      </w:r>
    </w:p>
    <w:p w14:paraId="7134E105"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dostawę, konfigurację, uruchomienie i integrację Systemu monitorowania i zarządzania danymi dla obwodów zasilających punkty ładowania;</w:t>
      </w:r>
    </w:p>
    <w:p w14:paraId="14A97873" w14:textId="77777777" w:rsidR="005326F2"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przekazanie danych interfejsowych;</w:t>
      </w:r>
    </w:p>
    <w:p w14:paraId="6186F304" w14:textId="330895D7" w:rsidR="005244B8" w:rsidRPr="005244B8" w:rsidRDefault="005244B8" w:rsidP="005244B8">
      <w:pPr>
        <w:numPr>
          <w:ilvl w:val="0"/>
          <w:numId w:val="12"/>
        </w:numPr>
        <w:spacing w:after="0" w:line="276" w:lineRule="auto"/>
        <w:jc w:val="both"/>
        <w:rPr>
          <w:rFonts w:cstheme="minorHAnsi"/>
          <w:sz w:val="22"/>
          <w:szCs w:val="22"/>
        </w:rPr>
      </w:pPr>
      <w:r>
        <w:rPr>
          <w:rFonts w:cstheme="minorHAnsi"/>
          <w:sz w:val="22"/>
          <w:szCs w:val="22"/>
        </w:rPr>
        <w:t>dokumentację techniczną niezbędną do realizacji zakresu projektowania będącego elementem Zamówienia nr 2;</w:t>
      </w:r>
    </w:p>
    <w:p w14:paraId="447EA261" w14:textId="686B37E4" w:rsidR="005326F2" w:rsidRDefault="005326F2" w:rsidP="005244B8">
      <w:pPr>
        <w:numPr>
          <w:ilvl w:val="0"/>
          <w:numId w:val="12"/>
        </w:numPr>
        <w:spacing w:after="0" w:line="276" w:lineRule="auto"/>
        <w:jc w:val="both"/>
        <w:rPr>
          <w:rFonts w:cstheme="minorHAnsi"/>
          <w:sz w:val="22"/>
          <w:szCs w:val="22"/>
        </w:rPr>
      </w:pPr>
      <w:r>
        <w:rPr>
          <w:rFonts w:cstheme="minorHAnsi"/>
          <w:sz w:val="22"/>
          <w:szCs w:val="22"/>
        </w:rPr>
        <w:t>dokumentację techniczną (3 komplety + wersja elektroniczna) zakresu Zamówienia nr 1, stanowiącą część całości Dokumentacji Powykonawczej, wymaganej przez UDT</w:t>
      </w:r>
      <w:r>
        <w:t xml:space="preserve"> </w:t>
      </w:r>
      <w:r>
        <w:rPr>
          <w:rFonts w:cstheme="minorHAnsi"/>
          <w:sz w:val="22"/>
          <w:szCs w:val="22"/>
        </w:rPr>
        <w:t>w ramach przeprowadzenia badania technicznego (wstępnego) ogólnodostępnej stacji ładowania,</w:t>
      </w:r>
      <w:r>
        <w:t xml:space="preserve"> z </w:t>
      </w:r>
      <w:r>
        <w:rPr>
          <w:rFonts w:cstheme="minorHAnsi"/>
          <w:sz w:val="22"/>
          <w:szCs w:val="22"/>
        </w:rPr>
        <w:t>wynikiem pozytywnym w zakresie dotyczącym urządzeń Zamówienia nr 1;</w:t>
      </w:r>
    </w:p>
    <w:p w14:paraId="49282B78"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szkolenie;</w:t>
      </w:r>
    </w:p>
    <w:p w14:paraId="25187855"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wsparcie przy odbiorach i UDT;</w:t>
      </w:r>
    </w:p>
    <w:p w14:paraId="36CD1146"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serwis gwarancyjny.</w:t>
      </w:r>
    </w:p>
    <w:p w14:paraId="741C6D5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przekaże dane niezbędne do wykonania pozostałych elementów infrastruktury, w szczególności:</w:t>
      </w:r>
    </w:p>
    <w:p w14:paraId="019B8451"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gabaryty;</w:t>
      </w:r>
    </w:p>
    <w:p w14:paraId="462FC582"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posadowienia;</w:t>
      </w:r>
    </w:p>
    <w:p w14:paraId="31B8DAE7"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obciążenia;</w:t>
      </w:r>
    </w:p>
    <w:p w14:paraId="1BB2AA95"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schematy;</w:t>
      </w:r>
    </w:p>
    <w:p w14:paraId="3046E7BA"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listę zacisków;</w:t>
      </w:r>
    </w:p>
    <w:p w14:paraId="2B349CFE"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kabli;</w:t>
      </w:r>
    </w:p>
    <w:p w14:paraId="1C778E9F"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zabezpieczeń;</w:t>
      </w:r>
    </w:p>
    <w:p w14:paraId="31A73524"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bilans mocy;</w:t>
      </w:r>
    </w:p>
    <w:p w14:paraId="76AE7593"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komunikacyjne;</w:t>
      </w:r>
    </w:p>
    <w:p w14:paraId="1DE17DE4"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lastRenderedPageBreak/>
        <w:t>wymagane strefy serwisowe;</w:t>
      </w:r>
    </w:p>
    <w:p w14:paraId="6EA76679"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wentylacji, chłodzenia i ochrony urządzeń;</w:t>
      </w:r>
    </w:p>
    <w:p w14:paraId="27131736"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wykonania i prowadzenia przewodów;</w:t>
      </w:r>
    </w:p>
    <w:p w14:paraId="226E31A2"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maksymalnych długości połączeń;</w:t>
      </w:r>
    </w:p>
    <w:p w14:paraId="7872E479"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torów pomiarowych i komunikacji Systemu monitorowania i zarządzania danymi dla obwodów zasilających punkty ładowania.</w:t>
      </w:r>
    </w:p>
    <w:p w14:paraId="6AB3E0E1" w14:textId="0B8EDB66"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Wykonanie infrastruktury SN, stacji transformatorowej, zewnętrznych instalacji nN/DC, tras kablowych, robót ziemnych, fundamentów, oświetlenia i stanowisk postojowych odbywa się w ramach Zamówienia nr 2 i Zamówienia nr 3, zgodnie z ich zakresami.</w:t>
      </w:r>
    </w:p>
    <w:p w14:paraId="11C6F95F" w14:textId="77777777" w:rsidR="005326F2" w:rsidRPr="005244B8" w:rsidRDefault="00223FF6" w:rsidP="005244B8">
      <w:pPr>
        <w:spacing w:after="0" w:line="276" w:lineRule="auto"/>
        <w:jc w:val="both"/>
        <w:rPr>
          <w:rFonts w:cstheme="minorHAnsi"/>
          <w:sz w:val="22"/>
          <w:szCs w:val="22"/>
        </w:rPr>
      </w:pPr>
      <w:r>
        <w:pict w14:anchorId="5CC765F9">
          <v:rect id="Prostokąt 79" o:spid="_x0000_s1040"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9597EFE"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9. TESTY I ODBIÓR</w:t>
      </w:r>
    </w:p>
    <w:p w14:paraId="196982B5" w14:textId="02839666" w:rsidR="005326F2" w:rsidRPr="005244B8" w:rsidRDefault="005326F2" w:rsidP="005244B8">
      <w:pPr>
        <w:spacing w:after="0" w:line="276" w:lineRule="auto"/>
        <w:jc w:val="both"/>
        <w:rPr>
          <w:rFonts w:cstheme="minorHAnsi"/>
          <w:sz w:val="22"/>
          <w:szCs w:val="22"/>
        </w:rPr>
      </w:pPr>
      <w:r w:rsidRPr="005244B8">
        <w:rPr>
          <w:rFonts w:cstheme="minorHAnsi"/>
          <w:sz w:val="22"/>
          <w:szCs w:val="22"/>
        </w:rPr>
        <w:t xml:space="preserve">Odbiór </w:t>
      </w:r>
      <w:r w:rsidR="00A8156F" w:rsidRPr="005244B8">
        <w:rPr>
          <w:rFonts w:cstheme="minorHAnsi"/>
          <w:sz w:val="22"/>
          <w:szCs w:val="22"/>
        </w:rPr>
        <w:t xml:space="preserve">Przedmiotu zamówienia </w:t>
      </w:r>
      <w:r w:rsidRPr="005244B8">
        <w:rPr>
          <w:rFonts w:cstheme="minorHAnsi"/>
          <w:sz w:val="22"/>
          <w:szCs w:val="22"/>
        </w:rPr>
        <w:t>obejmuje w szczególności:</w:t>
      </w:r>
    </w:p>
    <w:p w14:paraId="7FC82893"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sprawdzenie kompletności dostawy;</w:t>
      </w:r>
    </w:p>
    <w:p w14:paraId="3CC992E7"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sprawdzenie numerów seryjnych;</w:t>
      </w:r>
    </w:p>
    <w:p w14:paraId="1C15795E"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sprawdzenie dokumentacji;</w:t>
      </w:r>
    </w:p>
    <w:p w14:paraId="7EDDCFA1"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bezpieczeństwa;</w:t>
      </w:r>
    </w:p>
    <w:p w14:paraId="1E735471"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wyłączenia awaryjnego;</w:t>
      </w:r>
    </w:p>
    <w:p w14:paraId="497B3DC1"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ładowania każdego punktu;</w:t>
      </w:r>
    </w:p>
    <w:p w14:paraId="17FCF2A0"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komunikacji;</w:t>
      </w:r>
    </w:p>
    <w:p w14:paraId="5DF4B1F9"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OCPP;</w:t>
      </w:r>
    </w:p>
    <w:p w14:paraId="0F5C9319"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zdalnego monitoringu;</w:t>
      </w:r>
    </w:p>
    <w:p w14:paraId="6D83E04D"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systemu zarządzania;</w:t>
      </w:r>
    </w:p>
    <w:p w14:paraId="7740C8FB"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płatności;</w:t>
      </w:r>
    </w:p>
    <w:p w14:paraId="0B6B2B50"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prezentacji ceny;</w:t>
      </w:r>
    </w:p>
    <w:p w14:paraId="296965B8"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przekazywania danych;</w:t>
      </w:r>
    </w:p>
    <w:p w14:paraId="4B700C86"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funkcjonalności redundantnych przewodów i złączy (jeżeli zaoferowano drugi przewód), w tym potwierdzenie, że w danej chwili aktywny jest wyłącznie jeden przewód;</w:t>
      </w:r>
    </w:p>
    <w:p w14:paraId="249D51DD"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 równoczesnej pracy punktów w warunkach określonych przez strony;</w:t>
      </w:r>
    </w:p>
    <w:p w14:paraId="425A5551"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 współpracy z systemem ograniczania mocy dostępnej po stronie AC;</w:t>
      </w:r>
    </w:p>
    <w:p w14:paraId="1E87C996"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Systemu monitorowania i zarządzania danymi dla obwodów zasilających punkty ładowania, obejmujące wymagania określone w rozdziale 4;</w:t>
      </w:r>
    </w:p>
    <w:p w14:paraId="5A4D4C11"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udział w zbiorczym teście całej stacji.</w:t>
      </w:r>
    </w:p>
    <w:p w14:paraId="626C1A71"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przedstawi wyniki testów oraz dokumentację potwierdzającą prawidłową pracę urządzeń.</w:t>
      </w:r>
    </w:p>
    <w:p w14:paraId="683F3AF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Testy całej stacji będą prowadzone przy współudziale wykonawców Zamówienia nr 1, Zamówienia nr 2 i Zamówienia nr 3.</w:t>
      </w:r>
    </w:p>
    <w:p w14:paraId="5CC5EE5F" w14:textId="0D2D7F54" w:rsidR="005326F2" w:rsidRPr="005244B8" w:rsidRDefault="005326F2" w:rsidP="005244B8">
      <w:pPr>
        <w:spacing w:after="0" w:line="276" w:lineRule="auto"/>
        <w:jc w:val="both"/>
        <w:rPr>
          <w:rFonts w:cstheme="minorHAnsi"/>
          <w:sz w:val="22"/>
          <w:szCs w:val="22"/>
        </w:rPr>
      </w:pPr>
      <w:r w:rsidRPr="005244B8">
        <w:rPr>
          <w:rFonts w:cstheme="minorHAnsi"/>
          <w:sz w:val="22"/>
          <w:szCs w:val="22"/>
        </w:rPr>
        <w:t xml:space="preserve">Test wspólny powinien potwierdzić prawidłową współpracę </w:t>
      </w:r>
      <w:r w:rsidR="00A8156F" w:rsidRPr="005244B8">
        <w:rPr>
          <w:rFonts w:cstheme="minorHAnsi"/>
          <w:sz w:val="22"/>
          <w:szCs w:val="22"/>
        </w:rPr>
        <w:t xml:space="preserve">stacji </w:t>
      </w:r>
      <w:r w:rsidRPr="005244B8">
        <w:rPr>
          <w:rFonts w:cstheme="minorHAnsi"/>
          <w:sz w:val="22"/>
          <w:szCs w:val="22"/>
        </w:rPr>
        <w:t>ładowania z infrastrukturą SN/nN, instalacjami AC/DC, Systemem monitorowania i zarządzania danymi dla obwodów zasilających punkty ładowania oraz ograniczeniem mocy przyłączeniowej.</w:t>
      </w:r>
    </w:p>
    <w:p w14:paraId="305687C8" w14:textId="77777777" w:rsidR="005326F2" w:rsidRPr="005244B8" w:rsidRDefault="00223FF6" w:rsidP="005244B8">
      <w:pPr>
        <w:spacing w:after="0" w:line="276" w:lineRule="auto"/>
        <w:jc w:val="both"/>
        <w:rPr>
          <w:rFonts w:cstheme="minorHAnsi"/>
          <w:sz w:val="22"/>
          <w:szCs w:val="22"/>
        </w:rPr>
      </w:pPr>
      <w:r>
        <w:pict w14:anchorId="57384E50">
          <v:rect id="Prostokąt 77" o:spid="_x0000_s1039"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A3D243"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10. GWARANCJA I SERWIS</w:t>
      </w:r>
    </w:p>
    <w:p w14:paraId="61C5F635" w14:textId="238AAA10" w:rsidR="005326F2" w:rsidRPr="005244B8" w:rsidRDefault="005326F2" w:rsidP="005244B8">
      <w:pPr>
        <w:spacing w:after="0" w:line="276" w:lineRule="auto"/>
        <w:jc w:val="both"/>
        <w:rPr>
          <w:rFonts w:cstheme="minorHAnsi"/>
          <w:sz w:val="22"/>
          <w:szCs w:val="22"/>
        </w:rPr>
      </w:pPr>
      <w:r>
        <w:rPr>
          <w:rFonts w:cstheme="minorHAnsi"/>
          <w:sz w:val="22"/>
          <w:szCs w:val="22"/>
        </w:rPr>
        <w:t>Wymaganiem obligatoryjnym jest udzielenie przez Wykonawcę gwarancji na okres co najmniej 60 miesięcy (5 lat) na pełen zakres przedmiotu zamówienia, liczony od dnia podpisania protokołu UDT dopuszczającego do eksploatacji ostatniej stacji ładowania.</w:t>
      </w:r>
    </w:p>
    <w:p w14:paraId="02832CF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Gwarancja obejmuje w szczególności:</w:t>
      </w:r>
    </w:p>
    <w:p w14:paraId="7D61DFAA" w14:textId="5CA0727D" w:rsidR="005326F2" w:rsidRPr="005244B8" w:rsidRDefault="00183FDD" w:rsidP="005244B8">
      <w:pPr>
        <w:numPr>
          <w:ilvl w:val="0"/>
          <w:numId w:val="15"/>
        </w:numPr>
        <w:spacing w:after="0" w:line="276" w:lineRule="auto"/>
        <w:jc w:val="both"/>
        <w:rPr>
          <w:rFonts w:cstheme="minorHAnsi"/>
          <w:sz w:val="22"/>
          <w:szCs w:val="22"/>
        </w:rPr>
      </w:pPr>
      <w:r w:rsidRPr="005244B8">
        <w:rPr>
          <w:rFonts w:cstheme="minorHAnsi"/>
          <w:sz w:val="22"/>
          <w:szCs w:val="22"/>
        </w:rPr>
        <w:t xml:space="preserve">stacje </w:t>
      </w:r>
      <w:r w:rsidR="005326F2" w:rsidRPr="005244B8">
        <w:rPr>
          <w:rFonts w:cstheme="minorHAnsi"/>
          <w:sz w:val="22"/>
          <w:szCs w:val="22"/>
        </w:rPr>
        <w:t>ładowania;</w:t>
      </w:r>
    </w:p>
    <w:p w14:paraId="2ECE8355"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lastRenderedPageBreak/>
        <w:t>jednostki przekształtnikowe;</w:t>
      </w:r>
    </w:p>
    <w:p w14:paraId="439126F9"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t>przewody i złącza CCS2;</w:t>
      </w:r>
    </w:p>
    <w:p w14:paraId="32910928"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t>systemy sterowania;</w:t>
      </w:r>
    </w:p>
    <w:p w14:paraId="01191030"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t>elementy komunikacyjne;</w:t>
      </w:r>
    </w:p>
    <w:p w14:paraId="398EADF2"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t>System monitorowania i zarządzania danymi dla obwodów zasilających punkty ładowania;</w:t>
      </w:r>
    </w:p>
    <w:p w14:paraId="31B3F2B6"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t>oprogramowanie niezbędne do funkcjonowania systemu w zakresie objętym ofertą.</w:t>
      </w:r>
    </w:p>
    <w:p w14:paraId="5F72EE3B" w14:textId="77777777" w:rsidR="005326F2" w:rsidRPr="005244B8" w:rsidRDefault="005326F2" w:rsidP="005244B8">
      <w:pPr>
        <w:spacing w:after="0" w:line="276" w:lineRule="auto"/>
        <w:jc w:val="both"/>
        <w:rPr>
          <w:rFonts w:cstheme="minorHAnsi"/>
          <w:sz w:val="22"/>
          <w:szCs w:val="22"/>
        </w:rPr>
      </w:pPr>
      <w:ins w:id="5028" w:author="Ewa Retajczyk" w:date="2026-10-20T16:05:46Z">
        <w:r>
          <w:rPr>
            <w:rFonts w:cstheme="minorHAnsi"/>
            <w:sz w:val="22"/>
            <w:szCs w:val="22"/>
          </w:rPr>
          <w:t xml:space="preserve">Okres gwarancji </w:t>
        </w:r>
      </w:ins>
      <w:r>
        <w:rPr>
          <w:rFonts w:cstheme="minorHAnsi"/>
          <w:sz w:val="22"/>
          <w:szCs w:val="22"/>
        </w:rPr>
        <w:t xml:space="preserve">Wykonawca </w:t>
      </w:r>
      <w:del w:id="5029" w:author="Ewa Retajczyk" w:date="2026-10-20T16:06:02Z">
        <w:r>
          <w:rPr>
            <w:rFonts w:cstheme="minorHAnsi"/>
            <w:sz w:val="22"/>
            <w:szCs w:val="22"/>
          </w:rPr>
          <w:delText xml:space="preserve">określi:</w:delText>
        </w:r>
      </w:del>
      <w:ins w:id="5030" w:author="Ewa Retajczyk" w:date="2026-10-20T16:06:04Z">
        <w:r>
          <w:rPr>
            <w:rFonts w:cstheme="minorHAnsi"/>
            <w:sz w:val="22"/>
            <w:szCs w:val="22"/>
          </w:rPr>
          <w:t xml:space="preserve">wskazuje w formularzu ofertowym (nie krótszy niż 60 miesięcy). Parametry serwisu gwarancyjnego (czas reakcji zdalnej i serwisowej na miejscu, maksymalny czas usunięcia awarii, dostępność części zamiennych, przeglądy, aktualizacje oprogramowania, warunki utrzymania systemu po zakończeniu gwarancji) określa wzór umowy (załącznik nr 5); nie są one przedmiotem oferty ani kryterium oceny.</w:t>
        </w:r>
      </w:ins>
    </w:p>
    <w:p w14:paraId="572A3D86" w14:textId="77777777" w:rsidR="005326F2" w:rsidRPr="005244B8" w:rsidRDefault="005326F2" w:rsidP="005244B8">
      <w:pPr>
        <w:numPr>
          <w:ilvl w:val="0"/>
          <w:numId w:val="16"/>
        </w:numPr>
        <w:spacing w:after="0" w:line="276" w:lineRule="auto"/>
        <w:jc w:val="both"/>
        <w:rPr>
          <w:del w:id="5015" w:author="Ewa Retajczyk" w:date="2026-10-20T16:07:13Z"/>
          <w:rFonts w:cstheme="minorHAnsi"/>
          <w:sz w:val="22"/>
          <w:szCs w:val="22"/>
        </w:rPr>
      </w:pPr>
      <w:del w:id="5014" w:author="Ewa Retajczyk" w:date="2026-10-20T16:08:14Z">
        <w:r w:rsidRPr="005244B8">
          <w:rPr>
            <w:rFonts w:cstheme="minorHAnsi"/>
            <w:sz w:val="22"/>
            <w:szCs w:val="22"/>
          </w:rPr>
          <w:delText xml:space="preserve">czas reakcji zdalnej;</w:delText>
        </w:r>
      </w:del>
    </w:p>
    <w:p w14:paraId="0A8733B2" w14:textId="77777777" w:rsidR="005326F2" w:rsidRPr="005244B8" w:rsidRDefault="005326F2" w:rsidP="005244B8">
      <w:pPr>
        <w:numPr>
          <w:ilvl w:val="0"/>
          <w:numId w:val="16"/>
        </w:numPr>
        <w:spacing w:after="0" w:line="276" w:lineRule="auto"/>
        <w:jc w:val="both"/>
        <w:rPr>
          <w:del w:id="5017" w:author="Ewa Retajczyk" w:date="2026-10-20T16:08:55Z"/>
          <w:rFonts w:cstheme="minorHAnsi"/>
          <w:sz w:val="22"/>
          <w:szCs w:val="22"/>
        </w:rPr>
      </w:pPr>
      <w:del w:id="5016" w:author="Ewa Retajczyk" w:date="2026-10-20T16:09:45Z">
        <w:r w:rsidRPr="005244B8">
          <w:rPr>
            <w:rFonts w:cstheme="minorHAnsi"/>
            <w:sz w:val="22"/>
            <w:szCs w:val="22"/>
          </w:rPr>
          <w:delText xml:space="preserve">czas reakcji serwisowej na miejscu;</w:delText>
        </w:r>
      </w:del>
    </w:p>
    <w:p w14:paraId="7FD6EA5C" w14:textId="77777777" w:rsidR="005326F2" w:rsidRPr="005244B8" w:rsidRDefault="005326F2" w:rsidP="005244B8">
      <w:pPr>
        <w:numPr>
          <w:ilvl w:val="0"/>
          <w:numId w:val="16"/>
        </w:numPr>
        <w:spacing w:after="0" w:line="276" w:lineRule="auto"/>
        <w:jc w:val="both"/>
        <w:rPr>
          <w:del w:id="5019" w:author="Ewa Retajczyk" w:date="2026-10-20T16:11:23Z"/>
          <w:rFonts w:cstheme="minorHAnsi"/>
          <w:sz w:val="22"/>
          <w:szCs w:val="22"/>
        </w:rPr>
      </w:pPr>
      <w:del w:id="5018" w:author="Ewa Retajczyk" w:date="2026-10-20T16:11:31Z">
        <w:r w:rsidRPr="005244B8">
          <w:rPr>
            <w:rFonts w:cstheme="minorHAnsi"/>
            <w:sz w:val="22"/>
            <w:szCs w:val="22"/>
          </w:rPr>
          <w:delText xml:space="preserve">maksymalny czas usunięcia awarii;</w:delText>
        </w:r>
      </w:del>
    </w:p>
    <w:p w14:paraId="72E9BC30" w14:textId="77777777" w:rsidR="005326F2" w:rsidRPr="005244B8" w:rsidRDefault="005326F2" w:rsidP="005244B8">
      <w:pPr>
        <w:numPr>
          <w:ilvl w:val="0"/>
          <w:numId w:val="16"/>
        </w:numPr>
        <w:spacing w:after="0" w:line="276" w:lineRule="auto"/>
        <w:jc w:val="both"/>
        <w:rPr>
          <w:del w:id="5021" w:author="Ewa Retajczyk" w:date="2026-10-20T16:11:35Z"/>
          <w:rFonts w:cstheme="minorHAnsi"/>
          <w:sz w:val="22"/>
          <w:szCs w:val="22"/>
        </w:rPr>
      </w:pPr>
      <w:del w:id="5020" w:author="Ewa Retajczyk" w:date="2026-10-20T16:11:59Z">
        <w:r w:rsidRPr="005244B8">
          <w:rPr>
            <w:rFonts w:cstheme="minorHAnsi"/>
            <w:sz w:val="22"/>
            <w:szCs w:val="22"/>
          </w:rPr>
          <w:delText xml:space="preserve">dostępność części zamiennych;</w:delText>
        </w:r>
      </w:del>
    </w:p>
    <w:p w14:paraId="0BE56584" w14:textId="77777777" w:rsidR="005326F2" w:rsidRPr="005244B8" w:rsidRDefault="005326F2" w:rsidP="005244B8">
      <w:pPr>
        <w:numPr>
          <w:ilvl w:val="0"/>
          <w:numId w:val="16"/>
        </w:numPr>
        <w:spacing w:after="0" w:line="276" w:lineRule="auto"/>
        <w:jc w:val="both"/>
        <w:rPr>
          <w:del w:id="5023" w:author="Ewa Retajczyk" w:date="2026-10-20T16:12:20Z"/>
          <w:rFonts w:cstheme="minorHAnsi"/>
          <w:sz w:val="22"/>
          <w:szCs w:val="22"/>
        </w:rPr>
      </w:pPr>
      <w:del w:id="5022" w:author="Ewa Retajczyk" w:date="2026-10-20T16:12:32Z">
        <w:r w:rsidRPr="005244B8">
          <w:rPr>
            <w:rFonts w:cstheme="minorHAnsi"/>
            <w:sz w:val="22"/>
            <w:szCs w:val="22"/>
          </w:rPr>
          <w:delText xml:space="preserve">sposób realizacji przeglądów;</w:delText>
        </w:r>
      </w:del>
    </w:p>
    <w:p w14:paraId="7A7437F7" w14:textId="77777777" w:rsidR="005326F2" w:rsidRPr="005244B8" w:rsidRDefault="005326F2" w:rsidP="005244B8">
      <w:pPr>
        <w:numPr>
          <w:ilvl w:val="0"/>
          <w:numId w:val="16"/>
        </w:numPr>
        <w:spacing w:after="0" w:line="276" w:lineRule="auto"/>
        <w:jc w:val="both"/>
        <w:rPr>
          <w:del w:id="5025" w:author="Ewa Retajczyk" w:date="2026-10-20T16:12:33Z"/>
          <w:rFonts w:cstheme="minorHAnsi"/>
          <w:sz w:val="22"/>
          <w:szCs w:val="22"/>
        </w:rPr>
      </w:pPr>
      <w:del w:id="5024" w:author="Ewa Retajczyk" w:date="2026-10-20T16:12:57Z">
        <w:r w:rsidRPr="005244B8">
          <w:rPr>
            <w:rFonts w:cstheme="minorHAnsi"/>
            <w:sz w:val="22"/>
            <w:szCs w:val="22"/>
          </w:rPr>
          <w:delText xml:space="preserve">zasady aktualizacji oprogramowania;</w:delText>
        </w:r>
      </w:del>
    </w:p>
    <w:p w14:paraId="5793F5B7" w14:textId="77777777" w:rsidR="005326F2" w:rsidRPr="005244B8" w:rsidRDefault="005326F2" w:rsidP="005244B8">
      <w:pPr>
        <w:numPr>
          <w:ilvl w:val="0"/>
          <w:numId w:val="16"/>
        </w:numPr>
        <w:spacing w:after="0" w:line="276" w:lineRule="auto"/>
        <w:jc w:val="both"/>
        <w:rPr>
          <w:del w:id="5027" w:author="Ewa Retajczyk" w:date="2026-10-20T16:14:37Z"/>
          <w:rFonts w:cstheme="minorHAnsi"/>
          <w:sz w:val="22"/>
          <w:szCs w:val="22"/>
        </w:rPr>
      </w:pPr>
      <w:del w:id="5026" w:author="Ewa Retajczyk" w:date="2026-10-20T16:14:53Z">
        <w:r w:rsidRPr="005244B8">
          <w:rPr>
            <w:rFonts w:cstheme="minorHAnsi"/>
            <w:sz w:val="22"/>
            <w:szCs w:val="22"/>
          </w:rPr>
          <w:delText xml:space="preserve">warunki utrzymania systemu po zakończeniu gwarancji.</w:delText>
        </w:r>
      </w:del>
    </w:p>
    <w:p w14:paraId="62465867" w14:textId="77777777" w:rsidR="005326F2" w:rsidRPr="005244B8" w:rsidRDefault="00223FF6" w:rsidP="005244B8">
      <w:pPr>
        <w:spacing w:after="0" w:line="276" w:lineRule="auto"/>
        <w:jc w:val="both"/>
        <w:rPr>
          <w:rFonts w:cstheme="minorHAnsi"/>
          <w:sz w:val="22"/>
          <w:szCs w:val="22"/>
        </w:rPr>
      </w:pPr>
      <w:r>
        <w:pict w14:anchorId="120CF57D">
          <v:rect id="Prostokąt 75" o:spid="_x0000_s1038"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BA48FA"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11. TERMIN REALIZACJI</w:t>
      </w:r>
    </w:p>
    <w:p w14:paraId="688E6553" w14:textId="19AADE23" w:rsidR="00851144" w:rsidRPr="005244B8" w:rsidRDefault="00000000" w:rsidP="005244B8">
      <w:pPr>
        <w:spacing w:after="0" w:line="276" w:lineRule="auto"/>
        <w:jc w:val="both"/>
        <w:rPr>
          <w:rFonts w:cstheme="minorHAnsi"/>
          <w:sz w:val="22"/>
          <w:szCs w:val="22"/>
        </w:rPr>
      </w:pPr>
      <w:r>
        <w:rPr>
          <w:rFonts w:cstheme="minorHAnsi"/>
          <w:sz w:val="22"/>
          <w:szCs w:val="22"/>
        </w:rPr>
        <w:t>Termin wykonania Zamówienia nr 1 (dostawa, montaż, konfiguracja, uruchomienie, testy zakresu własnego Wykonawcy i przekazanie kompletnej dokumentacji do odbiorów): do dnia 15.12.2026 r., z możliwością wydłużenia po uzyskaniu przez Zamawiającego zgody NFOŚiGW potwierdzonej aneksem do Umowy o dofinansowanie. W takim przypadku termin wykonania zamówienia zostanie zmieniony aneksem do umowy z Wykonawcą w zakresie wynikającym z aneksu do Umowy dotacji.</w:t>
      </w:r>
    </w:p>
    <w:p w14:paraId="39D21E6F"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Graniczny termin dostawy sprzętu na miejsce realizacji: nie później niż do dnia 30.11.2026 r. Termin dostawy sprzętu (w dniach kalendarzowych od dnia zawarcia umowy) podlega ocenie w kryterium opisanym w pkt 16.2; oferta z terminem dostawy późniejszym niż 30.11.2026 r. zostanie odrzucona.</w:t>
      </w:r>
    </w:p>
    <w:p w14:paraId="4CE656C6" w14:textId="77777777" w:rsidR="005326F2" w:rsidRPr="005244B8" w:rsidRDefault="005326F2" w:rsidP="005244B8">
      <w:pPr>
        <w:spacing w:after="0" w:line="276" w:lineRule="auto"/>
        <w:jc w:val="both"/>
        <w:rPr>
          <w:rFonts w:cstheme="minorHAnsi"/>
          <w:sz w:val="22"/>
          <w:szCs w:val="22"/>
        </w:rPr>
      </w:pPr>
      <w:r>
        <w:rPr>
          <w:rFonts w:cstheme="minorHAnsi"/>
          <w:sz w:val="22"/>
          <w:szCs w:val="22"/>
        </w:rPr>
        <w:t xml:space="preserve">Wykonawca poda</w:t>
      </w:r>
      <w:del w:id="5047" w:author="Ewa Retajczyk" w:date="2026-10-20T16:15:52Z">
        <w:r>
          <w:rPr>
            <w:rFonts w:cstheme="minorHAnsi"/>
            <w:sz w:val="22"/>
            <w:szCs w:val="22"/>
          </w:rPr>
          <w:delText xml:space="preserve">:</w:delText>
        </w:r>
      </w:del>
      <w:ins w:id="5048" w:author="Ewa Retajczyk" w:date="2026-10-20T16:16:43Z">
        <w:r>
          <w:rPr>
            <w:rFonts w:cstheme="minorHAnsi"/>
            <w:sz w:val="22"/>
            <w:szCs w:val="22"/>
          </w:rPr>
          <w:t xml:space="preserve"> w formularzu ofertowym wyłącznie termin dostawy sprzętu na miejsce realizacji (w dniach kalendarzowych od dnia zawarcia umowy, nie później niż do 30.11.2026 r.) – kryterium oceny z pkt 16.2. Pozostałe terminy (w tym termin przekazania danych interfejsowych) określa wzór umowy (załącznik nr 5).</w:t>
        </w:r>
      </w:ins>
    </w:p>
    <w:p w14:paraId="3B9BCA96" w14:textId="77777777" w:rsidR="005326F2" w:rsidRPr="005244B8" w:rsidRDefault="005326F2" w:rsidP="005244B8">
      <w:pPr>
        <w:numPr>
          <w:ilvl w:val="0"/>
          <w:numId w:val="17"/>
        </w:numPr>
        <w:spacing w:after="0" w:line="276" w:lineRule="auto"/>
        <w:jc w:val="both"/>
        <w:rPr>
          <w:del w:id="5032" w:author="Ewa Retajczyk" w:date="2026-10-20T16:16:58Z"/>
          <w:rFonts w:cstheme="minorHAnsi"/>
          <w:sz w:val="22"/>
          <w:szCs w:val="22"/>
        </w:rPr>
      </w:pPr>
      <w:del w:id="5031" w:author="Ewa Retajczyk" w:date="2026-10-20T16:17:06Z">
        <w:r w:rsidRPr="005244B8">
          <w:rPr>
            <w:rFonts w:cstheme="minorHAnsi"/>
            <w:sz w:val="22"/>
            <w:szCs w:val="22"/>
          </w:rPr>
          <w:delText xml:space="preserve">termin przekazania danych interfejsowych;</w:delText>
        </w:r>
      </w:del>
    </w:p>
    <w:p w14:paraId="62B7C278" w14:textId="77777777" w:rsidR="005326F2" w:rsidRPr="005244B8" w:rsidRDefault="005326F2" w:rsidP="005244B8">
      <w:pPr>
        <w:numPr>
          <w:ilvl w:val="0"/>
          <w:numId w:val="17"/>
        </w:numPr>
        <w:spacing w:after="0" w:line="276" w:lineRule="auto"/>
        <w:jc w:val="both"/>
        <w:rPr>
          <w:del w:id="5034" w:author="Ewa Retajczyk" w:date="2026-10-20T16:17:20Z"/>
          <w:rFonts w:cstheme="minorHAnsi"/>
          <w:sz w:val="22"/>
          <w:szCs w:val="22"/>
        </w:rPr>
      </w:pPr>
      <w:del w:id="5033" w:author="Ewa Retajczyk" w:date="2026-10-20T16:18:07Z">
        <w:r w:rsidRPr="005244B8">
          <w:rPr>
            <w:rFonts w:cstheme="minorHAnsi"/>
            <w:sz w:val="22"/>
            <w:szCs w:val="22"/>
          </w:rPr>
          <w:delText xml:space="preserve">termin przedstawienia dokumentacji technologicznej;</w:delText>
        </w:r>
      </w:del>
    </w:p>
    <w:p w14:paraId="3EAC579A" w14:textId="77777777" w:rsidR="005326F2" w:rsidRPr="005244B8" w:rsidRDefault="005326F2" w:rsidP="005244B8">
      <w:pPr>
        <w:numPr>
          <w:ilvl w:val="0"/>
          <w:numId w:val="17"/>
        </w:numPr>
        <w:spacing w:after="0" w:line="276" w:lineRule="auto"/>
        <w:jc w:val="both"/>
        <w:rPr>
          <w:del w:id="5036" w:author="Ewa Retajczyk" w:date="2026-10-20T16:18:14Z"/>
          <w:rFonts w:cstheme="minorHAnsi"/>
          <w:sz w:val="22"/>
          <w:szCs w:val="22"/>
        </w:rPr>
      </w:pPr>
      <w:del w:id="5035" w:author="Ewa Retajczyk" w:date="2026-10-20T16:18:57Z">
        <w:r w:rsidRPr="005244B8">
          <w:rPr>
            <w:rFonts w:cstheme="minorHAnsi"/>
            <w:sz w:val="22"/>
            <w:szCs w:val="22"/>
          </w:rPr>
          <w:delText xml:space="preserve">termin dostawy sprzętu na miejsce realizacji (w dniach kalendarzowych od dnia zawarcia umowy, nie później niż do 30.11.2026 r.);</w:delText>
        </w:r>
      </w:del>
    </w:p>
    <w:p w14:paraId="74A978E6" w14:textId="77777777" w:rsidR="005326F2" w:rsidRPr="005244B8" w:rsidRDefault="005326F2" w:rsidP="005244B8">
      <w:pPr>
        <w:numPr>
          <w:ilvl w:val="0"/>
          <w:numId w:val="17"/>
        </w:numPr>
        <w:spacing w:after="0" w:line="276" w:lineRule="auto"/>
        <w:jc w:val="both"/>
        <w:rPr>
          <w:del w:id="5038" w:author="Ewa Retajczyk" w:date="2026-10-20T16:19:33Z"/>
          <w:rFonts w:cstheme="minorHAnsi"/>
          <w:sz w:val="22"/>
          <w:szCs w:val="22"/>
        </w:rPr>
      </w:pPr>
      <w:del w:id="5037" w:author="Ewa Retajczyk" w:date="2026-10-20T16:20:17Z">
        <w:r w:rsidRPr="005244B8">
          <w:rPr>
            <w:rFonts w:cstheme="minorHAnsi"/>
            <w:sz w:val="22"/>
            <w:szCs w:val="22"/>
          </w:rPr>
          <w:delText xml:space="preserve">termin montażu;</w:delText>
        </w:r>
      </w:del>
    </w:p>
    <w:p w14:paraId="248FF41C" w14:textId="77777777" w:rsidR="005326F2" w:rsidRPr="005244B8" w:rsidRDefault="005326F2" w:rsidP="005244B8">
      <w:pPr>
        <w:numPr>
          <w:ilvl w:val="0"/>
          <w:numId w:val="17"/>
        </w:numPr>
        <w:spacing w:after="0" w:line="276" w:lineRule="auto"/>
        <w:jc w:val="both"/>
        <w:rPr>
          <w:del w:id="5040" w:author="Ewa Retajczyk" w:date="2026-10-20T16:21:00Z"/>
          <w:rFonts w:cstheme="minorHAnsi"/>
          <w:sz w:val="22"/>
          <w:szCs w:val="22"/>
        </w:rPr>
      </w:pPr>
      <w:del w:id="5039" w:author="Ewa Retajczyk" w:date="2026-10-20T16:21:26Z">
        <w:r w:rsidRPr="005244B8">
          <w:rPr>
            <w:rFonts w:cstheme="minorHAnsi"/>
            <w:sz w:val="22"/>
            <w:szCs w:val="22"/>
          </w:rPr>
          <w:delText xml:space="preserve">termin konfiguracji;</w:delText>
        </w:r>
      </w:del>
    </w:p>
    <w:p w14:paraId="4194A6DF" w14:textId="77777777" w:rsidR="005326F2" w:rsidRPr="005244B8" w:rsidRDefault="005326F2" w:rsidP="005244B8">
      <w:pPr>
        <w:numPr>
          <w:ilvl w:val="0"/>
          <w:numId w:val="17"/>
        </w:numPr>
        <w:spacing w:after="0" w:line="276" w:lineRule="auto"/>
        <w:jc w:val="both"/>
        <w:rPr>
          <w:del w:id="5042" w:author="Ewa Retajczyk" w:date="2026-10-20T16:21:54Z"/>
          <w:rFonts w:cstheme="minorHAnsi"/>
          <w:sz w:val="22"/>
          <w:szCs w:val="22"/>
        </w:rPr>
      </w:pPr>
      <w:del w:id="5041" w:author="Ewa Retajczyk" w:date="2026-10-20T16:22:55Z">
        <w:r w:rsidRPr="005244B8">
          <w:rPr>
            <w:rFonts w:cstheme="minorHAnsi"/>
            <w:sz w:val="22"/>
            <w:szCs w:val="22"/>
          </w:rPr>
          <w:delText xml:space="preserve">termin uruchomienia;</w:delText>
        </w:r>
      </w:del>
    </w:p>
    <w:p w14:paraId="7ED28489" w14:textId="77777777" w:rsidR="005326F2" w:rsidRPr="005244B8" w:rsidRDefault="005326F2" w:rsidP="005244B8">
      <w:pPr>
        <w:numPr>
          <w:ilvl w:val="0"/>
          <w:numId w:val="17"/>
        </w:numPr>
        <w:spacing w:after="0" w:line="276" w:lineRule="auto"/>
        <w:jc w:val="both"/>
        <w:rPr>
          <w:del w:id="5044" w:author="Ewa Retajczyk" w:date="2026-10-20T16:22:58Z"/>
          <w:rFonts w:cstheme="minorHAnsi"/>
          <w:sz w:val="22"/>
          <w:szCs w:val="22"/>
        </w:rPr>
      </w:pPr>
      <w:del w:id="5043" w:author="Ewa Retajczyk" w:date="2026-10-20T16:23:05Z">
        <w:r w:rsidRPr="005244B8">
          <w:rPr>
            <w:rFonts w:cstheme="minorHAnsi"/>
            <w:sz w:val="22"/>
            <w:szCs w:val="22"/>
          </w:rPr>
          <w:delText xml:space="preserve">termin wykonania testów;</w:delText>
        </w:r>
      </w:del>
    </w:p>
    <w:p w14:paraId="6D337F91" w14:textId="77777777" w:rsidR="005326F2" w:rsidRPr="005244B8" w:rsidRDefault="005326F2" w:rsidP="005244B8">
      <w:pPr>
        <w:numPr>
          <w:ilvl w:val="0"/>
          <w:numId w:val="17"/>
        </w:numPr>
        <w:spacing w:after="0" w:line="276" w:lineRule="auto"/>
        <w:jc w:val="both"/>
        <w:rPr>
          <w:del w:id="5046" w:author="Ewa Retajczyk" w:date="2026-10-20T16:23:11Z"/>
          <w:rFonts w:cstheme="minorHAnsi"/>
          <w:sz w:val="22"/>
          <w:szCs w:val="22"/>
        </w:rPr>
      </w:pPr>
      <w:del w:id="5045" w:author="Ewa Retajczyk" w:date="2026-10-20T16:23:15Z">
        <w:r w:rsidRPr="005244B8">
          <w:rPr>
            <w:rFonts w:cstheme="minorHAnsi"/>
            <w:sz w:val="22"/>
            <w:szCs w:val="22"/>
          </w:rPr>
          <w:delText xml:space="preserve">termin przekazania kompletnej dokumentacji do odbiorów.</w:delText>
        </w:r>
      </w:del>
    </w:p>
    <w:p w14:paraId="6BB1CAFE" w14:textId="77777777" w:rsidR="005326F2" w:rsidRPr="005244B8" w:rsidRDefault="005326F2" w:rsidP="005244B8">
      <w:pPr>
        <w:spacing w:after="0" w:line="276" w:lineRule="auto"/>
        <w:jc w:val="both"/>
        <w:rPr>
          <w:rFonts w:cstheme="minorHAnsi"/>
          <w:sz w:val="22"/>
          <w:szCs w:val="22"/>
        </w:rPr>
      </w:pPr>
      <w:del w:id="5049" w:author="Ewa Retajczyk" w:date="2026-10-20T16:23:25Z">
        <w:r>
          <w:rPr>
            <w:rFonts w:cstheme="minorHAnsi"/>
            <w:sz w:val="22"/>
            <w:szCs w:val="22"/>
          </w:rPr>
          <w:delText xml:space="preserve">Terminy</w:delText>
        </w:r>
      </w:del>
      <w:ins w:id="5050" w:author="Ewa Retajczyk" w:date="2026-10-20T16:23:46Z">
        <w:r>
          <w:rPr>
            <w:rFonts w:cstheme="minorHAnsi"/>
            <w:sz w:val="22"/>
            <w:szCs w:val="22"/>
          </w:rPr>
          <w:t xml:space="preserve">Harmonogram</w:t>
        </w:r>
      </w:ins>
      <w:r>
        <w:rPr>
          <w:rFonts w:cstheme="minorHAnsi"/>
          <w:sz w:val="22"/>
          <w:szCs w:val="22"/>
        </w:rPr>
        <w:t xml:space="preserve"> </w:t>
      </w:r>
      <w:del w:id="5051" w:author="Ewa Retajczyk" w:date="2026-10-20T16:25:05Z">
        <w:r>
          <w:rPr>
            <w:rFonts w:cstheme="minorHAnsi"/>
            <w:sz w:val="22"/>
            <w:szCs w:val="22"/>
          </w:rPr>
          <w:delText xml:space="preserve">zależne</w:delText>
        </w:r>
      </w:del>
      <w:ins w:id="5052" w:author="Ewa Retajczyk" w:date="2026-10-20T16:25:33Z">
        <w:r>
          <w:rPr>
            <w:rFonts w:cstheme="minorHAnsi"/>
            <w:sz w:val="22"/>
            <w:szCs w:val="22"/>
          </w:rPr>
          <w:t xml:space="preserve">realizacji</w:t>
        </w:r>
      </w:ins>
      <w:r>
        <w:rPr>
          <w:rFonts w:cstheme="minorHAnsi"/>
          <w:sz w:val="22"/>
          <w:szCs w:val="22"/>
        </w:rPr>
        <w:t xml:space="preserve"> </w:t>
      </w:r>
      <w:del w:id="5053" w:author="Ewa Retajczyk" w:date="2026-10-20T16:25:53Z">
        <w:r>
          <w:rPr>
            <w:rFonts w:cstheme="minorHAnsi"/>
            <w:sz w:val="22"/>
            <w:szCs w:val="22"/>
          </w:rPr>
          <w:delText xml:space="preserve">od</w:delText>
        </w:r>
      </w:del>
      <w:ins w:id="5054" w:author="Ewa Retajczyk" w:date="2026-10-20T16:26:02Z">
        <w:r>
          <w:rPr>
            <w:rFonts w:cstheme="minorHAnsi"/>
            <w:sz w:val="22"/>
            <w:szCs w:val="22"/>
          </w:rPr>
          <w:t xml:space="preserve">załączony</w:t>
        </w:r>
      </w:ins>
      <w:r>
        <w:rPr>
          <w:rFonts w:cstheme="minorHAnsi"/>
          <w:sz w:val="22"/>
          <w:szCs w:val="22"/>
        </w:rPr>
        <w:t xml:space="preserve"> </w:t>
      </w:r>
      <w:del w:id="5055" w:author="Ewa Retajczyk" w:date="2026-10-20T16:26:33Z">
        <w:r>
          <w:rPr>
            <w:rFonts w:cstheme="minorHAnsi"/>
            <w:sz w:val="22"/>
            <w:szCs w:val="22"/>
          </w:rPr>
          <w:delText xml:space="preserve">udostępnienia</w:delText>
        </w:r>
      </w:del>
      <w:ins w:id="5056" w:author="Ewa Retajczyk" w:date="2026-10-20T16:26:43Z">
        <w:r>
          <w:rPr>
            <w:rFonts w:cstheme="minorHAnsi"/>
            <w:sz w:val="22"/>
            <w:szCs w:val="22"/>
          </w:rPr>
          <w:t xml:space="preserve">do</w:t>
        </w:r>
      </w:ins>
      <w:r>
        <w:rPr>
          <w:rFonts w:cstheme="minorHAnsi"/>
          <w:sz w:val="22"/>
          <w:szCs w:val="22"/>
        </w:rPr>
        <w:t xml:space="preserve"> </w:t>
      </w:r>
      <w:del w:id="5057" w:author="Ewa Retajczyk" w:date="2026-10-20T16:27:12Z">
        <w:r>
          <w:rPr>
            <w:rFonts w:cstheme="minorHAnsi"/>
            <w:sz w:val="22"/>
            <w:szCs w:val="22"/>
          </w:rPr>
          <w:delText xml:space="preserve">zasilania,</w:delText>
        </w:r>
      </w:del>
      <w:ins w:id="5058" w:author="Ewa Retajczyk" w:date="2026-10-20T16:27:48Z">
        <w:r>
          <w:rPr>
            <w:rFonts w:cstheme="minorHAnsi"/>
            <w:sz w:val="22"/>
            <w:szCs w:val="22"/>
          </w:rPr>
          <w:t xml:space="preserve">oferty</w:t>
        </w:r>
      </w:ins>
      <w:r>
        <w:rPr>
          <w:rFonts w:cstheme="minorHAnsi"/>
          <w:sz w:val="22"/>
          <w:szCs w:val="22"/>
        </w:rPr>
        <w:t xml:space="preserve"> </w:t>
      </w:r>
      <w:del w:id="5059" w:author="Ewa Retajczyk" w:date="2026-10-20T16:27:57Z">
        <w:r>
          <w:rPr>
            <w:rFonts w:cstheme="minorHAnsi"/>
            <w:sz w:val="22"/>
            <w:szCs w:val="22"/>
          </w:rPr>
          <w:delText xml:space="preserve">przygotowania stanowisk, wykonania infrastruktury lub przekazania danych przez wykonawców Zamówienia nr 2 i Zamówienia nr 3 należy wskazać odrębnie. Terminy podane przez Wykonawcę muszą</w:delText>
        </w:r>
      </w:del>
      <w:ins w:id="5060" w:author="Ewa Retajczyk" w:date="2026-10-20T16:28:03Z">
        <w:r>
          <w:rPr>
            <w:rFonts w:cstheme="minorHAnsi"/>
            <w:sz w:val="22"/>
            <w:szCs w:val="22"/>
          </w:rPr>
          <w:t xml:space="preserve">musi</w:t>
        </w:r>
      </w:ins>
      <w:r>
        <w:rPr>
          <w:rFonts w:cstheme="minorHAnsi"/>
          <w:sz w:val="22"/>
          <w:szCs w:val="22"/>
        </w:rPr>
        <w:t xml:space="preserve"> zapewniać wykonanie zamówienia w terminie do 15.12.2026 r.</w:t>
      </w:r>
    </w:p>
    <w:p w14:paraId="1EC57314" w14:textId="77777777" w:rsidR="005326F2" w:rsidRPr="005244B8" w:rsidRDefault="005326F2" w:rsidP="005244B8">
      <w:pPr>
        <w:spacing w:after="0" w:line="276" w:lineRule="auto"/>
        <w:jc w:val="both"/>
        <w:rPr>
          <w:rFonts w:cstheme="minorHAnsi"/>
          <w:sz w:val="22"/>
          <w:szCs w:val="22"/>
        </w:rPr>
      </w:pPr>
      <w:commentRangeStart w:id="1"/>
      <w:r w:rsidRPr="005244B8">
        <w:rPr>
          <w:rFonts w:cstheme="minorHAnsi"/>
          <w:sz w:val="22"/>
          <w:szCs w:val="22"/>
        </w:rPr>
        <w:t>Wykonawca zobowiązany jest uwzględnić zależność realizacji Zamówienia nr 1 od harmonogramu Zamówienia nr 2 i Zamówienia nr 3.</w:t>
      </w:r>
      <w:commentRangeEnd w:id="1"/>
      <w:r w:rsidR="00183FDD" w:rsidRPr="005244B8">
        <w:rPr>
          <w:rStyle w:val="Odwoaniedokomentarza"/>
          <w:rFonts w:cstheme="minorHAnsi"/>
          <w:sz w:val="22"/>
          <w:szCs w:val="22"/>
        </w:rPr>
        <w:commentReference w:id="1"/>
      </w:r>
    </w:p>
    <w:p w14:paraId="17DC8309" w14:textId="0D8A13D3" w:rsidR="005326F2" w:rsidRPr="005244B8" w:rsidRDefault="005326F2" w:rsidP="005244B8">
      <w:pPr>
        <w:spacing w:after="0" w:line="276" w:lineRule="auto"/>
        <w:jc w:val="both"/>
        <w:rPr>
          <w:rFonts w:cstheme="minorHAnsi"/>
          <w:sz w:val="22"/>
          <w:szCs w:val="22"/>
        </w:rPr>
      </w:pPr>
      <w:r>
        <w:rPr>
          <w:rFonts w:cstheme="minorHAnsi"/>
          <w:sz w:val="22"/>
          <w:szCs w:val="22"/>
        </w:rPr>
        <w:t xml:space="preserve">Wszystkie trzy zamówienia muszą być realizowane w sposób skoordynowany i umożliwiający zakończenie całej inwestycji, obejmującej wykonanie infrastruktury, dostawę, montaż i uruchomienie stacji ładowania, przeprowadzenie wymaganych testów, usunięcie usterek dotyczących całej ogólnodostępnej stacji ładowania, nie później niż do dnia 31.12.2026 r. </w:t>
      </w:r>
    </w:p>
    <w:p w14:paraId="019BAFAA"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Wykonawca zobowiązany jest niezwłocznie informować Zamawiającego o każdym ryzyku wystąpienia opóźnienia, które może wpłynąć na termin zakończenia całej inwestycji.</w:t>
      </w:r>
    </w:p>
    <w:p w14:paraId="4CAEB37F" w14:textId="77777777" w:rsidR="005326F2" w:rsidRPr="005244B8" w:rsidRDefault="00223FF6" w:rsidP="005244B8">
      <w:pPr>
        <w:spacing w:after="0" w:line="276" w:lineRule="auto"/>
        <w:jc w:val="both"/>
        <w:rPr>
          <w:rFonts w:cstheme="minorHAnsi"/>
          <w:sz w:val="22"/>
          <w:szCs w:val="22"/>
        </w:rPr>
      </w:pPr>
      <w:r>
        <w:pict w14:anchorId="1727BF3B">
          <v:rect id="Prostokąt 73" o:spid="_x0000_s1037"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528E574"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12. WARUNKI UDZIAŁU I WYMAGANIA DOTYCZĄCE OFERTY</w:t>
      </w:r>
    </w:p>
    <w:p w14:paraId="6CF78208" w14:textId="50FF4C2F" w:rsidR="005326F2" w:rsidRPr="005244B8" w:rsidRDefault="005326F2" w:rsidP="005244B8">
      <w:pPr>
        <w:spacing w:after="0" w:line="276" w:lineRule="auto"/>
        <w:jc w:val="both"/>
        <w:rPr>
          <w:rFonts w:cstheme="minorHAnsi"/>
          <w:sz w:val="22"/>
          <w:szCs w:val="22"/>
        </w:rPr>
      </w:pPr>
      <w:r w:rsidRPr="005244B8">
        <w:rPr>
          <w:rFonts w:cstheme="minorHAnsi"/>
          <w:sz w:val="22"/>
          <w:szCs w:val="22"/>
        </w:rPr>
        <w:t>Zamawiający stawia następujące minimalne warunki udziału w postępowaniu; ich spełnienie oceniane jest metodą „spełnia / nie spełnia" na podstawie oświadczeń i dokumentów wskazanych poniżej:</w:t>
      </w:r>
    </w:p>
    <w:p w14:paraId="6E446683" w14:textId="6FD845AB"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1) zdolność do występowania w obrocie gospodarczym </w:t>
      </w:r>
      <w:r w:rsidR="00A71079" w:rsidRPr="005244B8">
        <w:rPr>
          <w:rFonts w:cstheme="minorHAnsi"/>
          <w:sz w:val="22"/>
          <w:szCs w:val="22"/>
        </w:rPr>
        <w:t>-</w:t>
      </w:r>
      <w:r w:rsidRPr="005244B8">
        <w:rPr>
          <w:rFonts w:cstheme="minorHAnsi"/>
          <w:sz w:val="22"/>
          <w:szCs w:val="22"/>
        </w:rPr>
        <w:t xml:space="preserve"> Wykonawca prowadzi działalność gospodarczą w zakresie objętym zamówieniem i jest wpisany do właściwego rejestru (KRS/CEiDG); na potwierdzenie </w:t>
      </w:r>
      <w:r w:rsidR="00A71079" w:rsidRPr="005244B8">
        <w:rPr>
          <w:rFonts w:cstheme="minorHAnsi"/>
          <w:sz w:val="22"/>
          <w:szCs w:val="22"/>
        </w:rPr>
        <w:t>-</w:t>
      </w:r>
      <w:r w:rsidRPr="005244B8">
        <w:rPr>
          <w:rFonts w:cstheme="minorHAnsi"/>
          <w:sz w:val="22"/>
          <w:szCs w:val="22"/>
        </w:rPr>
        <w:t xml:space="preserve"> aktualny odpis lub informacja z rejestru (albo wskazanie danych umożliwiających Zamawiającemu pobranie dokumentu z ogólnodostępnej bazy danych);</w:t>
      </w:r>
    </w:p>
    <w:p w14:paraId="511DA84C" w14:textId="590DB1DF" w:rsidR="00851144" w:rsidRPr="00A174D3" w:rsidRDefault="00000000" w:rsidP="00A174D3">
      <w:pPr>
        <w:spacing w:before="100" w:beforeAutospacing="1" w:after="100" w:afterAutospacing="1"/>
        <w:jc w:val="both"/>
        <w:rPr>
          <w:rFonts w:ascii="Aptos" w:eastAsia="Times New Roman" w:hAnsi="Aptos" w:cs="Times New Roman"/>
          <w:color w:val="212121"/>
          <w:kern w:val="0"/>
          <w:lang w:eastAsia="pl-PL"/>
          <w14:ligatures w14:val="none"/>
        </w:rPr>
      </w:pPr>
      <w:r>
        <w:rPr>
          <w:rFonts w:cstheme="minorHAnsi"/>
          <w:sz w:val="22"/>
          <w:szCs w:val="22"/>
        </w:rPr>
        <w:t xml:space="preserve">2) producent oferowanych ładowarek - </w:t>
      </w:r>
      <w:r>
        <w:rPr>
          <w:rFonts w:ascii="Calibri" w:eastAsia="Times New Roman" w:hAnsi="Calibri" w:cs="Calibri"/>
          <w:color w:val="212121"/>
          <w:kern w:val="0"/>
          <w:sz w:val="22"/>
          <w:szCs w:val="22"/>
          <w:lang w:eastAsia="pl-PL"/>
          <w14:ligatures w14:val="none"/>
        </w:rPr>
        <w:t>Wykonawca dostarczy ładowarki pochodzące od producenta, który w okresie trzech lat poprzedzających upływ terminu składania ofert dostarczył i uruchomił (lub przekazał do eksploatacji), bezpośrednio lub za pośrednictwem dystrybutorów, łącznie co najmniej </w:t>
      </w:r>
      <w:r w:rsidRPr="00D804D7">
        <w:rPr>
          <w:rFonts w:ascii="Calibri" w:eastAsia="Times New Roman" w:hAnsi="Calibri" w:cs="Calibri"/>
          <w:color w:val="212121"/>
          <w:kern w:val="0"/>
          <w:sz w:val="22"/>
          <w:szCs w:val="22"/>
          <w:lang w:eastAsia="pl-PL"/>
          <w14:ligatures w14:val="none"/>
        </w:rPr>
        <w:t>100</w:t>
      </w:r>
      <w:r>
        <w:rPr>
          <w:rFonts w:ascii="Calibri" w:eastAsia="Times New Roman" w:hAnsi="Calibri" w:cs="Calibri"/>
          <w:b/>
          <w:bCs/>
          <w:color w:val="212121"/>
          <w:kern w:val="0"/>
          <w:sz w:val="22"/>
          <w:szCs w:val="22"/>
          <w:lang w:eastAsia="pl-PL"/>
          <w14:ligatures w14:val="none"/>
        </w:rPr>
        <w:t> </w:t>
      </w:r>
      <w:r>
        <w:rPr>
          <w:rFonts w:ascii="Calibri" w:eastAsia="Times New Roman" w:hAnsi="Calibri" w:cs="Calibri"/>
          <w:color w:val="212121"/>
          <w:kern w:val="0"/>
          <w:sz w:val="22"/>
          <w:szCs w:val="22"/>
          <w:lang w:eastAsia="pl-PL"/>
          <w14:ligatures w14:val="none"/>
        </w:rPr>
        <w:t>stacjonarnych punktów ładowania pojazdów elektrycznych prądem stałym DC, każdy o mocy nie mniejszej niż </w:t>
      </w:r>
      <w:r w:rsidRPr="00D804D7">
        <w:rPr>
          <w:rFonts w:ascii="Calibri" w:eastAsia="Times New Roman" w:hAnsi="Calibri" w:cs="Calibri"/>
          <w:color w:val="212121"/>
          <w:kern w:val="0"/>
          <w:sz w:val="22"/>
          <w:szCs w:val="22"/>
          <w:lang w:eastAsia="pl-PL"/>
          <w14:ligatures w14:val="none"/>
        </w:rPr>
        <w:t>360</w:t>
      </w:r>
      <w:r>
        <w:rPr>
          <w:rFonts w:ascii="Calibri" w:eastAsia="Times New Roman" w:hAnsi="Calibri" w:cs="Calibri"/>
          <w:b/>
          <w:bCs/>
          <w:color w:val="212121"/>
          <w:kern w:val="0"/>
          <w:sz w:val="22"/>
          <w:szCs w:val="22"/>
          <w:lang w:eastAsia="pl-PL"/>
          <w14:ligatures w14:val="none"/>
        </w:rPr>
        <w:t> </w:t>
      </w:r>
      <w:r>
        <w:rPr>
          <w:rFonts w:ascii="Calibri" w:eastAsia="Times New Roman" w:hAnsi="Calibri" w:cs="Calibri"/>
          <w:color w:val="212121"/>
          <w:kern w:val="0"/>
          <w:sz w:val="22"/>
          <w:szCs w:val="22"/>
          <w:lang w:eastAsia="pl-PL"/>
          <w14:ligatures w14:val="none"/>
        </w:rPr>
        <w:t>kW przy ładowaniu jednego pojazdu, co najmniej </w:t>
      </w:r>
      <w:r w:rsidRPr="00D804D7">
        <w:rPr>
          <w:rFonts w:ascii="Calibri" w:eastAsia="Times New Roman" w:hAnsi="Calibri" w:cs="Calibri"/>
          <w:color w:val="212121"/>
          <w:kern w:val="0"/>
          <w:sz w:val="22"/>
          <w:szCs w:val="22"/>
          <w:lang w:eastAsia="pl-PL"/>
          <w14:ligatures w14:val="none"/>
        </w:rPr>
        <w:t>5</w:t>
      </w:r>
      <w:r>
        <w:rPr>
          <w:rFonts w:ascii="Calibri" w:eastAsia="Times New Roman" w:hAnsi="Calibri" w:cs="Calibri"/>
          <w:color w:val="212121"/>
          <w:kern w:val="0"/>
          <w:sz w:val="22"/>
          <w:szCs w:val="22"/>
          <w:lang w:eastAsia="pl-PL"/>
          <w14:ligatures w14:val="none"/>
        </w:rPr>
        <w:t xml:space="preserve"> odbiorcom niezależnym od siebie nawzajem i od producenta.</w:t>
      </w:r>
      <w:r>
        <w:rPr>
          <w:rFonts w:ascii="Aptos" w:eastAsia="Times New Roman" w:hAnsi="Aptos" w:cs="Times New Roman"/>
          <w:color w:val="212121"/>
          <w:kern w:val="0"/>
          <w:lang w:eastAsia="pl-PL"/>
          <w14:ligatures w14:val="none"/>
        </w:rPr>
        <w:t xml:space="preserve"> </w:t>
      </w:r>
      <w:r>
        <w:rPr>
          <w:rFonts w:ascii="Calibri" w:eastAsia="Times New Roman" w:hAnsi="Calibri" w:cs="Calibri"/>
          <w:color w:val="212121"/>
          <w:kern w:val="0"/>
          <w:sz w:val="22"/>
          <w:szCs w:val="22"/>
          <w:lang w:eastAsia="pl-PL"/>
          <w14:ligatures w14:val="none"/>
        </w:rPr>
        <w:t>Wśród wskazanych dostaw musi znajdować się co najmniej jedna należycie wykonana dostawa, której rzeczywistym nabywcą był producent elektrycznych samochodów ciężarowych lub autobusów. Nie uwzględnia się urządzeń wyłącznie wypożyczonych do demonstracji ani niewykonanych zamówień lub umów ramowych bez zrealizowanych dostaw.</w:t>
      </w:r>
      <w:r>
        <w:rPr>
          <w:rFonts w:ascii="Aptos" w:eastAsia="Times New Roman" w:hAnsi="Aptos" w:cs="Times New Roman"/>
          <w:color w:val="212121"/>
          <w:kern w:val="0"/>
          <w:lang w:eastAsia="pl-PL"/>
          <w14:ligatures w14:val="none"/>
        </w:rPr>
        <w:t xml:space="preserve"> </w:t>
      </w:r>
      <w:r>
        <w:rPr>
          <w:rFonts w:ascii="Calibri" w:eastAsia="Times New Roman" w:hAnsi="Calibri" w:cs="Calibri"/>
          <w:color w:val="212121"/>
          <w:kern w:val="0"/>
          <w:sz w:val="22"/>
          <w:szCs w:val="22"/>
          <w:lang w:eastAsia="pl-PL"/>
          <w14:ligatures w14:val="none"/>
        </w:rPr>
        <w:t xml:space="preserve">Wykonawca nie musi być producentem. Przez producenta rozumie się podmiot wytwarzający urządzenia lub zlecający ich zaprojektowanie lub wytworzenie i wprowadzający je do obrotu pod własną nazwą lub znakiem towarowym. Przez niezależnych odbiorców rozumie się odbiorców nienależących do tej samej grupy kapitałowej co pozostali odbiorcy ani co producent. Jeden punkt służy do ładowania jednego pojazdu w danym czasie; alternatywnych złączy tego samego punktu nie liczy się oddzielnie. </w:t>
      </w:r>
      <w:r w:rsidRPr="00D804D7">
        <w:rPr>
          <w:rFonts w:ascii="Calibri" w:eastAsia="Times New Roman" w:hAnsi="Calibri" w:cs="Calibri"/>
          <w:color w:val="212121"/>
          <w:kern w:val="0"/>
          <w:sz w:val="22"/>
          <w:szCs w:val="22"/>
          <w:lang w:eastAsia="pl-PL"/>
          <w14:ligatures w14:val="none"/>
        </w:rPr>
        <w:t>Na potwierdzenie Wykonawca składa oświadczenie producenta (lub własne, oparte na danych producenta), zawierające wykaz dostaw (data, liczba i moc znamionowa punktów, rodzaj odbiorcy, kraj), wraz z referencjami lub innymi dokumentami potwierdzającymi należyte wykonanie dostaw, w tym dostawy dla producenta pojazdów. Dopuszcza się referencje zanonimizowane, jeżeli odbiorca nie zgadza się na ujawnienie nazwy; Zamawiający może zażądać wyjaśnień.</w:t>
      </w:r>
    </w:p>
    <w:p w14:paraId="79CE5D6C" w14:textId="3D3BBC69"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3) brak powiązań osobowych i kapitałowych z Zamawiającym </w:t>
      </w:r>
      <w:r w:rsidR="00A71079" w:rsidRPr="005244B8">
        <w:rPr>
          <w:rFonts w:cstheme="minorHAnsi"/>
          <w:sz w:val="22"/>
          <w:szCs w:val="22"/>
        </w:rPr>
        <w:t>-</w:t>
      </w:r>
      <w:r w:rsidRPr="005244B8">
        <w:rPr>
          <w:rFonts w:cstheme="minorHAnsi"/>
          <w:sz w:val="22"/>
          <w:szCs w:val="22"/>
        </w:rPr>
        <w:t xml:space="preserve"> na zasadach określonych w pkt 22 (oświadczenie Wykonawcy).</w:t>
      </w:r>
    </w:p>
    <w:p w14:paraId="4F8C67B1" w14:textId="77777777" w:rsidR="005326F2" w:rsidRPr="005244B8" w:rsidRDefault="00223FF6" w:rsidP="005244B8">
      <w:pPr>
        <w:spacing w:after="0" w:line="276" w:lineRule="auto"/>
        <w:jc w:val="both"/>
        <w:rPr>
          <w:rFonts w:cstheme="minorHAnsi"/>
          <w:sz w:val="22"/>
          <w:szCs w:val="22"/>
        </w:rPr>
      </w:pPr>
      <w:r>
        <w:pict w14:anchorId="7A81A4E5">
          <v:rect id="Prostokąt 71" o:spid="_x0000_s1036"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872E1FE"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13. WADIUM</w:t>
      </w:r>
    </w:p>
    <w:p w14:paraId="2DAFC8CB" w14:textId="7EBA545B" w:rsidR="005326F2" w:rsidRPr="005244B8" w:rsidRDefault="005326F2" w:rsidP="005244B8">
      <w:pPr>
        <w:spacing w:after="0" w:line="276" w:lineRule="auto"/>
        <w:jc w:val="both"/>
        <w:rPr>
          <w:rFonts w:cstheme="minorHAnsi"/>
          <w:sz w:val="22"/>
          <w:szCs w:val="22"/>
        </w:rPr>
      </w:pPr>
      <w:r w:rsidRPr="005244B8">
        <w:rPr>
          <w:rFonts w:cstheme="minorHAnsi"/>
          <w:sz w:val="22"/>
          <w:szCs w:val="22"/>
        </w:rPr>
        <w:t>Warunkiem skutecznego złożenia oferty jest wniesienie wadium w wysokości:</w:t>
      </w:r>
      <w:r w:rsidR="00A8156F">
        <w:rPr>
          <w:rFonts w:cstheme="minorHAnsi"/>
          <w:b/>
          <w:bCs/>
          <w:sz w:val="22"/>
          <w:szCs w:val="22"/>
        </w:rPr>
        <w:t xml:space="preserve"> </w:t>
      </w:r>
      <w:r w:rsidRPr="005244B8">
        <w:rPr>
          <w:rFonts w:cstheme="minorHAnsi"/>
          <w:b/>
          <w:bCs/>
          <w:sz w:val="22"/>
          <w:szCs w:val="22"/>
        </w:rPr>
        <w:t xml:space="preserve">23 000,00 zł </w:t>
      </w:r>
      <w:r w:rsidRPr="005244B8">
        <w:rPr>
          <w:rFonts w:cstheme="minorHAnsi"/>
          <w:sz w:val="22"/>
          <w:szCs w:val="22"/>
        </w:rPr>
        <w:t>(słownie: dwadzieścia trzy tysiące złotych 00/100)</w:t>
      </w:r>
      <w:r w:rsidR="00A71079" w:rsidRPr="005244B8">
        <w:rPr>
          <w:rFonts w:cstheme="minorHAnsi"/>
          <w:sz w:val="22"/>
          <w:szCs w:val="22"/>
        </w:rPr>
        <w:t>.</w:t>
      </w:r>
    </w:p>
    <w:p w14:paraId="4BB6E12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Wadium należy wnieść przed upływem terminu składania ofert.</w:t>
      </w:r>
    </w:p>
    <w:p w14:paraId="41E83AA2" w14:textId="44635350" w:rsidR="005326F2" w:rsidRPr="005244B8" w:rsidRDefault="005326F2" w:rsidP="005244B8">
      <w:pPr>
        <w:spacing w:after="0" w:line="276" w:lineRule="auto"/>
        <w:jc w:val="both"/>
        <w:rPr>
          <w:rFonts w:cstheme="minorHAnsi"/>
          <w:sz w:val="22"/>
          <w:szCs w:val="22"/>
        </w:rPr>
      </w:pPr>
      <w:r w:rsidRPr="005244B8">
        <w:rPr>
          <w:rFonts w:cstheme="minorHAnsi"/>
          <w:sz w:val="22"/>
          <w:szCs w:val="22"/>
        </w:rPr>
        <w:t>Wadium może zostać wniesione, według wyboru Wykonawcy, w jednej z</w:t>
      </w:r>
      <w:r w:rsidRPr="00A174D3">
        <w:rPr>
          <w:rFonts w:cstheme="minorHAnsi"/>
          <w:sz w:val="22"/>
          <w:szCs w:val="22"/>
        </w:rPr>
        <w:t xml:space="preserve"> </w:t>
      </w:r>
      <w:r w:rsidRPr="005244B8">
        <w:rPr>
          <w:rFonts w:cstheme="minorHAnsi"/>
          <w:sz w:val="22"/>
          <w:szCs w:val="22"/>
        </w:rPr>
        <w:t xml:space="preserve">form: 1) w pieniądzu </w:t>
      </w:r>
      <w:r w:rsidR="00A71079" w:rsidRPr="005244B8">
        <w:rPr>
          <w:rFonts w:cstheme="minorHAnsi"/>
          <w:sz w:val="22"/>
          <w:szCs w:val="22"/>
        </w:rPr>
        <w:t>-</w:t>
      </w:r>
      <w:r w:rsidRPr="005244B8">
        <w:rPr>
          <w:rFonts w:cstheme="minorHAnsi"/>
          <w:sz w:val="22"/>
          <w:szCs w:val="22"/>
        </w:rPr>
        <w:t xml:space="preserve"> przelewem na rachunek bankowy Zamawiającego nr </w:t>
      </w:r>
      <w:r w:rsidRPr="005244B8">
        <w:rPr>
          <w:rFonts w:cstheme="minorHAnsi"/>
          <w:sz w:val="22"/>
          <w:szCs w:val="22"/>
          <w:highlight w:val="yellow"/>
        </w:rPr>
        <w:t>[DO</w:t>
      </w:r>
      <w:r w:rsidRPr="005244B8">
        <w:rPr>
          <w:rFonts w:cstheme="minorHAnsi"/>
          <w:sz w:val="22"/>
          <w:szCs w:val="22"/>
        </w:rPr>
        <w:t xml:space="preserve"> </w:t>
      </w:r>
      <w:r w:rsidRPr="005244B8">
        <w:rPr>
          <w:rFonts w:cstheme="minorHAnsi"/>
          <w:sz w:val="22"/>
          <w:szCs w:val="22"/>
          <w:highlight w:val="yellow"/>
        </w:rPr>
        <w:t>UZUPEŁNIENIA</w:t>
      </w:r>
      <w:r w:rsidRPr="005244B8">
        <w:rPr>
          <w:rFonts w:cstheme="minorHAnsi"/>
          <w:sz w:val="22"/>
          <w:szCs w:val="22"/>
        </w:rPr>
        <w:t xml:space="preserve"> </w:t>
      </w:r>
      <w:r w:rsidR="00A71079" w:rsidRPr="005244B8">
        <w:rPr>
          <w:rFonts w:cstheme="minorHAnsi"/>
          <w:sz w:val="22"/>
          <w:szCs w:val="22"/>
          <w:highlight w:val="yellow"/>
        </w:rPr>
        <w:t>-</w:t>
      </w:r>
      <w:r w:rsidRPr="005244B8">
        <w:rPr>
          <w:rFonts w:cstheme="minorHAnsi"/>
          <w:sz w:val="22"/>
          <w:szCs w:val="22"/>
        </w:rPr>
        <w:t xml:space="preserve"> </w:t>
      </w:r>
      <w:r w:rsidRPr="005244B8">
        <w:rPr>
          <w:rFonts w:cstheme="minorHAnsi"/>
          <w:sz w:val="22"/>
          <w:szCs w:val="22"/>
          <w:highlight w:val="yellow"/>
        </w:rPr>
        <w:t>numer</w:t>
      </w:r>
      <w:r w:rsidRPr="005244B8">
        <w:rPr>
          <w:rFonts w:cstheme="minorHAnsi"/>
          <w:sz w:val="22"/>
          <w:szCs w:val="22"/>
        </w:rPr>
        <w:t xml:space="preserve"> </w:t>
      </w:r>
      <w:r w:rsidRPr="005244B8">
        <w:rPr>
          <w:rFonts w:cstheme="minorHAnsi"/>
          <w:sz w:val="22"/>
          <w:szCs w:val="22"/>
          <w:highlight w:val="yellow"/>
        </w:rPr>
        <w:t>rachunku]</w:t>
      </w:r>
      <w:r w:rsidRPr="005244B8">
        <w:rPr>
          <w:rFonts w:cstheme="minorHAnsi"/>
          <w:sz w:val="22"/>
          <w:szCs w:val="22"/>
        </w:rPr>
        <w:t xml:space="preserve"> z dopiskiem „Wadium </w:t>
      </w:r>
      <w:r w:rsidR="00A71079" w:rsidRPr="005244B8">
        <w:rPr>
          <w:rFonts w:cstheme="minorHAnsi"/>
          <w:sz w:val="22"/>
          <w:szCs w:val="22"/>
        </w:rPr>
        <w:t>-</w:t>
      </w:r>
      <w:r w:rsidRPr="005244B8">
        <w:rPr>
          <w:rFonts w:cstheme="minorHAnsi"/>
          <w:sz w:val="22"/>
          <w:szCs w:val="22"/>
        </w:rPr>
        <w:t xml:space="preserve"> Zapytanie ofertowe </w:t>
      </w:r>
      <w:r w:rsidR="00A71079" w:rsidRPr="005244B8">
        <w:rPr>
          <w:rFonts w:cstheme="minorHAnsi"/>
          <w:sz w:val="22"/>
          <w:szCs w:val="22"/>
        </w:rPr>
        <w:t>-</w:t>
      </w:r>
      <w:r w:rsidRPr="005244B8">
        <w:rPr>
          <w:rFonts w:cstheme="minorHAnsi"/>
          <w:sz w:val="22"/>
          <w:szCs w:val="22"/>
        </w:rPr>
        <w:t xml:space="preserve"> Zamówienie nr 1" (za wniesienie wadium w pieniądzu uznaje się uznanie rachunku Zamawiającego przed upływem terminu składania ofert); 2) w formie gwarancji bankowej; 3) w formie gwarancji ubezpieczeniowej. Wadium w formie gwarancji powinno być bezwarunkowe, nieodwołalne, płatne na pierwsze pisemne żądanie Zamawiającego, z okresem ważności nie krótszym niż termin związania ofertą (30 dni od upływu terminu składania ofert), i </w:t>
      </w:r>
      <w:r w:rsidRPr="005244B8">
        <w:rPr>
          <w:rFonts w:cstheme="minorHAnsi"/>
          <w:sz w:val="22"/>
          <w:szCs w:val="22"/>
        </w:rPr>
        <w:lastRenderedPageBreak/>
        <w:t>przekazane Zamawiającemu w oryginale w postaci elektronicznej opatrzonej kwalifikowanym podpisem elektronicznym wystawcy albo w oryginale papierowym złożonym w siedzibie Zamawiającego przed upływem terminu składania ofert.</w:t>
      </w:r>
    </w:p>
    <w:p w14:paraId="051E2BCD" w14:textId="1414716C" w:rsidR="005326F2" w:rsidRPr="005244B8" w:rsidRDefault="005326F2" w:rsidP="005244B8">
      <w:pPr>
        <w:spacing w:after="0" w:line="276" w:lineRule="auto"/>
        <w:jc w:val="both"/>
        <w:rPr>
          <w:rFonts w:cstheme="minorHAnsi"/>
          <w:sz w:val="22"/>
          <w:szCs w:val="22"/>
        </w:rPr>
      </w:pPr>
      <w:r w:rsidRPr="005244B8">
        <w:rPr>
          <w:rFonts w:cstheme="minorHAnsi"/>
          <w:sz w:val="22"/>
          <w:szCs w:val="22"/>
        </w:rPr>
        <w:t>Oferta Wykonawcy, który nie wniesie wadium w wymaganej wysokości i terminie, zostanie odrzucona.</w:t>
      </w:r>
    </w:p>
    <w:p w14:paraId="71830DDE" w14:textId="1C9F79E7" w:rsidR="005326F2" w:rsidRPr="005244B8" w:rsidRDefault="005326F2" w:rsidP="005244B8">
      <w:pPr>
        <w:spacing w:after="0" w:line="276" w:lineRule="auto"/>
        <w:jc w:val="both"/>
        <w:rPr>
          <w:rFonts w:cstheme="minorHAnsi"/>
          <w:sz w:val="22"/>
          <w:szCs w:val="22"/>
        </w:rPr>
      </w:pPr>
      <w:r w:rsidRPr="005244B8">
        <w:rPr>
          <w:rFonts w:cstheme="minorHAnsi"/>
          <w:sz w:val="22"/>
          <w:szCs w:val="22"/>
        </w:rPr>
        <w:t>Zasady zwrotu i zatrzymania wadium określają poniższe postanowienia.</w:t>
      </w:r>
    </w:p>
    <w:p w14:paraId="4BB7F8E8" w14:textId="2FE4ED98"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Zamawiający zwraca wadium niezwłocznie, nie później niż w terminie 7 dni: 1) wszystkim Wykonawcom </w:t>
      </w:r>
      <w:r w:rsidR="00A71079" w:rsidRPr="005244B8">
        <w:rPr>
          <w:rFonts w:cstheme="minorHAnsi"/>
          <w:sz w:val="22"/>
          <w:szCs w:val="22"/>
        </w:rPr>
        <w:t>-</w:t>
      </w:r>
      <w:r w:rsidRPr="005244B8">
        <w:rPr>
          <w:rFonts w:cstheme="minorHAnsi"/>
          <w:sz w:val="22"/>
          <w:szCs w:val="22"/>
        </w:rPr>
        <w:t xml:space="preserve"> po dokonaniu wyboru najkorzystniejszej oferty albo po unieważnieniu postępowania, z wyjątkiem Wykonawcy, którego oferta została wybrana </w:t>
      </w:r>
      <w:r w:rsidR="00A71079" w:rsidRPr="005244B8">
        <w:rPr>
          <w:rFonts w:cstheme="minorHAnsi"/>
          <w:sz w:val="22"/>
          <w:szCs w:val="22"/>
        </w:rPr>
        <w:t>-</w:t>
      </w:r>
      <w:r w:rsidRPr="005244B8">
        <w:rPr>
          <w:rFonts w:cstheme="minorHAnsi"/>
          <w:sz w:val="22"/>
          <w:szCs w:val="22"/>
        </w:rPr>
        <w:t xml:space="preserve"> temu Wykonawcy wadium zwraca się niezwłocznie po zawarciu umowy; 2) Wykonawcy, którego oferta została odrzucona </w:t>
      </w:r>
      <w:r w:rsidR="00A71079" w:rsidRPr="005244B8">
        <w:rPr>
          <w:rFonts w:cstheme="minorHAnsi"/>
          <w:sz w:val="22"/>
          <w:szCs w:val="22"/>
        </w:rPr>
        <w:t>-</w:t>
      </w:r>
      <w:r w:rsidRPr="005244B8">
        <w:rPr>
          <w:rFonts w:cstheme="minorHAnsi"/>
          <w:sz w:val="22"/>
          <w:szCs w:val="22"/>
        </w:rPr>
        <w:t xml:space="preserve"> po odrzuceniu oferty; 3) Wykonawcy, który wycofał ofertę przed upływem terminu składania ofert </w:t>
      </w:r>
      <w:r w:rsidR="00A71079" w:rsidRPr="005244B8">
        <w:rPr>
          <w:rFonts w:cstheme="minorHAnsi"/>
          <w:sz w:val="22"/>
          <w:szCs w:val="22"/>
        </w:rPr>
        <w:t>-</w:t>
      </w:r>
      <w:r w:rsidRPr="005244B8">
        <w:rPr>
          <w:rFonts w:cstheme="minorHAnsi"/>
          <w:sz w:val="22"/>
          <w:szCs w:val="22"/>
        </w:rPr>
        <w:t xml:space="preserve"> po jej wycofaniu. Wadium wniesione w pieniądzu zwraca się bez odsetek na rachunek, z którego zostało wniesione; wadium w formie gwarancji zwraca się przez zwrot dokumentu gwarancji albo oświadczenie o zwolnieniu z gwarancji.</w:t>
      </w:r>
    </w:p>
    <w:p w14:paraId="6BD4AE7A" w14:textId="3210B355" w:rsidR="00851144" w:rsidRPr="005244B8" w:rsidRDefault="00000000" w:rsidP="005244B8">
      <w:pPr>
        <w:spacing w:after="0" w:line="276" w:lineRule="auto"/>
        <w:jc w:val="both"/>
        <w:rPr>
          <w:rFonts w:cstheme="minorHAnsi"/>
          <w:sz w:val="22"/>
          <w:szCs w:val="22"/>
        </w:rPr>
      </w:pPr>
      <w:r>
        <w:rPr>
          <w:rFonts w:cstheme="minorHAnsi"/>
          <w:sz w:val="22"/>
          <w:szCs w:val="22"/>
        </w:rPr>
        <w:t xml:space="preserve">Wadium przepada na rzecz Zamawiającego, jeżeli Wykonawca, którego oferta została wybrana: 1) odmówił podpisania umowy na warunkach określonych w ofercie i zapytaniu ofertowym; 2) </w:t>
      </w:r>
      <w:del w:id="5061" w:author="Ewa Retajczyk" w:date="2026-10-20T16:29:10Z">
        <w:r>
          <w:rPr>
            <w:rFonts w:cstheme="minorHAnsi"/>
            <w:sz w:val="22"/>
            <w:szCs w:val="22"/>
          </w:rPr>
          <w:delText xml:space="preserve">nie wniósł wymaganego zabezpieczenia należytego wykonania umowy (o ile zostanie ono wymagane we wzorze umowy); 3) </w:delText>
        </w:r>
      </w:del>
      <w:r>
        <w:rPr>
          <w:rFonts w:cstheme="minorHAnsi"/>
          <w:sz w:val="22"/>
          <w:szCs w:val="22"/>
        </w:rPr>
        <w:t xml:space="preserve">zawarcie umowy stało się niemożliwe z przyczyn leżących po jego stronie; </w:t>
      </w:r>
      <w:del w:id="5062" w:author="Ewa Retajczyk" w:date="2026-10-20T16:30:17Z">
        <w:r>
          <w:rPr>
            <w:rFonts w:cstheme="minorHAnsi"/>
            <w:sz w:val="22"/>
            <w:szCs w:val="22"/>
          </w:rPr>
          <w:delText xml:space="preserve">4</w:delText>
        </w:r>
      </w:del>
      <w:ins w:id="5063" w:author="Ewa Retajczyk" w:date="2026-10-20T16:30:34Z">
        <w:r>
          <w:rPr>
            <w:rFonts w:cstheme="minorHAnsi"/>
            <w:sz w:val="22"/>
            <w:szCs w:val="22"/>
          </w:rPr>
          <w:t xml:space="preserve">3</w:t>
        </w:r>
      </w:ins>
      <w:r>
        <w:rPr>
          <w:rFonts w:cstheme="minorHAnsi"/>
          <w:sz w:val="22"/>
          <w:szCs w:val="22"/>
        </w:rPr>
        <w:t xml:space="preserve">) wycofał ofertę lub zmienił jej treść po upływie terminu składania ofert, w okresie związania ofertą.</w:t>
      </w:r>
    </w:p>
    <w:p w14:paraId="59366220" w14:textId="77777777" w:rsidR="005326F2" w:rsidRPr="005244B8" w:rsidRDefault="00223FF6" w:rsidP="005244B8">
      <w:pPr>
        <w:spacing w:after="0" w:line="276" w:lineRule="auto"/>
        <w:jc w:val="both"/>
        <w:rPr>
          <w:rFonts w:cstheme="minorHAnsi"/>
          <w:sz w:val="22"/>
          <w:szCs w:val="22"/>
        </w:rPr>
      </w:pPr>
      <w:r>
        <w:pict w14:anchorId="3348297E">
          <v:rect id="Prostokąt 69" o:spid="_x0000_s1035"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65F3D5E"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14. PYTANIA I WYJAŚNIENIA</w:t>
      </w:r>
    </w:p>
    <w:p w14:paraId="5EC20D86" w14:textId="3311376A" w:rsidR="005326F2" w:rsidRPr="005244B8" w:rsidRDefault="005326F2" w:rsidP="005244B8">
      <w:pPr>
        <w:spacing w:after="0" w:line="276" w:lineRule="auto"/>
        <w:jc w:val="both"/>
        <w:rPr>
          <w:rFonts w:cstheme="minorHAnsi"/>
          <w:sz w:val="22"/>
          <w:szCs w:val="22"/>
        </w:rPr>
      </w:pPr>
      <w:r w:rsidRPr="005244B8">
        <w:rPr>
          <w:rFonts w:cstheme="minorHAnsi"/>
          <w:sz w:val="22"/>
          <w:szCs w:val="22"/>
        </w:rPr>
        <w:t xml:space="preserve">Pytania dotyczące zapytania ofertowego należy kierować drogą elektroniczną na adres zamowienia@megalog.pl (w tytule wiadomości: „Zapytanie ofertowe </w:t>
      </w:r>
      <w:r w:rsidR="00A71079" w:rsidRPr="005244B8">
        <w:rPr>
          <w:rFonts w:cstheme="minorHAnsi"/>
          <w:sz w:val="22"/>
          <w:szCs w:val="22"/>
        </w:rPr>
        <w:t>-</w:t>
      </w:r>
      <w:r w:rsidRPr="005244B8">
        <w:rPr>
          <w:rFonts w:cstheme="minorHAnsi"/>
          <w:sz w:val="22"/>
          <w:szCs w:val="22"/>
        </w:rPr>
        <w:t xml:space="preserve"> Zamówienie nr 1").</w:t>
      </w:r>
    </w:p>
    <w:p w14:paraId="558DA75E" w14:textId="36879DF2" w:rsidR="005326F2" w:rsidRPr="005244B8" w:rsidRDefault="005326F2" w:rsidP="005244B8">
      <w:pPr>
        <w:spacing w:after="0" w:line="276" w:lineRule="auto"/>
        <w:jc w:val="both"/>
        <w:rPr>
          <w:rFonts w:cstheme="minorHAnsi"/>
          <w:sz w:val="22"/>
          <w:szCs w:val="22"/>
        </w:rPr>
      </w:pPr>
      <w:r w:rsidRPr="005244B8">
        <w:rPr>
          <w:rFonts w:cstheme="minorHAnsi"/>
          <w:sz w:val="22"/>
          <w:szCs w:val="22"/>
        </w:rPr>
        <w:t>Zamawiający udziel</w:t>
      </w:r>
      <w:r w:rsidR="009620FD" w:rsidRPr="005244B8">
        <w:rPr>
          <w:rFonts w:cstheme="minorHAnsi"/>
          <w:sz w:val="22"/>
          <w:szCs w:val="22"/>
        </w:rPr>
        <w:t>i</w:t>
      </w:r>
      <w:r w:rsidRPr="005244B8">
        <w:rPr>
          <w:rFonts w:cstheme="minorHAnsi"/>
          <w:sz w:val="22"/>
          <w:szCs w:val="22"/>
        </w:rPr>
        <w:t xml:space="preserve"> odpowiedzi na pytania bez zbędnej zwłoki, w miarę możliwości nie później niż w terminie 2 dni roboczych od ich otrzymania.</w:t>
      </w:r>
    </w:p>
    <w:p w14:paraId="365AAB3F" w14:textId="0BC32ED9" w:rsidR="005326F2" w:rsidRPr="005244B8" w:rsidRDefault="005326F2" w:rsidP="005244B8">
      <w:pPr>
        <w:spacing w:after="0" w:line="276" w:lineRule="auto"/>
        <w:jc w:val="both"/>
        <w:rPr>
          <w:rFonts w:cstheme="minorHAnsi"/>
          <w:sz w:val="22"/>
          <w:szCs w:val="22"/>
        </w:rPr>
      </w:pPr>
      <w:r>
        <w:rPr>
          <w:rFonts w:cstheme="minorHAnsi"/>
          <w:sz w:val="22"/>
          <w:szCs w:val="22"/>
        </w:rPr>
        <w:t>Zamawiający może pozostawić bez odpowiedzi pytanie złożone w terminie uniemożliwiającym udzielenie odpowiedzi, tj. na 2 dni robocze przed upływem terminu składania ofert.</w:t>
      </w:r>
    </w:p>
    <w:p w14:paraId="4F687185"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Samo złożenie pytania w terminie krótszym niż 2 dni robocze przed upływem terminu składania ofert nie powoduje automatycznego obowiązku przedłużenia terminu składania ofert.</w:t>
      </w:r>
    </w:p>
    <w:p w14:paraId="74D7C8CA" w14:textId="59E8FDD1" w:rsidR="005326F2" w:rsidRPr="005244B8" w:rsidRDefault="005326F2" w:rsidP="005244B8">
      <w:pPr>
        <w:spacing w:after="0" w:line="276" w:lineRule="auto"/>
        <w:jc w:val="both"/>
        <w:rPr>
          <w:rFonts w:cstheme="minorHAnsi"/>
          <w:sz w:val="22"/>
          <w:szCs w:val="22"/>
        </w:rPr>
      </w:pPr>
      <w:r w:rsidRPr="005244B8">
        <w:rPr>
          <w:rFonts w:cstheme="minorHAnsi"/>
          <w:sz w:val="22"/>
          <w:szCs w:val="22"/>
        </w:rPr>
        <w:t>Jeżeli jednak udzielona odpowiedź lub zmiana treści Zamówienia może mieć wpływ na przygotowanie ofert, Zamawiający</w:t>
      </w:r>
      <w:r w:rsidR="009620FD" w:rsidRPr="005244B8">
        <w:rPr>
          <w:rFonts w:cstheme="minorHAnsi"/>
          <w:sz w:val="22"/>
          <w:szCs w:val="22"/>
        </w:rPr>
        <w:t xml:space="preserve"> </w:t>
      </w:r>
      <w:r w:rsidR="00CB3AF9" w:rsidRPr="005244B8">
        <w:rPr>
          <w:rFonts w:cstheme="minorHAnsi"/>
          <w:sz w:val="22"/>
          <w:szCs w:val="22"/>
        </w:rPr>
        <w:t>przedłuża</w:t>
      </w:r>
      <w:r w:rsidRPr="005244B8">
        <w:rPr>
          <w:rFonts w:cstheme="minorHAnsi"/>
          <w:sz w:val="22"/>
          <w:szCs w:val="22"/>
        </w:rPr>
        <w:t xml:space="preserve"> termin składania ofert.</w:t>
      </w:r>
    </w:p>
    <w:p w14:paraId="153EE68B" w14:textId="1CA7F5C2" w:rsidR="005326F2" w:rsidRPr="005244B8" w:rsidRDefault="005326F2" w:rsidP="005244B8">
      <w:pPr>
        <w:spacing w:after="0" w:line="276" w:lineRule="auto"/>
        <w:jc w:val="both"/>
        <w:rPr>
          <w:rFonts w:cstheme="minorHAnsi"/>
          <w:sz w:val="22"/>
          <w:szCs w:val="22"/>
        </w:rPr>
      </w:pPr>
      <w:r>
        <w:rPr>
          <w:rFonts w:cstheme="minorHAnsi"/>
          <w:sz w:val="22"/>
          <w:szCs w:val="22"/>
        </w:rPr>
        <w:t>Odpowiedzi i wyjaśnienia Zamawiający publikuje na stronie internetowej, na której upubliczniono zapytanie ofertowe, oraz przekazuje e-mailem wszystkim zaproszonym Wykonawcom, bez wskazywania źródła zapytania.</w:t>
      </w:r>
    </w:p>
    <w:p w14:paraId="291F3166" w14:textId="77777777" w:rsidR="005326F2" w:rsidRPr="005244B8" w:rsidRDefault="00223FF6" w:rsidP="005244B8">
      <w:pPr>
        <w:spacing w:after="0" w:line="276" w:lineRule="auto"/>
        <w:jc w:val="both"/>
        <w:rPr>
          <w:rFonts w:cstheme="minorHAnsi"/>
          <w:sz w:val="22"/>
          <w:szCs w:val="22"/>
        </w:rPr>
      </w:pPr>
      <w:r>
        <w:pict w14:anchorId="55033EBA">
          <v:rect id="Prostokąt 67" o:spid="_x0000_s1034"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CB6D3CC"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15. ZMIANA TREŚCI ZAMÓWIENIA</w:t>
      </w:r>
    </w:p>
    <w:p w14:paraId="7CE8065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Zamawiający może przed upływem terminu składania ofert zmienić treść zamówienia.</w:t>
      </w:r>
    </w:p>
    <w:p w14:paraId="6C48DBAC" w14:textId="456CF56D" w:rsidR="005326F2" w:rsidRPr="005244B8" w:rsidRDefault="005326F2" w:rsidP="005244B8">
      <w:pPr>
        <w:spacing w:after="0" w:line="276" w:lineRule="auto"/>
        <w:jc w:val="both"/>
        <w:rPr>
          <w:rFonts w:cstheme="minorHAnsi"/>
          <w:sz w:val="22"/>
          <w:szCs w:val="22"/>
        </w:rPr>
      </w:pPr>
      <w:r w:rsidRPr="005244B8">
        <w:rPr>
          <w:rFonts w:cstheme="minorHAnsi"/>
          <w:sz w:val="22"/>
          <w:szCs w:val="22"/>
        </w:rPr>
        <w:t xml:space="preserve">Zmiany treści zapytania ofertowego Zamawiający </w:t>
      </w:r>
      <w:r w:rsidR="009620FD" w:rsidRPr="005244B8">
        <w:rPr>
          <w:rFonts w:cstheme="minorHAnsi"/>
          <w:sz w:val="22"/>
          <w:szCs w:val="22"/>
        </w:rPr>
        <w:t>o</w:t>
      </w:r>
      <w:r w:rsidRPr="005244B8">
        <w:rPr>
          <w:rFonts w:cstheme="minorHAnsi"/>
          <w:sz w:val="22"/>
          <w:szCs w:val="22"/>
        </w:rPr>
        <w:t xml:space="preserve">publikuje w tym samym miejscu co zapytanie ofertowe i </w:t>
      </w:r>
      <w:r w:rsidR="00CB3AF9" w:rsidRPr="005244B8">
        <w:rPr>
          <w:rFonts w:cstheme="minorHAnsi"/>
          <w:sz w:val="22"/>
          <w:szCs w:val="22"/>
        </w:rPr>
        <w:t>przekaże</w:t>
      </w:r>
      <w:r w:rsidRPr="005244B8">
        <w:rPr>
          <w:rFonts w:cstheme="minorHAnsi"/>
          <w:sz w:val="22"/>
          <w:szCs w:val="22"/>
        </w:rPr>
        <w:t xml:space="preserve"> e-mailem wszystkim zaproszonym Wykonawcom, informując o zakresie zmian. Zamawiający przedłuża termin składania ofert o czas niezbędny do wprowadzenia zmian w ofertach, jeżeli jest to konieczne z uwagi na zakres wprowadzonych zmian.</w:t>
      </w:r>
    </w:p>
    <w:p w14:paraId="4220570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przypadku rozbieżności pomiędzy treścią ogłoszenia lub zaproszenia do składania ofert a treścią niniejszego zamówienia, wiążąca jest treść zamówienia wraz z późniejszymi zmianami i wyjaśnieniami.</w:t>
      </w:r>
    </w:p>
    <w:p w14:paraId="6DB7D05B" w14:textId="77777777" w:rsidR="005326F2" w:rsidRPr="005244B8" w:rsidRDefault="00223FF6" w:rsidP="005244B8">
      <w:pPr>
        <w:spacing w:after="0" w:line="276" w:lineRule="auto"/>
        <w:jc w:val="both"/>
        <w:rPr>
          <w:rFonts w:cstheme="minorHAnsi"/>
          <w:sz w:val="22"/>
          <w:szCs w:val="22"/>
        </w:rPr>
      </w:pPr>
      <w:r>
        <w:pict w14:anchorId="68FD83F4">
          <v:rect id="Prostokąt 65" o:spid="_x0000_s1033"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C115F7" w14:textId="77777777" w:rsidR="00DE6C59" w:rsidRPr="005244B8" w:rsidRDefault="00DE6C59" w:rsidP="005244B8">
      <w:pPr>
        <w:spacing w:after="0" w:line="276" w:lineRule="auto"/>
        <w:jc w:val="both"/>
        <w:rPr>
          <w:rFonts w:cstheme="minorHAnsi"/>
          <w:b/>
          <w:bCs/>
          <w:sz w:val="22"/>
          <w:szCs w:val="22"/>
        </w:rPr>
      </w:pPr>
      <w:r w:rsidRPr="005244B8">
        <w:rPr>
          <w:rFonts w:cstheme="minorHAnsi"/>
          <w:b/>
          <w:bCs/>
          <w:sz w:val="22"/>
          <w:szCs w:val="22"/>
        </w:rPr>
        <w:t>16. KRYTERIA OCENY OFERT</w:t>
      </w:r>
    </w:p>
    <w:p w14:paraId="6D747593"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Przy wyborze oferty Zamawiający będzie stosował następujące kryteria:</w:t>
      </w:r>
    </w:p>
    <w:p w14:paraId="27CF883B" w14:textId="3B1CE6A7"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lastRenderedPageBreak/>
        <w:t>Kryterium</w:t>
      </w:r>
      <w:r w:rsidRPr="00A174D3">
        <w:rPr>
          <w:rFonts w:cstheme="minorHAnsi"/>
          <w:b/>
          <w:bCs/>
          <w:sz w:val="22"/>
          <w:szCs w:val="22"/>
        </w:rPr>
        <w:tab/>
      </w:r>
      <w:r w:rsidR="00152BFA">
        <w:rPr>
          <w:rFonts w:cstheme="minorHAnsi"/>
          <w:b/>
          <w:bCs/>
          <w:sz w:val="22"/>
          <w:szCs w:val="22"/>
        </w:rPr>
        <w:tab/>
      </w:r>
      <w:r w:rsidR="00152BFA">
        <w:rPr>
          <w:rFonts w:cstheme="minorHAnsi"/>
          <w:b/>
          <w:bCs/>
          <w:sz w:val="22"/>
          <w:szCs w:val="22"/>
        </w:rPr>
        <w:tab/>
      </w:r>
      <w:r w:rsidRPr="00152BFA">
        <w:rPr>
          <w:rFonts w:cstheme="minorHAnsi"/>
          <w:sz w:val="22"/>
          <w:szCs w:val="22"/>
        </w:rPr>
        <w:t>Liczba punktów</w:t>
      </w:r>
    </w:p>
    <w:p w14:paraId="5FAA14A0" w14:textId="3C084B6B"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t>Cena</w:t>
      </w:r>
      <w:r w:rsidRPr="00A174D3">
        <w:rPr>
          <w:rFonts w:cstheme="minorHAnsi"/>
          <w:b/>
          <w:bCs/>
          <w:sz w:val="22"/>
          <w:szCs w:val="22"/>
        </w:rPr>
        <w:tab/>
      </w:r>
      <w:r w:rsidR="00152BFA">
        <w:rPr>
          <w:rFonts w:cstheme="minorHAnsi"/>
          <w:b/>
          <w:bCs/>
          <w:sz w:val="22"/>
          <w:szCs w:val="22"/>
        </w:rPr>
        <w:tab/>
      </w:r>
      <w:r w:rsidR="00152BFA">
        <w:rPr>
          <w:rFonts w:cstheme="minorHAnsi"/>
          <w:b/>
          <w:bCs/>
          <w:sz w:val="22"/>
          <w:szCs w:val="22"/>
        </w:rPr>
        <w:tab/>
      </w:r>
      <w:r w:rsidR="00152BFA">
        <w:rPr>
          <w:rFonts w:cstheme="minorHAnsi"/>
          <w:b/>
          <w:bCs/>
          <w:sz w:val="22"/>
          <w:szCs w:val="22"/>
        </w:rPr>
        <w:tab/>
      </w:r>
      <w:r w:rsidRPr="00152BFA">
        <w:rPr>
          <w:rFonts w:cstheme="minorHAnsi"/>
          <w:sz w:val="22"/>
          <w:szCs w:val="22"/>
        </w:rPr>
        <w:t>60 pkt</w:t>
      </w:r>
    </w:p>
    <w:p w14:paraId="1AE62C1F" w14:textId="638ED7CC"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t>Termin dostawy sprzętu</w:t>
      </w:r>
      <w:r w:rsidRPr="00A174D3">
        <w:rPr>
          <w:rFonts w:cstheme="minorHAnsi"/>
          <w:b/>
          <w:bCs/>
          <w:sz w:val="22"/>
          <w:szCs w:val="22"/>
        </w:rPr>
        <w:tab/>
      </w:r>
      <w:r w:rsidRPr="00152BFA">
        <w:rPr>
          <w:rFonts w:cstheme="minorHAnsi"/>
          <w:sz w:val="22"/>
          <w:szCs w:val="22"/>
        </w:rPr>
        <w:t>40 pkt</w:t>
      </w:r>
    </w:p>
    <w:p w14:paraId="0B376D9E" w14:textId="7C5AF733"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t>Łącznie</w:t>
      </w:r>
      <w:r w:rsidRPr="00A174D3">
        <w:rPr>
          <w:rFonts w:cstheme="minorHAnsi"/>
          <w:b/>
          <w:bCs/>
          <w:sz w:val="22"/>
          <w:szCs w:val="22"/>
        </w:rPr>
        <w:tab/>
      </w:r>
      <w:r w:rsidR="00152BFA">
        <w:rPr>
          <w:rFonts w:cstheme="minorHAnsi"/>
          <w:b/>
          <w:bCs/>
          <w:sz w:val="22"/>
          <w:szCs w:val="22"/>
        </w:rPr>
        <w:tab/>
      </w:r>
      <w:r w:rsidR="00152BFA">
        <w:rPr>
          <w:rFonts w:cstheme="minorHAnsi"/>
          <w:b/>
          <w:bCs/>
          <w:sz w:val="22"/>
          <w:szCs w:val="22"/>
        </w:rPr>
        <w:tab/>
      </w:r>
      <w:r w:rsidR="00152BFA">
        <w:rPr>
          <w:rFonts w:cstheme="minorHAnsi"/>
          <w:b/>
          <w:bCs/>
          <w:sz w:val="22"/>
          <w:szCs w:val="22"/>
        </w:rPr>
        <w:tab/>
      </w:r>
      <w:r w:rsidRPr="00152BFA">
        <w:rPr>
          <w:rFonts w:cstheme="minorHAnsi"/>
          <w:sz w:val="22"/>
          <w:szCs w:val="22"/>
        </w:rPr>
        <w:t>100 pkt</w:t>
      </w:r>
    </w:p>
    <w:p w14:paraId="6874FD65" w14:textId="77777777" w:rsidR="00DE6C59" w:rsidRPr="005244B8" w:rsidRDefault="00DE6C59" w:rsidP="005244B8">
      <w:pPr>
        <w:spacing w:after="0" w:line="276" w:lineRule="auto"/>
        <w:jc w:val="both"/>
        <w:rPr>
          <w:rFonts w:cstheme="minorHAnsi"/>
          <w:sz w:val="22"/>
          <w:szCs w:val="22"/>
        </w:rPr>
      </w:pPr>
    </w:p>
    <w:p w14:paraId="43348E9C" w14:textId="127AA173" w:rsidR="00DE6C59" w:rsidRPr="005244B8" w:rsidRDefault="00DE6C59" w:rsidP="005244B8">
      <w:pPr>
        <w:spacing w:after="0" w:line="276" w:lineRule="auto"/>
        <w:jc w:val="both"/>
        <w:rPr>
          <w:rFonts w:cstheme="minorHAnsi"/>
          <w:sz w:val="22"/>
          <w:szCs w:val="22"/>
        </w:rPr>
      </w:pPr>
      <w:r w:rsidRPr="005244B8">
        <w:rPr>
          <w:rFonts w:cstheme="minorHAnsi"/>
          <w:sz w:val="22"/>
          <w:szCs w:val="22"/>
        </w:rPr>
        <w:t>Spełnienie wszystkich wymagań określonych w opisie przedmiotu zamówienia jest obligatoryjne, przy czym Zamawiający dopuszcza rozwiązania równoważne; wymagania te nie stanowią odrębnego warunku udziału w postępowaniu. Spełnienie tych wymagań lub ich równoważność musi zostać potwierdzone w ofercie, w szczególności poprzez dokumentację techniczną, karty katalogowe, certyfikaty lub inne wymagane dokumenty.</w:t>
      </w:r>
    </w:p>
    <w:p w14:paraId="524FD681" w14:textId="42AC0CA6" w:rsidR="00DE6C59" w:rsidRPr="005244B8" w:rsidRDefault="00DE6C59" w:rsidP="005244B8">
      <w:pPr>
        <w:spacing w:after="0" w:line="276" w:lineRule="auto"/>
        <w:jc w:val="both"/>
        <w:rPr>
          <w:rFonts w:cstheme="minorHAnsi"/>
          <w:sz w:val="22"/>
          <w:szCs w:val="22"/>
        </w:rPr>
      </w:pPr>
      <w:r w:rsidRPr="005244B8">
        <w:rPr>
          <w:rFonts w:cstheme="minorHAnsi"/>
          <w:sz w:val="22"/>
          <w:szCs w:val="22"/>
        </w:rPr>
        <w:t>Oferta niezgodna z opisem przedmiotu zamówienia, której niezgodności nie można usunąć w trybie wyjaśnień (pkt 20.1), zostanie odrzucona (pkt 20.2).</w:t>
      </w:r>
    </w:p>
    <w:p w14:paraId="5BE4F8EA" w14:textId="614EF264" w:rsidR="00DE6C59" w:rsidRPr="005244B8" w:rsidRDefault="00DE6C59" w:rsidP="005244B8">
      <w:pPr>
        <w:spacing w:after="0" w:line="276" w:lineRule="auto"/>
        <w:jc w:val="both"/>
        <w:rPr>
          <w:rFonts w:cstheme="minorHAnsi"/>
          <w:sz w:val="22"/>
          <w:szCs w:val="22"/>
        </w:rPr>
      </w:pPr>
      <w:r w:rsidRPr="005244B8">
        <w:rPr>
          <w:rFonts w:cstheme="minorHAnsi"/>
          <w:sz w:val="22"/>
          <w:szCs w:val="22"/>
        </w:rPr>
        <w:t xml:space="preserve">16.1. </w:t>
      </w:r>
      <w:r w:rsidRPr="00A174D3">
        <w:rPr>
          <w:rFonts w:cstheme="minorHAnsi"/>
          <w:b/>
          <w:bCs/>
          <w:sz w:val="22"/>
          <w:szCs w:val="22"/>
        </w:rPr>
        <w:t xml:space="preserve">Cena </w:t>
      </w:r>
      <w:r w:rsidR="00A71079" w:rsidRPr="00A174D3">
        <w:rPr>
          <w:rFonts w:cstheme="minorHAnsi"/>
          <w:b/>
          <w:bCs/>
          <w:sz w:val="22"/>
          <w:szCs w:val="22"/>
        </w:rPr>
        <w:t>-</w:t>
      </w:r>
      <w:r w:rsidRPr="00A174D3">
        <w:rPr>
          <w:rFonts w:cstheme="minorHAnsi"/>
          <w:b/>
          <w:bCs/>
          <w:sz w:val="22"/>
          <w:szCs w:val="22"/>
        </w:rPr>
        <w:t xml:space="preserve"> 60 pkt</w:t>
      </w:r>
    </w:p>
    <w:p w14:paraId="7A2E11FB" w14:textId="2CB5CC9B" w:rsidR="00DE6C59" w:rsidRPr="005244B8" w:rsidRDefault="00DE6C59" w:rsidP="005244B8">
      <w:pPr>
        <w:spacing w:after="0" w:line="276" w:lineRule="auto"/>
        <w:jc w:val="both"/>
        <w:rPr>
          <w:rFonts w:cstheme="minorHAnsi"/>
          <w:sz w:val="22"/>
          <w:szCs w:val="22"/>
        </w:rPr>
      </w:pPr>
      <w:r w:rsidRPr="005244B8">
        <w:rPr>
          <w:rFonts w:cstheme="minorHAnsi"/>
          <w:sz w:val="22"/>
          <w:szCs w:val="22"/>
        </w:rPr>
        <w:t>Najniższa cena netto otrzyma 60 pkt.</w:t>
      </w:r>
    </w:p>
    <w:p w14:paraId="5474B661"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Pozostałe oferty otrzymają punkty według wzoru:</w:t>
      </w:r>
    </w:p>
    <w:p w14:paraId="1C858C2B" w14:textId="55772DD3" w:rsidR="00DE6C59" w:rsidRPr="005244B8" w:rsidRDefault="00DE6C59" w:rsidP="005244B8">
      <w:pPr>
        <w:spacing w:after="0" w:line="276" w:lineRule="auto"/>
        <w:jc w:val="both"/>
        <w:rPr>
          <w:rFonts w:cstheme="minorHAnsi"/>
          <w:sz w:val="22"/>
          <w:szCs w:val="22"/>
        </w:rPr>
      </w:pPr>
      <w:r w:rsidRPr="005244B8">
        <w:rPr>
          <w:rFonts w:cstheme="minorHAnsi"/>
          <w:sz w:val="22"/>
          <w:szCs w:val="22"/>
        </w:rPr>
        <w:t>C = (Cmin / Cbad) × 60</w:t>
      </w:r>
    </w:p>
    <w:p w14:paraId="4A5F1ACC"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gdzie:</w:t>
      </w:r>
    </w:p>
    <w:p w14:paraId="3D93E165" w14:textId="5825D77C" w:rsidR="00DE6C59" w:rsidRPr="005244B8" w:rsidRDefault="00DE6C59" w:rsidP="005244B8">
      <w:pPr>
        <w:spacing w:after="0" w:line="276" w:lineRule="auto"/>
        <w:jc w:val="both"/>
        <w:rPr>
          <w:rFonts w:cstheme="minorHAnsi"/>
          <w:sz w:val="22"/>
          <w:szCs w:val="22"/>
        </w:rPr>
      </w:pPr>
      <w:r w:rsidRPr="005244B8">
        <w:rPr>
          <w:rFonts w:cstheme="minorHAnsi"/>
          <w:sz w:val="22"/>
          <w:szCs w:val="22"/>
        </w:rPr>
        <w:t xml:space="preserve">Cmin </w:t>
      </w:r>
      <w:r w:rsidR="00A71079" w:rsidRPr="005244B8">
        <w:rPr>
          <w:rFonts w:cstheme="minorHAnsi"/>
          <w:sz w:val="22"/>
          <w:szCs w:val="22"/>
        </w:rPr>
        <w:t>-</w:t>
      </w:r>
      <w:r w:rsidRPr="005244B8">
        <w:rPr>
          <w:rFonts w:cstheme="minorHAnsi"/>
          <w:sz w:val="22"/>
          <w:szCs w:val="22"/>
        </w:rPr>
        <w:t xml:space="preserve"> najniższa cena netto spośród ofert podlegających ocenie;</w:t>
      </w:r>
    </w:p>
    <w:p w14:paraId="6D3ABEFF" w14:textId="3EC89619" w:rsidR="00DE6C59" w:rsidRPr="005244B8" w:rsidRDefault="00DE6C59" w:rsidP="005244B8">
      <w:pPr>
        <w:spacing w:after="0" w:line="276" w:lineRule="auto"/>
        <w:jc w:val="both"/>
        <w:rPr>
          <w:rFonts w:cstheme="minorHAnsi"/>
          <w:sz w:val="22"/>
          <w:szCs w:val="22"/>
        </w:rPr>
      </w:pPr>
      <w:r w:rsidRPr="005244B8">
        <w:rPr>
          <w:rFonts w:cstheme="minorHAnsi"/>
          <w:sz w:val="22"/>
          <w:szCs w:val="22"/>
        </w:rPr>
        <w:t xml:space="preserve">Cbad </w:t>
      </w:r>
      <w:r w:rsidR="00A71079" w:rsidRPr="005244B8">
        <w:rPr>
          <w:rFonts w:cstheme="minorHAnsi"/>
          <w:sz w:val="22"/>
          <w:szCs w:val="22"/>
        </w:rPr>
        <w:t>-</w:t>
      </w:r>
      <w:r w:rsidRPr="005244B8">
        <w:rPr>
          <w:rFonts w:cstheme="minorHAnsi"/>
          <w:sz w:val="22"/>
          <w:szCs w:val="22"/>
        </w:rPr>
        <w:t xml:space="preserve"> cena netto badanej oferty.</w:t>
      </w:r>
    </w:p>
    <w:p w14:paraId="01BE3EA4" w14:textId="1F815616"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t xml:space="preserve">16.2. Termin dostawy sprzętu </w:t>
      </w:r>
      <w:r w:rsidR="00A71079" w:rsidRPr="00A174D3">
        <w:rPr>
          <w:rFonts w:cstheme="minorHAnsi"/>
          <w:b/>
          <w:bCs/>
          <w:sz w:val="22"/>
          <w:szCs w:val="22"/>
        </w:rPr>
        <w:t>-</w:t>
      </w:r>
      <w:r w:rsidRPr="00A174D3">
        <w:rPr>
          <w:rFonts w:cstheme="minorHAnsi"/>
          <w:b/>
          <w:bCs/>
          <w:sz w:val="22"/>
          <w:szCs w:val="22"/>
        </w:rPr>
        <w:t xml:space="preserve"> 40 pkt</w:t>
      </w:r>
    </w:p>
    <w:p w14:paraId="7A75D2BF" w14:textId="3FD0572B" w:rsidR="00DE6C59" w:rsidRPr="005244B8" w:rsidRDefault="00DE6C59" w:rsidP="005244B8">
      <w:pPr>
        <w:spacing w:after="0" w:line="276" w:lineRule="auto"/>
        <w:jc w:val="both"/>
        <w:rPr>
          <w:rFonts w:cstheme="minorHAnsi"/>
          <w:sz w:val="22"/>
          <w:szCs w:val="22"/>
        </w:rPr>
      </w:pPr>
      <w:r w:rsidRPr="005244B8">
        <w:rPr>
          <w:rFonts w:cstheme="minorHAnsi"/>
          <w:sz w:val="22"/>
          <w:szCs w:val="22"/>
        </w:rPr>
        <w:t>Najkrótszy termin dostawy sprzętu na miejsce realizacji, liczony w pełnych dniach kalendarzowych od dnia zawarcia umowy, otrzyma 40 pkt. Termin dostawy nie może być późniejszy niż 30.11.2026 r. (oferta z terminem późniejszym zostanie odrzucona).</w:t>
      </w:r>
    </w:p>
    <w:p w14:paraId="1522D9EF"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Pozostałe oferty otrzymają punkty według wzoru:</w:t>
      </w:r>
    </w:p>
    <w:p w14:paraId="750F697B" w14:textId="36ACE9E8" w:rsidR="00DE6C59" w:rsidRPr="005244B8" w:rsidRDefault="00DE6C59" w:rsidP="005244B8">
      <w:pPr>
        <w:spacing w:after="0" w:line="276" w:lineRule="auto"/>
        <w:jc w:val="both"/>
        <w:rPr>
          <w:rFonts w:cstheme="minorHAnsi"/>
          <w:sz w:val="22"/>
          <w:szCs w:val="22"/>
        </w:rPr>
      </w:pPr>
      <w:r w:rsidRPr="005244B8">
        <w:rPr>
          <w:rFonts w:cstheme="minorHAnsi"/>
          <w:sz w:val="22"/>
          <w:szCs w:val="22"/>
        </w:rPr>
        <w:t>T = (Tmin / Tbad) × 40</w:t>
      </w:r>
    </w:p>
    <w:p w14:paraId="6B4E94B5"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gdzie:</w:t>
      </w:r>
    </w:p>
    <w:p w14:paraId="40ABDBB7" w14:textId="7A6BA47D" w:rsidR="00DE6C59" w:rsidRPr="005244B8" w:rsidRDefault="00DE6C59" w:rsidP="005244B8">
      <w:pPr>
        <w:spacing w:after="0" w:line="276" w:lineRule="auto"/>
        <w:jc w:val="both"/>
        <w:rPr>
          <w:rFonts w:cstheme="minorHAnsi"/>
          <w:sz w:val="22"/>
          <w:szCs w:val="22"/>
        </w:rPr>
      </w:pPr>
      <w:r w:rsidRPr="005244B8">
        <w:rPr>
          <w:rFonts w:cstheme="minorHAnsi"/>
          <w:sz w:val="22"/>
          <w:szCs w:val="22"/>
        </w:rPr>
        <w:t xml:space="preserve">Tmin </w:t>
      </w:r>
      <w:r w:rsidR="00A71079" w:rsidRPr="005244B8">
        <w:rPr>
          <w:rFonts w:cstheme="minorHAnsi"/>
          <w:sz w:val="22"/>
          <w:szCs w:val="22"/>
        </w:rPr>
        <w:t>-</w:t>
      </w:r>
      <w:r w:rsidRPr="005244B8">
        <w:rPr>
          <w:rFonts w:cstheme="minorHAnsi"/>
          <w:sz w:val="22"/>
          <w:szCs w:val="22"/>
        </w:rPr>
        <w:t xml:space="preserve"> najkrótszy termin dostawy sprzętu spośród ofert podlegających ocenie;</w:t>
      </w:r>
    </w:p>
    <w:p w14:paraId="1C18CDFB" w14:textId="1EDCA229" w:rsidR="00DE6C59" w:rsidRPr="005244B8" w:rsidRDefault="00DE6C59" w:rsidP="005244B8">
      <w:pPr>
        <w:spacing w:after="0" w:line="276" w:lineRule="auto"/>
        <w:jc w:val="both"/>
        <w:rPr>
          <w:rFonts w:cstheme="minorHAnsi"/>
          <w:sz w:val="22"/>
          <w:szCs w:val="22"/>
        </w:rPr>
      </w:pPr>
      <w:r w:rsidRPr="005244B8">
        <w:rPr>
          <w:rFonts w:cstheme="minorHAnsi"/>
          <w:sz w:val="22"/>
          <w:szCs w:val="22"/>
        </w:rPr>
        <w:t xml:space="preserve">Tbad </w:t>
      </w:r>
      <w:r w:rsidR="00A71079" w:rsidRPr="005244B8">
        <w:rPr>
          <w:rFonts w:cstheme="minorHAnsi"/>
          <w:sz w:val="22"/>
          <w:szCs w:val="22"/>
        </w:rPr>
        <w:t>-</w:t>
      </w:r>
      <w:r w:rsidRPr="005244B8">
        <w:rPr>
          <w:rFonts w:cstheme="minorHAnsi"/>
          <w:sz w:val="22"/>
          <w:szCs w:val="22"/>
        </w:rPr>
        <w:t xml:space="preserve"> termin dostawy sprzętu badanej oferty.</w:t>
      </w:r>
    </w:p>
    <w:p w14:paraId="7EA2C922" w14:textId="77777777"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t>16.3. Łączna ocena</w:t>
      </w:r>
    </w:p>
    <w:p w14:paraId="460B0AF9"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Łączna liczba punktów zostanie obliczona według wzoru:</w:t>
      </w:r>
    </w:p>
    <w:p w14:paraId="30B0C268"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P = C + T</w:t>
      </w:r>
    </w:p>
    <w:p w14:paraId="081EE25B"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Maksymalna liczba punktów wynosi 100 pkt.</w:t>
      </w:r>
    </w:p>
    <w:p w14:paraId="23DE76FB" w14:textId="19C351D4" w:rsidR="005326F2" w:rsidRPr="005244B8" w:rsidRDefault="00DE6C59" w:rsidP="005244B8">
      <w:pPr>
        <w:spacing w:after="0" w:line="276" w:lineRule="auto"/>
        <w:jc w:val="both"/>
        <w:rPr>
          <w:rFonts w:cstheme="minorHAnsi"/>
          <w:sz w:val="22"/>
          <w:szCs w:val="22"/>
        </w:rPr>
      </w:pPr>
      <w:r w:rsidRPr="005244B8">
        <w:rPr>
          <w:rFonts w:cstheme="minorHAnsi"/>
          <w:sz w:val="22"/>
          <w:szCs w:val="22"/>
        </w:rPr>
        <w:t>Do oceny punktowej zostaną zakwalifikowane wyłącznie oferty niepodlegające odrzuceniu, złożone przez Wykonawców spełniających warunki udziału w postępowaniu.</w:t>
      </w:r>
    </w:p>
    <w:p w14:paraId="5BD502B4" w14:textId="7A41EEF1" w:rsidR="00CB3AF9" w:rsidRPr="005244B8" w:rsidRDefault="00CB3AF9" w:rsidP="005244B8">
      <w:pPr>
        <w:spacing w:after="0" w:line="276" w:lineRule="auto"/>
        <w:jc w:val="both"/>
        <w:rPr>
          <w:rFonts w:cstheme="minorHAnsi"/>
          <w:sz w:val="22"/>
          <w:szCs w:val="22"/>
        </w:rPr>
      </w:pPr>
      <w:r>
        <w:rPr>
          <w:rFonts w:cstheme="minorHAnsi"/>
          <w:sz w:val="22"/>
          <w:szCs w:val="22"/>
        </w:rPr>
        <w:t>Wybrana zostanie oferta, która uzyska najwyższą łączną liczbę punktów.</w:t>
      </w:r>
    </w:p>
    <w:p w14:paraId="28873E52"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Podstawą oceny w kryterium ceny jest cena netto za całość zamówienia, wyrażona w złotych polskich i zaokrąglona do dwóch miejsc po przecinku. Punkty zaokrągla się do dwóch miejsc po przecinku.</w:t>
      </w:r>
    </w:p>
    <w:p w14:paraId="4FC81038" w14:textId="77777777" w:rsidR="00AB0E7C" w:rsidRDefault="00000000">
      <w:pPr>
        <w:spacing w:after="0" w:line="276" w:lineRule="auto"/>
        <w:jc w:val="both"/>
        <w:rPr>
          <w:rFonts w:cstheme="minorHAnsi"/>
          <w:sz w:val="22"/>
          <w:szCs w:val="22"/>
        </w:rPr>
      </w:pPr>
      <w:r>
        <w:rPr>
          <w:rFonts w:cstheme="minorHAnsi"/>
          <w:sz w:val="22"/>
          <w:szCs w:val="22"/>
        </w:rPr>
        <w:t>Jeżeli nie można wybrać oferty najkorzystniejszej ze względu na uzyskanie przez oferty takiej samej liczby punktów, Zamawiający wybiera ofertę z niższą ceną, a w razie równości cen - ofertę z krótszym terminem dostawy sprzętu.</w:t>
      </w:r>
    </w:p>
    <w:p w14:paraId="77AC591F" w14:textId="77777777" w:rsidR="005326F2" w:rsidRPr="005244B8" w:rsidRDefault="00223FF6" w:rsidP="005244B8">
      <w:pPr>
        <w:spacing w:after="0" w:line="276" w:lineRule="auto"/>
        <w:jc w:val="both"/>
        <w:rPr>
          <w:rFonts w:cstheme="minorHAnsi"/>
          <w:sz w:val="22"/>
          <w:szCs w:val="22"/>
        </w:rPr>
      </w:pPr>
      <w:r>
        <w:pict w14:anchorId="4D934728">
          <v:rect id="Prostokąt 63" o:spid="_x0000_s1032"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1EE6F7B" w14:textId="58AEB18B" w:rsidR="0048637C" w:rsidRDefault="0048637C" w:rsidP="005244B8">
      <w:pPr>
        <w:spacing w:after="0" w:line="276" w:lineRule="auto"/>
        <w:jc w:val="both"/>
        <w:rPr>
          <w:rFonts w:cstheme="minorHAnsi"/>
          <w:b/>
          <w:bCs/>
          <w:sz w:val="22"/>
          <w:szCs w:val="22"/>
        </w:rPr>
      </w:pPr>
      <w:r>
        <w:rPr>
          <w:rFonts w:cstheme="minorHAnsi"/>
          <w:b/>
          <w:bCs/>
          <w:sz w:val="22"/>
          <w:szCs w:val="22"/>
        </w:rPr>
        <w:t>17. FORMULARZ OFERTOWY</w:t>
      </w:r>
    </w:p>
    <w:p w14:paraId="085A3F3B" w14:textId="77777777" w:rsidR="00124262" w:rsidRPr="005244B8" w:rsidRDefault="00124262" w:rsidP="00124262">
      <w:pPr>
        <w:spacing w:after="0" w:line="276" w:lineRule="auto"/>
        <w:jc w:val="both"/>
        <w:rPr>
          <w:rFonts w:cstheme="minorHAnsi"/>
          <w:sz w:val="22"/>
          <w:szCs w:val="22"/>
        </w:rPr>
      </w:pPr>
      <w:r w:rsidRPr="005244B8">
        <w:rPr>
          <w:rFonts w:cstheme="minorHAnsi"/>
          <w:sz w:val="22"/>
          <w:szCs w:val="22"/>
        </w:rPr>
        <w:t>Oferta musi zawierać co najmniej:</w:t>
      </w:r>
    </w:p>
    <w:p w14:paraId="093860A7"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dane Wykonawcy;</w:t>
      </w:r>
    </w:p>
    <w:p w14:paraId="0B6FA72C"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dane osoby uprawnionej do reprezentacji;</w:t>
      </w:r>
    </w:p>
    <w:p w14:paraId="556CF543"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lastRenderedPageBreak/>
        <w:t>producenta i modele oferowanych urządzeń;</w:t>
      </w:r>
    </w:p>
    <w:p w14:paraId="5009E09C"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opis architektury technologicznej;</w:t>
      </w:r>
    </w:p>
    <w:p w14:paraId="25FA8F46"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karty katalogowe;</w:t>
      </w:r>
    </w:p>
    <w:p w14:paraId="185738AA"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schemat technologiczny;</w:t>
      </w:r>
    </w:p>
    <w:p w14:paraId="65258921"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bilans mocy;</w:t>
      </w:r>
    </w:p>
    <w:p w14:paraId="6C0A99BE"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informacje dotyczące parametrów elektrycznych;</w:t>
      </w:r>
    </w:p>
    <w:p w14:paraId="6DB8F74C"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informacje dotyczące Systemu monitorowania i zarządzania danymi dla obwodów zasilających punkty ładowania, w tym wykazanie spełnienia (lub równoważności) wymagań opisu przedmiotu zamówienia z rozdziału 4;</w:t>
      </w:r>
    </w:p>
    <w:p w14:paraId="6BF40063"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informacje dotyczące integracji z systemami zewnętrznymi;</w:t>
      </w:r>
    </w:p>
    <w:p w14:paraId="0ABFD7D2"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informacje dotyczące OCPP, billing i płatności;</w:t>
      </w:r>
    </w:p>
    <w:p w14:paraId="7CC73E85"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harmonogram realizacji;</w:t>
      </w:r>
    </w:p>
    <w:p w14:paraId="02B66D1B"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okres gwarancji;</w:t>
      </w:r>
    </w:p>
    <w:p w14:paraId="2B8450CB" w14:textId="77777777" w:rsidR="00124262" w:rsidRPr="005244B8" w:rsidRDefault="00124262" w:rsidP="00124262">
      <w:pPr>
        <w:numPr>
          <w:ilvl w:val="0"/>
          <w:numId w:val="18"/>
        </w:numPr>
        <w:spacing w:after="0" w:line="276" w:lineRule="auto"/>
        <w:jc w:val="both"/>
        <w:rPr>
          <w:del w:id="5065" w:author="Ewa Retajczyk" w:date="2026-10-20T16:31:46Z"/>
          <w:rFonts w:cstheme="minorHAnsi"/>
          <w:sz w:val="22"/>
          <w:szCs w:val="22"/>
        </w:rPr>
      </w:pPr>
      <w:del w:id="5064" w:author="Ewa Retajczyk" w:date="2026-10-20T16:32:38Z">
        <w:r w:rsidRPr="005244B8">
          <w:rPr>
            <w:rFonts w:cstheme="minorHAnsi"/>
            <w:sz w:val="22"/>
            <w:szCs w:val="22"/>
          </w:rPr>
          <w:delText xml:space="preserve">warunki serwisu;</w:delText>
        </w:r>
      </w:del>
    </w:p>
    <w:p w14:paraId="0E1C4721" w14:textId="1C39E8F4" w:rsidR="00124262" w:rsidRPr="005244B8" w:rsidRDefault="00124262" w:rsidP="00124262">
      <w:pPr>
        <w:numPr>
          <w:ilvl w:val="0"/>
          <w:numId w:val="18"/>
        </w:numPr>
        <w:spacing w:after="0" w:line="276" w:lineRule="auto"/>
        <w:jc w:val="both"/>
        <w:rPr>
          <w:rFonts w:cstheme="minorHAnsi"/>
          <w:sz w:val="22"/>
          <w:szCs w:val="22"/>
        </w:rPr>
      </w:pPr>
      <w:r>
        <w:rPr>
          <w:rFonts w:cstheme="minorHAnsi"/>
          <w:sz w:val="22"/>
          <w:szCs w:val="22"/>
        </w:rPr>
        <w:t>oświadczenie producenta wraz z wykazem dostaw i dokumentami potwierdzającymi spełnienie warunku z pkt 12 ppkt 2;</w:t>
      </w:r>
    </w:p>
    <w:p w14:paraId="6DE17D20"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cenę netto i brutto;</w:t>
      </w:r>
    </w:p>
    <w:p w14:paraId="7E8A210B"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wszystkie koszty niezbędne do wykonania zakresu zamówienia;</w:t>
      </w:r>
    </w:p>
    <w:p w14:paraId="14229CE8"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oświadczenie, że oferowane urządzenia i systemy spełniają wymagania opisu przedmiotu zamówienia, a w przypadku zaoferowania rozwiązań równoważnych - opis tych rozwiązań wraz z wykazaniem ich równoważności;</w:t>
      </w:r>
    </w:p>
    <w:p w14:paraId="0EEA3824" w14:textId="77777777" w:rsidR="00124262" w:rsidRPr="005244B8" w:rsidRDefault="00124262" w:rsidP="00124262">
      <w:pPr>
        <w:numPr>
          <w:ilvl w:val="0"/>
          <w:numId w:val="11"/>
        </w:numPr>
        <w:spacing w:after="0" w:line="276" w:lineRule="auto"/>
        <w:jc w:val="both"/>
        <w:rPr>
          <w:rFonts w:cstheme="minorHAnsi"/>
          <w:sz w:val="22"/>
          <w:szCs w:val="22"/>
        </w:rPr>
      </w:pPr>
      <w:r w:rsidRPr="005244B8">
        <w:rPr>
          <w:rFonts w:cstheme="minorHAnsi"/>
          <w:sz w:val="22"/>
          <w:szCs w:val="22"/>
        </w:rPr>
        <w:t>termin dostawy sprzętu na miejsce realizacji;</w:t>
      </w:r>
    </w:p>
    <w:p w14:paraId="4A7877F9" w14:textId="77777777" w:rsidR="00124262" w:rsidRPr="005244B8" w:rsidRDefault="00124262" w:rsidP="00124262">
      <w:pPr>
        <w:numPr>
          <w:ilvl w:val="0"/>
          <w:numId w:val="11"/>
        </w:numPr>
        <w:spacing w:after="0" w:line="276" w:lineRule="auto"/>
        <w:jc w:val="both"/>
        <w:rPr>
          <w:rFonts w:cstheme="minorHAnsi"/>
          <w:sz w:val="22"/>
          <w:szCs w:val="22"/>
        </w:rPr>
      </w:pPr>
      <w:r w:rsidRPr="005244B8">
        <w:rPr>
          <w:rFonts w:cstheme="minorHAnsi"/>
          <w:sz w:val="22"/>
          <w:szCs w:val="22"/>
        </w:rPr>
        <w:t>dowód wniesienia wadium;</w:t>
      </w:r>
    </w:p>
    <w:p w14:paraId="0A9F5C75" w14:textId="77777777" w:rsidR="00124262" w:rsidRPr="005244B8" w:rsidRDefault="00124262" w:rsidP="00124262">
      <w:pPr>
        <w:numPr>
          <w:ilvl w:val="0"/>
          <w:numId w:val="11"/>
        </w:numPr>
        <w:spacing w:after="0" w:line="276" w:lineRule="auto"/>
        <w:jc w:val="both"/>
        <w:rPr>
          <w:rFonts w:cstheme="minorHAnsi"/>
          <w:sz w:val="22"/>
          <w:szCs w:val="22"/>
        </w:rPr>
      </w:pPr>
      <w:r w:rsidRPr="005244B8">
        <w:rPr>
          <w:rFonts w:cstheme="minorHAnsi"/>
          <w:sz w:val="22"/>
          <w:szCs w:val="22"/>
        </w:rPr>
        <w:t>oświadczenie o braku powiązań osobowych i kapitałowych z Zamawiającym (pkt 22);</w:t>
      </w:r>
    </w:p>
    <w:p w14:paraId="1EAAB58B" w14:textId="77777777" w:rsidR="00124262" w:rsidRPr="005244B8" w:rsidRDefault="00124262" w:rsidP="00124262">
      <w:pPr>
        <w:numPr>
          <w:ilvl w:val="0"/>
          <w:numId w:val="11"/>
        </w:numPr>
        <w:spacing w:after="0" w:line="276" w:lineRule="auto"/>
        <w:jc w:val="both"/>
        <w:rPr>
          <w:rFonts w:cstheme="minorHAnsi"/>
          <w:sz w:val="22"/>
          <w:szCs w:val="22"/>
        </w:rPr>
      </w:pPr>
      <w:r w:rsidRPr="005244B8">
        <w:rPr>
          <w:rFonts w:cstheme="minorHAnsi"/>
          <w:sz w:val="22"/>
          <w:szCs w:val="22"/>
        </w:rPr>
        <w:t>oświadczenie Wykonawcy oraz oświadczenia dotyczące zasady DNSH i stanu fabrycznego urządzeń (załącznik nr 3).</w:t>
      </w:r>
    </w:p>
    <w:p w14:paraId="16036273" w14:textId="77777777" w:rsidR="00124262" w:rsidRPr="005244B8" w:rsidRDefault="00124262" w:rsidP="00124262">
      <w:pPr>
        <w:spacing w:after="0" w:line="276" w:lineRule="auto"/>
        <w:jc w:val="both"/>
        <w:rPr>
          <w:rFonts w:cstheme="minorHAnsi"/>
          <w:sz w:val="22"/>
          <w:szCs w:val="22"/>
        </w:rPr>
      </w:pPr>
      <w:r w:rsidRPr="005244B8">
        <w:rPr>
          <w:rFonts w:cstheme="minorHAnsi"/>
          <w:sz w:val="22"/>
          <w:szCs w:val="22"/>
        </w:rPr>
        <w:t>Oferta powinna być sporządzona w języku polskim.</w:t>
      </w:r>
    </w:p>
    <w:p w14:paraId="1AE49E29" w14:textId="77777777" w:rsidR="00124262" w:rsidRPr="005244B8" w:rsidRDefault="00124262" w:rsidP="00124262">
      <w:pPr>
        <w:spacing w:after="0" w:line="276" w:lineRule="auto"/>
        <w:jc w:val="both"/>
        <w:rPr>
          <w:rFonts w:cstheme="minorHAnsi"/>
          <w:sz w:val="22"/>
          <w:szCs w:val="22"/>
        </w:rPr>
      </w:pPr>
      <w:r w:rsidRPr="005244B8">
        <w:rPr>
          <w:rFonts w:cstheme="minorHAnsi"/>
          <w:sz w:val="22"/>
          <w:szCs w:val="22"/>
        </w:rPr>
        <w:t>Oferta musi być podpisana przez osobę uprawnioną do reprezentowania Wykonawcy. Jeżeli Wykonawca działa przez pełnomocnika, należy dołączyć pełnomocnictwo.</w:t>
      </w:r>
    </w:p>
    <w:p w14:paraId="4F945034" w14:textId="77777777" w:rsidR="00124262" w:rsidRPr="005244B8" w:rsidRDefault="00124262" w:rsidP="00124262">
      <w:pPr>
        <w:spacing w:after="0" w:line="276" w:lineRule="auto"/>
        <w:jc w:val="both"/>
        <w:rPr>
          <w:rFonts w:cstheme="minorHAnsi"/>
          <w:sz w:val="22"/>
          <w:szCs w:val="22"/>
        </w:rPr>
      </w:pPr>
      <w:r w:rsidRPr="005244B8">
        <w:rPr>
          <w:rFonts w:cstheme="minorHAnsi"/>
          <w:sz w:val="22"/>
          <w:szCs w:val="22"/>
        </w:rPr>
        <w:t>Złożenie oferty oznacza akceptację warunków niniejszego zamówienia, z zastrzeżeniem zmian wynikających z udzielonych odpowiedzi lub modyfikacji dokumentacji przez Zamawiającego.</w:t>
      </w:r>
    </w:p>
    <w:p w14:paraId="0DD69F36" w14:textId="10400ADA" w:rsidR="0048637C" w:rsidRPr="00A174D3" w:rsidRDefault="0048637C" w:rsidP="005244B8">
      <w:pPr>
        <w:spacing w:after="0" w:line="276" w:lineRule="auto"/>
        <w:jc w:val="both"/>
        <w:rPr>
          <w:rFonts w:cstheme="minorHAnsi"/>
          <w:sz w:val="22"/>
          <w:szCs w:val="22"/>
        </w:rPr>
      </w:pPr>
      <w:r w:rsidRPr="00A174D3">
        <w:rPr>
          <w:rFonts w:cstheme="minorHAnsi"/>
          <w:sz w:val="22"/>
          <w:szCs w:val="22"/>
        </w:rPr>
        <w:t>Formularz ofertowy stanowi załącznik nr 1 do niniejszego postępowania</w:t>
      </w:r>
    </w:p>
    <w:p w14:paraId="0D738DEE" w14:textId="4505F6F1" w:rsidR="0048637C" w:rsidRDefault="0048637C" w:rsidP="005244B8">
      <w:pPr>
        <w:spacing w:after="0" w:line="276" w:lineRule="auto"/>
        <w:jc w:val="both"/>
        <w:rPr>
          <w:rFonts w:cstheme="minorHAnsi"/>
          <w:b/>
          <w:bCs/>
          <w:sz w:val="22"/>
          <w:szCs w:val="22"/>
        </w:rPr>
      </w:pPr>
      <w:r>
        <w:rPr>
          <w:noProof/>
        </w:rPr>
        <mc:AlternateContent>
          <mc:Choice Requires="wps">
            <w:drawing>
              <wp:inline distT="0" distB="0" distL="0" distR="0" wp14:anchorId="10DF4FB3" wp14:editId="32518041">
                <wp:extent cx="5760720" cy="13970"/>
                <wp:effectExtent l="0" t="0" r="17780" b="11430"/>
                <wp:docPr id="139842944" name="Prostokąt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72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E4C97D0" id="Prostokąt 63"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" filled="f">
                <v:path arrowok="t"/>
                <w10:anchorlock/>
              </v:rect>
            </w:pict>
          </mc:Fallback>
        </mc:AlternateContent>
      </w:r>
    </w:p>
    <w:p w14:paraId="29E3E51C" w14:textId="4055AD84"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 xml:space="preserve">18. </w:t>
      </w:r>
      <w:r w:rsidR="00374CCB" w:rsidRPr="005244B8">
        <w:rPr>
          <w:rFonts w:cstheme="minorHAnsi"/>
          <w:b/>
          <w:bCs/>
          <w:sz w:val="22"/>
          <w:szCs w:val="22"/>
        </w:rPr>
        <w:t>SPECYFIKACJA DLA PRZEDMIOTU OFERTY</w:t>
      </w:r>
    </w:p>
    <w:p>
      <w:pPr>
        <w:spacing w:after="0" w:line="276" w:lineRule="auto"/>
        <w:jc w:val="both"/>
        <w:rPr>
          <w:ins w:id="5066" w:author="Ewa Retajczyk" w:date="2026-10-20T16:32:52Z"/>
          <w:rFonts w:cstheme="minorHAnsi"/>
          <w:sz w:val="22"/>
          <w:szCs w:val="22"/>
        </w:rPr>
      </w:pPr>
      <w:ins w:id="5067" w:author="Ewa Retajczyk" w:date="2026-10-20T16:33:04Z">
        <w:r>
          <w:rPr>
            <w:rFonts w:cstheme="minorHAnsi"/>
            <w:sz w:val="22"/>
            <w:szCs w:val="22"/>
          </w:rPr>
          <w:t xml:space="preserve">Specyfikację Wykonawca składa w ofercie na formularzu stanowiącym załącznik nr 2 do niniejszego postępowania.</w:t>
        </w:r>
      </w:ins>
    </w:p>
    <w:tbl>
      <w:tblPr>
        <w:tblStyle w:val="Tabelasiatki1jasna"/>
        <w:tblW w:w="0" w:type="auto"/>
        <w:tblLook w:val="04A0" w:firstRow="1" w:lastRow="0" w:firstColumn="1" w:lastColumn="0" w:noHBand="0" w:noVBand="1"/>
      </w:tblPr>
      <w:tblGrid>
        <w:gridCol w:w="9062"/>
      </w:tblGrid>
      <w:tr w:rsidR="005B7712" w:rsidRPr="00A8156F" w14:paraId="1B6DCE23" w14:textId="77777777" w:rsidTr="005B7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BBCB2" w14:textId="77777777" w:rsidR="0098108A" w:rsidRPr="007B2B96" w:rsidRDefault="0098108A" w:rsidP="00D804D7">
            <w:pPr>
              <w:rPr>
                <w:b w:val="0"/>
                <w:bCs w:val="0"/>
                <w:sz w:val="22"/>
                <w:szCs w:val="22"/>
              </w:rPr>
            </w:pPr>
            <w:r w:rsidRPr="007B2B96">
              <w:rPr>
                <w:sz w:val="22"/>
                <w:szCs w:val="22"/>
              </w:rPr>
              <w:t>Tabela 1. Parametry wymagające podania wartości lub opisu</w:t>
            </w:r>
          </w:p>
          <w:tbl>
            <w:tblPr>
              <w:tblW w:w="9243"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564"/>
              <w:gridCol w:w="6494"/>
              <w:gridCol w:w="2185"/>
            </w:tblGrid>
            <w:tr w:rsidR="0098108A" w:rsidRPr="007B2B96" w14:paraId="3B04BE1C" w14:textId="77777777" w:rsidTr="00665928">
              <w:trPr>
                <w:trHeight w:val="511"/>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9B2D7AC" w14:textId="77777777" w:rsidR="0098108A" w:rsidRPr="007B2B96" w:rsidRDefault="0098108A" w:rsidP="00D804D7">
                  <w:pPr>
                    <w:rPr>
                      <w:b/>
                      <w:bCs/>
                      <w:sz w:val="22"/>
                      <w:szCs w:val="22"/>
                    </w:rPr>
                  </w:pPr>
                  <w:r w:rsidRPr="007B2B96">
                    <w:rPr>
                      <w:b/>
                      <w:bCs/>
                      <w:sz w:val="22"/>
                      <w:szCs w:val="22"/>
                    </w:rPr>
                    <w:t>Lp.</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08C79D" w14:textId="77777777" w:rsidR="0098108A" w:rsidRPr="007B2B96" w:rsidRDefault="0098108A" w:rsidP="00D804D7">
                  <w:pPr>
                    <w:rPr>
                      <w:b/>
                      <w:bCs/>
                      <w:sz w:val="22"/>
                      <w:szCs w:val="22"/>
                    </w:rPr>
                  </w:pPr>
                  <w:r w:rsidRPr="007B2B96">
                    <w:rPr>
                      <w:b/>
                      <w:bCs/>
                      <w:sz w:val="22"/>
                      <w:szCs w:val="22"/>
                    </w:rPr>
                    <w:t>Parametr</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4DE9B9E" w14:textId="77777777" w:rsidR="0098108A" w:rsidRPr="007B2B96" w:rsidRDefault="0098108A" w:rsidP="00D804D7">
                  <w:pPr>
                    <w:rPr>
                      <w:b/>
                      <w:bCs/>
                      <w:sz w:val="22"/>
                      <w:szCs w:val="22"/>
                    </w:rPr>
                  </w:pPr>
                  <w:r w:rsidRPr="007B2B96">
                    <w:rPr>
                      <w:b/>
                      <w:bCs/>
                      <w:sz w:val="22"/>
                      <w:szCs w:val="22"/>
                    </w:rPr>
                    <w:t>Odpowiedź Wykonawcy</w:t>
                  </w:r>
                </w:p>
              </w:tc>
            </w:tr>
            <w:tr w:rsidR="0098108A" w:rsidRPr="007B2B96" w14:paraId="094ADCB0"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FFE1D7A" w14:textId="77777777" w:rsidR="0098108A" w:rsidRPr="007B2B96" w:rsidRDefault="0098108A" w:rsidP="00D804D7">
                  <w:pPr>
                    <w:rPr>
                      <w:sz w:val="22"/>
                      <w:szCs w:val="22"/>
                    </w:rPr>
                  </w:pPr>
                  <w:r w:rsidRPr="007B2B96">
                    <w:rPr>
                      <w:sz w:val="22"/>
                      <w:szCs w:val="22"/>
                    </w:rPr>
                    <w:t>1</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2BD9AFA" w14:textId="77777777" w:rsidR="0098108A" w:rsidRPr="007B2B96" w:rsidRDefault="0098108A" w:rsidP="00D804D7">
                  <w:pPr>
                    <w:rPr>
                      <w:sz w:val="22"/>
                      <w:szCs w:val="22"/>
                    </w:rPr>
                  </w:pPr>
                  <w:r w:rsidRPr="007B2B96">
                    <w:rPr>
                      <w:sz w:val="22"/>
                      <w:szCs w:val="22"/>
                    </w:rPr>
                    <w:t>Producent i modele urządzeń</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EF3181" w14:textId="77777777" w:rsidR="0098108A" w:rsidRPr="007B2B96" w:rsidRDefault="0098108A" w:rsidP="00D804D7">
                  <w:pPr>
                    <w:rPr>
                      <w:sz w:val="22"/>
                      <w:szCs w:val="22"/>
                    </w:rPr>
                  </w:pPr>
                </w:p>
              </w:tc>
            </w:tr>
            <w:tr w:rsidR="0098108A" w:rsidRPr="007B2B96" w14:paraId="5A34EDE3"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800EF9B" w14:textId="77777777" w:rsidR="0098108A" w:rsidRPr="007B2B96" w:rsidRDefault="0098108A" w:rsidP="00D804D7">
                  <w:pPr>
                    <w:rPr>
                      <w:sz w:val="22"/>
                      <w:szCs w:val="22"/>
                    </w:rPr>
                  </w:pPr>
                  <w:r w:rsidRPr="007B2B96">
                    <w:rPr>
                      <w:sz w:val="22"/>
                      <w:szCs w:val="22"/>
                    </w:rPr>
                    <w:t>2</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F4D277" w14:textId="77777777" w:rsidR="0098108A" w:rsidRPr="007B2B96" w:rsidRDefault="0098108A" w:rsidP="00D804D7">
                  <w:pPr>
                    <w:rPr>
                      <w:sz w:val="22"/>
                      <w:szCs w:val="22"/>
                    </w:rPr>
                  </w:pPr>
                  <w:r w:rsidRPr="007B2B96">
                    <w:rPr>
                      <w:sz w:val="22"/>
                      <w:szCs w:val="22"/>
                    </w:rPr>
                    <w:t>Data produkcji oferowanych urządzeń (nie wcześniej niż 24 miesiące przed montażem)</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3B122C" w14:textId="77777777" w:rsidR="0098108A" w:rsidRPr="007B2B96" w:rsidRDefault="0098108A" w:rsidP="00D804D7">
                  <w:pPr>
                    <w:rPr>
                      <w:sz w:val="22"/>
                      <w:szCs w:val="22"/>
                    </w:rPr>
                  </w:pPr>
                </w:p>
              </w:tc>
            </w:tr>
            <w:tr w:rsidR="0098108A" w:rsidRPr="007B2B96" w14:paraId="71EB5053"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96F761" w14:textId="77777777" w:rsidR="0098108A" w:rsidRPr="007B2B96" w:rsidRDefault="0098108A" w:rsidP="00D804D7">
                  <w:pPr>
                    <w:rPr>
                      <w:sz w:val="22"/>
                      <w:szCs w:val="22"/>
                    </w:rPr>
                  </w:pPr>
                  <w:r w:rsidRPr="007B2B96">
                    <w:rPr>
                      <w:sz w:val="22"/>
                      <w:szCs w:val="22"/>
                    </w:rPr>
                    <w:lastRenderedPageBreak/>
                    <w:t>3</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9D1CE1" w14:textId="77777777" w:rsidR="0098108A" w:rsidRPr="007B2B96" w:rsidRDefault="0098108A" w:rsidP="00D804D7">
                  <w:pPr>
                    <w:rPr>
                      <w:sz w:val="22"/>
                      <w:szCs w:val="22"/>
                    </w:rPr>
                  </w:pPr>
                  <w:r w:rsidRPr="007B2B96">
                    <w:rPr>
                      <w:sz w:val="22"/>
                      <w:szCs w:val="22"/>
                    </w:rPr>
                    <w:t>Architektura systemu</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69B903" w14:textId="77777777" w:rsidR="0098108A" w:rsidRPr="007B2B96" w:rsidRDefault="0098108A" w:rsidP="00D804D7">
                  <w:pPr>
                    <w:rPr>
                      <w:sz w:val="22"/>
                      <w:szCs w:val="22"/>
                    </w:rPr>
                  </w:pPr>
                </w:p>
              </w:tc>
            </w:tr>
            <w:tr w:rsidR="0098108A" w:rsidRPr="007B2B96" w14:paraId="43B61599"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756EBF" w14:textId="77777777" w:rsidR="0098108A" w:rsidRPr="007B2B96" w:rsidRDefault="0098108A" w:rsidP="00D804D7">
                  <w:pPr>
                    <w:rPr>
                      <w:sz w:val="22"/>
                      <w:szCs w:val="22"/>
                    </w:rPr>
                  </w:pPr>
                  <w:r w:rsidRPr="007B2B96">
                    <w:rPr>
                      <w:sz w:val="22"/>
                      <w:szCs w:val="22"/>
                    </w:rPr>
                    <w:t>4</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3267320" w14:textId="77777777" w:rsidR="0098108A" w:rsidRPr="007B2B96" w:rsidRDefault="0098108A" w:rsidP="00D804D7">
                  <w:pPr>
                    <w:rPr>
                      <w:sz w:val="22"/>
                      <w:szCs w:val="22"/>
                    </w:rPr>
                  </w:pPr>
                  <w:r w:rsidRPr="007B2B96">
                    <w:rPr>
                      <w:sz w:val="22"/>
                      <w:szCs w:val="22"/>
                    </w:rPr>
                    <w:t>Liczba terminali</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51B4F18" w14:textId="77777777" w:rsidR="0098108A" w:rsidRPr="007B2B96" w:rsidRDefault="0098108A" w:rsidP="00D804D7">
                  <w:pPr>
                    <w:rPr>
                      <w:sz w:val="22"/>
                      <w:szCs w:val="22"/>
                    </w:rPr>
                  </w:pPr>
                </w:p>
              </w:tc>
            </w:tr>
            <w:tr w:rsidR="0098108A" w:rsidRPr="007B2B96" w14:paraId="0EB24FDA"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676C2B" w14:textId="77777777" w:rsidR="0098108A" w:rsidRPr="007B2B96" w:rsidRDefault="0098108A" w:rsidP="00D804D7">
                  <w:pPr>
                    <w:rPr>
                      <w:sz w:val="22"/>
                      <w:szCs w:val="22"/>
                    </w:rPr>
                  </w:pPr>
                  <w:r w:rsidRPr="007B2B96">
                    <w:rPr>
                      <w:sz w:val="22"/>
                      <w:szCs w:val="22"/>
                    </w:rPr>
                    <w:t>5</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AD8272" w14:textId="77777777" w:rsidR="0098108A" w:rsidRPr="007B2B96" w:rsidRDefault="0098108A" w:rsidP="00D804D7">
                  <w:pPr>
                    <w:rPr>
                      <w:sz w:val="22"/>
                      <w:szCs w:val="22"/>
                    </w:rPr>
                  </w:pPr>
                  <w:r w:rsidRPr="007B2B96">
                    <w:rPr>
                      <w:sz w:val="22"/>
                      <w:szCs w:val="22"/>
                    </w:rPr>
                    <w:t>Moc znamionowa punktu ładowania [kW]</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71F434" w14:textId="77777777" w:rsidR="0098108A" w:rsidRPr="007B2B96" w:rsidRDefault="0098108A" w:rsidP="00D804D7">
                  <w:pPr>
                    <w:rPr>
                      <w:sz w:val="22"/>
                      <w:szCs w:val="22"/>
                    </w:rPr>
                  </w:pPr>
                </w:p>
              </w:tc>
            </w:tr>
            <w:tr w:rsidR="0098108A" w:rsidRPr="007B2B96" w14:paraId="4DB4D86B"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9AE1351" w14:textId="77777777" w:rsidR="0098108A" w:rsidRPr="007B2B96" w:rsidRDefault="0098108A" w:rsidP="00D804D7">
                  <w:pPr>
                    <w:rPr>
                      <w:sz w:val="22"/>
                      <w:szCs w:val="22"/>
                    </w:rPr>
                  </w:pPr>
                  <w:r w:rsidRPr="007B2B96">
                    <w:rPr>
                      <w:sz w:val="22"/>
                      <w:szCs w:val="22"/>
                    </w:rPr>
                    <w:t>6</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28024F" w14:textId="77777777" w:rsidR="0098108A" w:rsidRPr="007B2B96" w:rsidRDefault="0098108A" w:rsidP="00D804D7">
                  <w:pPr>
                    <w:rPr>
                      <w:sz w:val="22"/>
                      <w:szCs w:val="22"/>
                    </w:rPr>
                  </w:pPr>
                  <w:r w:rsidRPr="007B2B96">
                    <w:rPr>
                      <w:sz w:val="22"/>
                      <w:szCs w:val="22"/>
                    </w:rPr>
                    <w:t>Liczba przewodów CCS2 na terminal</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ED8284" w14:textId="77777777" w:rsidR="0098108A" w:rsidRPr="007B2B96" w:rsidRDefault="0098108A" w:rsidP="00D804D7">
                  <w:pPr>
                    <w:rPr>
                      <w:sz w:val="22"/>
                      <w:szCs w:val="22"/>
                    </w:rPr>
                  </w:pPr>
                </w:p>
              </w:tc>
            </w:tr>
            <w:tr w:rsidR="0098108A" w:rsidRPr="007B2B96" w14:paraId="120490E7"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DF723D" w14:textId="77777777" w:rsidR="0098108A" w:rsidRPr="007B2B96" w:rsidRDefault="0098108A" w:rsidP="00D804D7">
                  <w:pPr>
                    <w:rPr>
                      <w:sz w:val="22"/>
                      <w:szCs w:val="22"/>
                    </w:rPr>
                  </w:pPr>
                  <w:r w:rsidRPr="007B2B96">
                    <w:rPr>
                      <w:sz w:val="22"/>
                      <w:szCs w:val="22"/>
                    </w:rPr>
                    <w:t>7</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02E612E" w14:textId="77777777" w:rsidR="0098108A" w:rsidRPr="007B2B96" w:rsidRDefault="0098108A" w:rsidP="00D804D7">
                  <w:pPr>
                    <w:rPr>
                      <w:sz w:val="22"/>
                      <w:szCs w:val="22"/>
                    </w:rPr>
                  </w:pPr>
                  <w:r w:rsidRPr="007B2B96">
                    <w:rPr>
                      <w:sz w:val="22"/>
                      <w:szCs w:val="22"/>
                    </w:rPr>
                    <w:t>Długość przewodów (od urządzenia do pistoletu) [m]</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E530571" w14:textId="77777777" w:rsidR="0098108A" w:rsidRPr="007B2B96" w:rsidRDefault="0098108A" w:rsidP="00D804D7">
                  <w:pPr>
                    <w:rPr>
                      <w:sz w:val="22"/>
                      <w:szCs w:val="22"/>
                    </w:rPr>
                  </w:pPr>
                </w:p>
              </w:tc>
            </w:tr>
            <w:tr w:rsidR="0098108A" w:rsidRPr="007B2B96" w14:paraId="231BB990"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37A105" w14:textId="77777777" w:rsidR="0098108A" w:rsidRPr="007B2B96" w:rsidRDefault="0098108A" w:rsidP="00D804D7">
                  <w:pPr>
                    <w:rPr>
                      <w:sz w:val="22"/>
                      <w:szCs w:val="22"/>
                    </w:rPr>
                  </w:pPr>
                  <w:r w:rsidRPr="007B2B96">
                    <w:rPr>
                      <w:sz w:val="22"/>
                      <w:szCs w:val="22"/>
                    </w:rPr>
                    <w:t>8</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291202" w14:textId="77777777" w:rsidR="0098108A" w:rsidRPr="007B2B96" w:rsidRDefault="0098108A" w:rsidP="00D804D7">
                  <w:pPr>
                    <w:rPr>
                      <w:sz w:val="22"/>
                      <w:szCs w:val="22"/>
                    </w:rPr>
                  </w:pPr>
                  <w:r w:rsidRPr="007B2B96">
                    <w:rPr>
                      <w:sz w:val="22"/>
                      <w:szCs w:val="22"/>
                    </w:rPr>
                    <w:t>Liczba jednostek przekształtnikowych</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A4C4B9" w14:textId="77777777" w:rsidR="0098108A" w:rsidRPr="007B2B96" w:rsidRDefault="0098108A" w:rsidP="00D804D7">
                  <w:pPr>
                    <w:rPr>
                      <w:sz w:val="22"/>
                      <w:szCs w:val="22"/>
                    </w:rPr>
                  </w:pPr>
                </w:p>
              </w:tc>
            </w:tr>
            <w:tr w:rsidR="0098108A" w:rsidRPr="007B2B96" w14:paraId="558314F2"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AA804F" w14:textId="77777777" w:rsidR="0098108A" w:rsidRPr="007B2B96" w:rsidRDefault="0098108A" w:rsidP="00D804D7">
                  <w:pPr>
                    <w:rPr>
                      <w:sz w:val="22"/>
                      <w:szCs w:val="22"/>
                    </w:rPr>
                  </w:pPr>
                  <w:r w:rsidRPr="007B2B96">
                    <w:rPr>
                      <w:sz w:val="22"/>
                      <w:szCs w:val="22"/>
                    </w:rPr>
                    <w:t>9</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D093CFB" w14:textId="77777777" w:rsidR="0098108A" w:rsidRPr="007B2B96" w:rsidRDefault="0098108A" w:rsidP="00D804D7">
                  <w:pPr>
                    <w:rPr>
                      <w:sz w:val="22"/>
                      <w:szCs w:val="22"/>
                    </w:rPr>
                  </w:pPr>
                  <w:r w:rsidRPr="007B2B96">
                    <w:rPr>
                      <w:sz w:val="22"/>
                      <w:szCs w:val="22"/>
                    </w:rPr>
                    <w:t>Moc jednostki przekształtnikowej [kW]</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751A6A" w14:textId="77777777" w:rsidR="0098108A" w:rsidRPr="007B2B96" w:rsidRDefault="0098108A" w:rsidP="00D804D7">
                  <w:pPr>
                    <w:rPr>
                      <w:sz w:val="22"/>
                      <w:szCs w:val="22"/>
                    </w:rPr>
                  </w:pPr>
                </w:p>
              </w:tc>
            </w:tr>
            <w:tr w:rsidR="0098108A" w:rsidRPr="007B2B96" w14:paraId="4199CC83"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DB23A5" w14:textId="77777777" w:rsidR="0098108A" w:rsidRPr="007B2B96" w:rsidRDefault="0098108A" w:rsidP="00D804D7">
                  <w:pPr>
                    <w:rPr>
                      <w:sz w:val="22"/>
                      <w:szCs w:val="22"/>
                    </w:rPr>
                  </w:pPr>
                  <w:r>
                    <w:rPr>
                      <w:sz w:val="22"/>
                      <w:szCs w:val="22"/>
                    </w:rPr>
                    <w:t>10</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4F34384" w14:textId="77777777" w:rsidR="0098108A" w:rsidRPr="007B2B96" w:rsidRDefault="0098108A" w:rsidP="00D804D7">
                  <w:pPr>
                    <w:rPr>
                      <w:sz w:val="22"/>
                      <w:szCs w:val="22"/>
                    </w:rPr>
                  </w:pPr>
                  <w:r>
                    <w:rPr>
                      <w:sz w:val="22"/>
                      <w:szCs w:val="22"/>
                    </w:rPr>
                    <w:t>Możliwość niezależnego rozmieszczenia jednostek przekształtnikowych (rozwiązanie preferowane – informacja: TAK/NIE)</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71D8E0" w14:textId="77777777" w:rsidR="0098108A" w:rsidRPr="007B2B96" w:rsidRDefault="0098108A" w:rsidP="00D804D7">
                  <w:pPr>
                    <w:rPr>
                      <w:sz w:val="22"/>
                      <w:szCs w:val="22"/>
                    </w:rPr>
                  </w:pPr>
                </w:p>
              </w:tc>
            </w:tr>
            <w:tr w:rsidR="0098108A" w:rsidRPr="007B2B96" w14:paraId="40B5C245"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C769D9" w14:textId="74AA9E9F" w:rsidR="0098108A" w:rsidRPr="007B2B96" w:rsidRDefault="0098108A" w:rsidP="00D804D7">
                  <w:pPr>
                    <w:rPr>
                      <w:sz w:val="22"/>
                      <w:szCs w:val="22"/>
                    </w:rPr>
                  </w:pPr>
                  <w:r>
                    <w:rPr>
                      <w:sz w:val="22"/>
                      <w:szCs w:val="22"/>
                    </w:rPr>
                    <w:t>11</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D346CD2" w14:textId="77777777" w:rsidR="0098108A" w:rsidRPr="007B2B96" w:rsidRDefault="0098108A" w:rsidP="00D804D7">
                  <w:pPr>
                    <w:rPr>
                      <w:sz w:val="22"/>
                      <w:szCs w:val="22"/>
                    </w:rPr>
                  </w:pPr>
                  <w:r w:rsidRPr="007B2B96">
                    <w:rPr>
                      <w:sz w:val="22"/>
                      <w:szCs w:val="22"/>
                    </w:rPr>
                    <w:t>Maksymalny pobór mocy AC [kW]</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F3F7699" w14:textId="77777777" w:rsidR="0098108A" w:rsidRPr="007B2B96" w:rsidRDefault="0098108A" w:rsidP="00D804D7">
                  <w:pPr>
                    <w:rPr>
                      <w:sz w:val="22"/>
                      <w:szCs w:val="22"/>
                    </w:rPr>
                  </w:pPr>
                </w:p>
              </w:tc>
            </w:tr>
            <w:tr w:rsidR="0098108A" w:rsidRPr="007B2B96" w14:paraId="0592B4F0"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EAA01E" w14:textId="50942CA0" w:rsidR="0098108A" w:rsidRPr="007B2B96" w:rsidRDefault="0098108A" w:rsidP="00D804D7">
                  <w:pPr>
                    <w:rPr>
                      <w:sz w:val="22"/>
                      <w:szCs w:val="22"/>
                    </w:rPr>
                  </w:pPr>
                  <w:r>
                    <w:rPr>
                      <w:sz w:val="22"/>
                      <w:szCs w:val="22"/>
                    </w:rPr>
                    <w:t>12</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F0D6A94" w14:textId="77777777" w:rsidR="0098108A" w:rsidRPr="007B2B96" w:rsidRDefault="0098108A" w:rsidP="00D804D7">
                  <w:pPr>
                    <w:rPr>
                      <w:sz w:val="22"/>
                      <w:szCs w:val="22"/>
                    </w:rPr>
                  </w:pPr>
                  <w:r w:rsidRPr="007B2B96">
                    <w:rPr>
                      <w:sz w:val="22"/>
                      <w:szCs w:val="22"/>
                    </w:rPr>
                    <w:t>Liczba punktów mogących pracować jednocześnie z mocą ≥ 360 kW przy mocy przyłączeniowej 2,2 MW</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BE74C6" w14:textId="77777777" w:rsidR="0098108A" w:rsidRPr="007B2B96" w:rsidRDefault="0098108A" w:rsidP="00D804D7">
                  <w:pPr>
                    <w:rPr>
                      <w:sz w:val="22"/>
                      <w:szCs w:val="22"/>
                    </w:rPr>
                  </w:pPr>
                </w:p>
              </w:tc>
            </w:tr>
            <w:tr w:rsidR="0098108A" w:rsidRPr="007B2B96" w14:paraId="1E1C8583"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3408F7" w14:textId="5F80E17F" w:rsidR="0098108A" w:rsidRPr="007B2B96" w:rsidRDefault="0098108A" w:rsidP="00D804D7">
                  <w:pPr>
                    <w:rPr>
                      <w:sz w:val="22"/>
                      <w:szCs w:val="22"/>
                    </w:rPr>
                  </w:pPr>
                  <w:r>
                    <w:rPr>
                      <w:sz w:val="22"/>
                      <w:szCs w:val="22"/>
                    </w:rPr>
                    <w:t>13</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48EB42" w14:textId="77777777" w:rsidR="0098108A" w:rsidRPr="007B2B96" w:rsidRDefault="0098108A" w:rsidP="00D804D7">
                  <w:pPr>
                    <w:rPr>
                      <w:sz w:val="22"/>
                      <w:szCs w:val="22"/>
                    </w:rPr>
                  </w:pPr>
                  <w:r w:rsidRPr="007B2B96">
                    <w:rPr>
                      <w:sz w:val="22"/>
                      <w:szCs w:val="22"/>
                    </w:rPr>
                    <w:t>Sprawność przekształcania energii AC–DC [%], wraz z warunkami pomiaru</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7622AA" w14:textId="77777777" w:rsidR="0098108A" w:rsidRPr="007B2B96" w:rsidRDefault="0098108A" w:rsidP="00D804D7">
                  <w:pPr>
                    <w:rPr>
                      <w:sz w:val="22"/>
                      <w:szCs w:val="22"/>
                    </w:rPr>
                  </w:pPr>
                </w:p>
              </w:tc>
            </w:tr>
            <w:tr w:rsidR="0098108A" w:rsidRPr="007B2B96" w14:paraId="3D148132"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3ABD71" w14:textId="6E57AA23" w:rsidR="0098108A" w:rsidRPr="007B2B96" w:rsidRDefault="0098108A" w:rsidP="00D804D7">
                  <w:pPr>
                    <w:rPr>
                      <w:sz w:val="22"/>
                      <w:szCs w:val="22"/>
                    </w:rPr>
                  </w:pPr>
                  <w:r>
                    <w:rPr>
                      <w:sz w:val="22"/>
                      <w:szCs w:val="22"/>
                    </w:rPr>
                    <w:t>14</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3828380" w14:textId="77777777" w:rsidR="0098108A" w:rsidRPr="007B2B96" w:rsidRDefault="0098108A" w:rsidP="00D804D7">
                  <w:pPr>
                    <w:rPr>
                      <w:sz w:val="22"/>
                      <w:szCs w:val="22"/>
                    </w:rPr>
                  </w:pPr>
                  <w:r w:rsidRPr="007B2B96">
                    <w:rPr>
                      <w:sz w:val="22"/>
                      <w:szCs w:val="22"/>
                    </w:rPr>
                    <w:t>Zakres napięcia DC [V]</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FB8B1C" w14:textId="77777777" w:rsidR="0098108A" w:rsidRPr="007B2B96" w:rsidRDefault="0098108A" w:rsidP="00D804D7">
                  <w:pPr>
                    <w:rPr>
                      <w:sz w:val="22"/>
                      <w:szCs w:val="22"/>
                    </w:rPr>
                  </w:pPr>
                </w:p>
              </w:tc>
            </w:tr>
            <w:tr w:rsidR="0098108A" w:rsidRPr="007B2B96" w14:paraId="0799CBD0"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AD34B4" w14:textId="3426FB39" w:rsidR="0098108A" w:rsidRPr="007B2B96" w:rsidRDefault="0098108A" w:rsidP="00D804D7">
                  <w:pPr>
                    <w:rPr>
                      <w:sz w:val="22"/>
                      <w:szCs w:val="22"/>
                    </w:rPr>
                  </w:pPr>
                  <w:r>
                    <w:rPr>
                      <w:sz w:val="22"/>
                      <w:szCs w:val="22"/>
                    </w:rPr>
                    <w:t>15</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CBB98D" w14:textId="77777777" w:rsidR="0098108A" w:rsidRPr="007B2B96" w:rsidRDefault="0098108A" w:rsidP="00D804D7">
                  <w:pPr>
                    <w:rPr>
                      <w:sz w:val="22"/>
                      <w:szCs w:val="22"/>
                    </w:rPr>
                  </w:pPr>
                  <w:r w:rsidRPr="007B2B96">
                    <w:rPr>
                      <w:sz w:val="22"/>
                      <w:szCs w:val="22"/>
                    </w:rPr>
                    <w:t>Wersja protokołu OCPP</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9A4019" w14:textId="77777777" w:rsidR="0098108A" w:rsidRPr="007B2B96" w:rsidRDefault="0098108A" w:rsidP="00D804D7">
                  <w:pPr>
                    <w:rPr>
                      <w:sz w:val="22"/>
                      <w:szCs w:val="22"/>
                    </w:rPr>
                  </w:pPr>
                </w:p>
              </w:tc>
            </w:tr>
            <w:tr w:rsidR="0098108A" w:rsidRPr="007B2B96" w14:paraId="7A6C259C"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6567F4" w14:textId="568092F2" w:rsidR="0098108A" w:rsidRPr="007B2B96" w:rsidRDefault="0098108A" w:rsidP="00D804D7">
                  <w:pPr>
                    <w:rPr>
                      <w:sz w:val="22"/>
                      <w:szCs w:val="22"/>
                    </w:rPr>
                  </w:pPr>
                  <w:r>
                    <w:rPr>
                      <w:sz w:val="22"/>
                      <w:szCs w:val="22"/>
                    </w:rPr>
                    <w:t>16</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51E5D0" w14:textId="77777777" w:rsidR="0098108A" w:rsidRPr="007B2B96" w:rsidRDefault="0098108A" w:rsidP="00D804D7">
                  <w:pPr>
                    <w:rPr>
                      <w:sz w:val="22"/>
                      <w:szCs w:val="22"/>
                    </w:rPr>
                  </w:pPr>
                  <w:r w:rsidRPr="007B2B96">
                    <w:rPr>
                      <w:sz w:val="22"/>
                      <w:szCs w:val="22"/>
                    </w:rPr>
                    <w:t>Rozwiązania równoważne – opis i wykazanie równoważności</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4EA452A" w14:textId="77777777" w:rsidR="0098108A" w:rsidRPr="007B2B96" w:rsidRDefault="0098108A" w:rsidP="00D804D7">
                  <w:pPr>
                    <w:rPr>
                      <w:sz w:val="22"/>
                      <w:szCs w:val="22"/>
                    </w:rPr>
                  </w:pPr>
                </w:p>
              </w:tc>
            </w:tr>
          </w:tbl>
          <w:p w14:paraId="21EBCB35" w14:textId="77777777" w:rsidR="0098108A" w:rsidRPr="007B2B96" w:rsidRDefault="0098108A" w:rsidP="00D804D7">
            <w:pPr>
              <w:rPr>
                <w:b w:val="0"/>
                <w:bCs w:val="0"/>
                <w:sz w:val="22"/>
                <w:szCs w:val="22"/>
              </w:rPr>
            </w:pPr>
          </w:p>
          <w:p w14:paraId="6DDF7B8E" w14:textId="77777777" w:rsidR="0098108A" w:rsidRPr="007B2B96" w:rsidRDefault="0098108A" w:rsidP="00D804D7">
            <w:pPr>
              <w:rPr>
                <w:b w:val="0"/>
                <w:bCs w:val="0"/>
                <w:sz w:val="22"/>
                <w:szCs w:val="22"/>
              </w:rPr>
            </w:pPr>
            <w:r w:rsidRPr="007B2B96">
              <w:rPr>
                <w:sz w:val="22"/>
                <w:szCs w:val="22"/>
              </w:rPr>
              <w:t>Tabela 2. Wymagania potwierdzane odpowiedzią TAK/NIE</w:t>
            </w:r>
          </w:p>
          <w:p w14:paraId="3193E57B" w14:textId="77777777" w:rsidR="0098108A" w:rsidRPr="007B2B96" w:rsidRDefault="0098108A" w:rsidP="00D804D7">
            <w:pPr>
              <w:rPr>
                <w:i/>
                <w:iCs/>
                <w:sz w:val="22"/>
                <w:szCs w:val="22"/>
              </w:rPr>
            </w:pPr>
            <w:r>
              <w:rPr>
                <w:i/>
                <w:iCs/>
                <w:sz w:val="22"/>
                <w:szCs w:val="22"/>
              </w:rPr>
              <w:t xml:space="preserve">Instrukcja: Wykonawca zaznacza jedną odpowiedź ( </w:t>
            </w:r>
            <w:r>
              <w:rPr>
                <w:rFonts w:ascii="Segoe UI Symbol" w:hAnsi="Segoe UI Symbol" w:cs="Segoe UI Symbol"/>
                <w:sz w:val="22"/>
                <w:szCs w:val="22"/>
              </w:rPr>
              <w:t>☐ )</w:t>
            </w:r>
            <w:r>
              <w:rPr>
                <w:i/>
                <w:iCs/>
                <w:sz w:val="22"/>
                <w:szCs w:val="22"/>
              </w:rPr>
              <w:t xml:space="preserve"> dla każdego wymagania. Odpowiedź NIE na którekolwiek wymaganie skutkuje odrzuceniem oferty, chyba że Wykonawca wykaże równoważność rozwiązania (Tabela 1, ostatnia pozycja).</w:t>
            </w:r>
          </w:p>
          <w:tbl>
            <w:tblPr>
              <w:tblW w:w="0" w:type="auto"/>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557"/>
              <w:gridCol w:w="7566"/>
              <w:gridCol w:w="376"/>
              <w:gridCol w:w="341"/>
            </w:tblGrid>
            <w:tr w:rsidR="0098108A" w:rsidRPr="007B2B96" w14:paraId="1F9966A0"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D772EF" w14:textId="77777777" w:rsidR="0098108A" w:rsidRPr="007B2B96" w:rsidRDefault="0098108A" w:rsidP="00D804D7">
                  <w:pPr>
                    <w:rPr>
                      <w:b/>
                      <w:bCs/>
                      <w:sz w:val="22"/>
                      <w:szCs w:val="22"/>
                    </w:rPr>
                  </w:pPr>
                  <w:r w:rsidRPr="007B2B96">
                    <w:rPr>
                      <w:b/>
                      <w:bCs/>
                      <w:sz w:val="22"/>
                      <w:szCs w:val="22"/>
                    </w:rPr>
                    <w:t>Lp.</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60E6BC" w14:textId="77777777" w:rsidR="0098108A" w:rsidRPr="007B2B96" w:rsidRDefault="0098108A" w:rsidP="00D804D7">
                  <w:pPr>
                    <w:rPr>
                      <w:b/>
                      <w:bCs/>
                      <w:sz w:val="22"/>
                      <w:szCs w:val="22"/>
                    </w:rPr>
                  </w:pPr>
                  <w:r w:rsidRPr="007B2B96">
                    <w:rPr>
                      <w:b/>
                      <w:bCs/>
                      <w:sz w:val="22"/>
                      <w:szCs w:val="22"/>
                    </w:rPr>
                    <w:t>Wymaganie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807EB5" w14:textId="77777777" w:rsidR="0098108A" w:rsidRPr="007B2B96" w:rsidRDefault="0098108A" w:rsidP="00D804D7">
                  <w:pPr>
                    <w:rPr>
                      <w:b/>
                      <w:bCs/>
                      <w:sz w:val="22"/>
                      <w:szCs w:val="22"/>
                    </w:rPr>
                  </w:pPr>
                  <w:r w:rsidRPr="007B2B96">
                    <w:rPr>
                      <w:b/>
                      <w:bCs/>
                      <w:sz w:val="22"/>
                      <w:szCs w:val="22"/>
                    </w:rPr>
                    <w:t>TAK</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89B95F" w14:textId="77777777" w:rsidR="0098108A" w:rsidRPr="007B2B96" w:rsidRDefault="0098108A" w:rsidP="00D804D7">
                  <w:pPr>
                    <w:rPr>
                      <w:b/>
                      <w:bCs/>
                      <w:sz w:val="22"/>
                      <w:szCs w:val="22"/>
                    </w:rPr>
                  </w:pPr>
                  <w:r w:rsidRPr="007B2B96">
                    <w:rPr>
                      <w:b/>
                      <w:bCs/>
                      <w:sz w:val="22"/>
                      <w:szCs w:val="22"/>
                    </w:rPr>
                    <w:t>NIE</w:t>
                  </w:r>
                </w:p>
              </w:tc>
            </w:tr>
            <w:tr w:rsidR="0098108A" w:rsidRPr="007B2B96" w14:paraId="282364D9" w14:textId="77777777" w:rsidTr="00665928">
              <w:trPr>
                <w:gridAfter w:val="2"/>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9A4CAB" w14:textId="1D923491" w:rsidR="0098108A" w:rsidRPr="007B2B96" w:rsidRDefault="0098108A" w:rsidP="00D804D7">
                  <w:pPr>
                    <w:rPr>
                      <w:b/>
                      <w:bCs/>
                      <w:sz w:val="22"/>
                      <w:szCs w:val="22"/>
                    </w:rPr>
                  </w:pPr>
                  <w:r>
                    <w:rPr>
                      <w:b/>
                      <w:bCs/>
                      <w:sz w:val="22"/>
                      <w:szCs w:val="22"/>
                    </w:rPr>
                    <w:t>1</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7C2EFD" w14:textId="77777777" w:rsidR="0098108A" w:rsidRPr="007B2B96" w:rsidRDefault="0098108A" w:rsidP="00D804D7">
                  <w:pPr>
                    <w:rPr>
                      <w:b/>
                      <w:bCs/>
                      <w:sz w:val="22"/>
                      <w:szCs w:val="22"/>
                    </w:rPr>
                  </w:pPr>
                  <w:r w:rsidRPr="007B2B96">
                    <w:rPr>
                      <w:b/>
                      <w:bCs/>
                      <w:sz w:val="22"/>
                      <w:szCs w:val="22"/>
                    </w:rPr>
                    <w:t>OCPP, billing i płatności</w:t>
                  </w:r>
                </w:p>
              </w:tc>
            </w:tr>
            <w:tr w:rsidR="0098108A" w:rsidRPr="007B2B96" w14:paraId="2CACA0BB"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0E09080" w14:textId="0CF772AD" w:rsidR="0098108A" w:rsidRPr="007B2B96" w:rsidRDefault="0098108A" w:rsidP="00D804D7">
                  <w:pPr>
                    <w:rPr>
                      <w:sz w:val="22"/>
                      <w:szCs w:val="22"/>
                    </w:rPr>
                  </w:pPr>
                  <w:r>
                    <w:rPr>
                      <w:sz w:val="22"/>
                      <w:szCs w:val="22"/>
                    </w:rPr>
                    <w:lastRenderedPageBreak/>
                    <w:t>1.1</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2147D20" w14:textId="77777777" w:rsidR="0098108A" w:rsidRPr="007B2B96" w:rsidRDefault="0098108A" w:rsidP="00D804D7">
                  <w:pPr>
                    <w:rPr>
                      <w:sz w:val="22"/>
                      <w:szCs w:val="22"/>
                    </w:rPr>
                  </w:pPr>
                  <w:r w:rsidRPr="007B2B96">
                    <w:rPr>
                      <w:sz w:val="22"/>
                      <w:szCs w:val="22"/>
                    </w:rPr>
                    <w:t>Zapewnienie systemu billingowego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1133C8"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FC3C94"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4BE319E6"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9EEACA" w14:textId="0BF6FBB7" w:rsidR="0098108A" w:rsidRPr="007B2B96" w:rsidRDefault="0098108A" w:rsidP="00D804D7">
                  <w:pPr>
                    <w:rPr>
                      <w:sz w:val="22"/>
                      <w:szCs w:val="22"/>
                    </w:rPr>
                  </w:pPr>
                  <w:r>
                    <w:rPr>
                      <w:sz w:val="22"/>
                      <w:szCs w:val="22"/>
                    </w:rPr>
                    <w:t>1.2</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CA244CF" w14:textId="77777777" w:rsidR="0098108A" w:rsidRPr="007B2B96" w:rsidRDefault="0098108A" w:rsidP="00D804D7">
                  <w:pPr>
                    <w:rPr>
                      <w:sz w:val="22"/>
                      <w:szCs w:val="22"/>
                    </w:rPr>
                  </w:pPr>
                  <w:r w:rsidRPr="007B2B96">
                    <w:rPr>
                      <w:sz w:val="22"/>
                      <w:szCs w:val="22"/>
                    </w:rPr>
                    <w:t>Zapewnienie obsługi płatności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836BBF3"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D531C4"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1764F78D" w14:textId="77777777" w:rsidTr="00665928">
              <w:trPr>
                <w:gridAfter w:val="2"/>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2656365" w14:textId="1D235D0C" w:rsidR="0098108A" w:rsidRPr="007B2B96" w:rsidRDefault="0098108A" w:rsidP="00D804D7">
                  <w:pPr>
                    <w:rPr>
                      <w:b/>
                      <w:bCs/>
                      <w:sz w:val="22"/>
                      <w:szCs w:val="22"/>
                    </w:rPr>
                  </w:pPr>
                  <w:r>
                    <w:rPr>
                      <w:b/>
                      <w:bCs/>
                      <w:sz w:val="22"/>
                      <w:szCs w:val="22"/>
                    </w:rPr>
                    <w:t>2</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6A30789" w14:textId="77777777" w:rsidR="0098108A" w:rsidRPr="007B2B96" w:rsidRDefault="0098108A" w:rsidP="00D804D7">
                  <w:pPr>
                    <w:rPr>
                      <w:b/>
                      <w:bCs/>
                      <w:sz w:val="22"/>
                      <w:szCs w:val="22"/>
                    </w:rPr>
                  </w:pPr>
                  <w:r w:rsidRPr="007B2B96">
                    <w:rPr>
                      <w:b/>
                      <w:bCs/>
                      <w:sz w:val="22"/>
                      <w:szCs w:val="22"/>
                    </w:rPr>
                    <w:t>System monitorowania i pomiarów</w:t>
                  </w:r>
                </w:p>
              </w:tc>
            </w:tr>
            <w:tr w:rsidR="0098108A" w:rsidRPr="007B2B96" w14:paraId="5BE7B9C4"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799B77" w14:textId="70B5465C" w:rsidR="0098108A" w:rsidRPr="007B2B96" w:rsidRDefault="0098108A" w:rsidP="00D804D7">
                  <w:pPr>
                    <w:rPr>
                      <w:sz w:val="22"/>
                      <w:szCs w:val="22"/>
                    </w:rPr>
                  </w:pPr>
                  <w:r>
                    <w:rPr>
                      <w:sz w:val="22"/>
                      <w:szCs w:val="22"/>
                    </w:rPr>
                    <w:t>2.1</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4DE365" w14:textId="77777777" w:rsidR="0098108A" w:rsidRPr="007B2B96" w:rsidRDefault="0098108A" w:rsidP="00D804D7">
                  <w:pPr>
                    <w:rPr>
                      <w:sz w:val="22"/>
                      <w:szCs w:val="22"/>
                    </w:rPr>
                  </w:pPr>
                  <w:r w:rsidRPr="007B2B96">
                    <w:rPr>
                      <w:sz w:val="22"/>
                      <w:szCs w:val="22"/>
                    </w:rPr>
                    <w:t>Zapewnienie systemu monitorowania i zarządzania danymi dla obwodów zasilających punkty ładowania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A197840"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E2711EF"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1D8944B9"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CE7A07" w14:textId="75592FAE" w:rsidR="0098108A" w:rsidRPr="007B2B96" w:rsidRDefault="0098108A" w:rsidP="00D804D7">
                  <w:pPr>
                    <w:rPr>
                      <w:sz w:val="22"/>
                      <w:szCs w:val="22"/>
                    </w:rPr>
                  </w:pPr>
                  <w:r>
                    <w:rPr>
                      <w:sz w:val="22"/>
                      <w:szCs w:val="22"/>
                    </w:rPr>
                    <w:t>2.2</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2C58FB" w14:textId="77777777" w:rsidR="0098108A" w:rsidRPr="007B2B96" w:rsidRDefault="0098108A" w:rsidP="00D804D7">
                  <w:pPr>
                    <w:rPr>
                      <w:sz w:val="22"/>
                      <w:szCs w:val="22"/>
                    </w:rPr>
                  </w:pPr>
                  <w:r w:rsidRPr="007B2B96">
                    <w:rPr>
                      <w:sz w:val="22"/>
                      <w:szCs w:val="22"/>
                    </w:rPr>
                    <w:t>Pomiar trzech faz i przewodu neutralnego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5E4104"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F11A42"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6CFBA063"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1E3284" w14:textId="79871494" w:rsidR="0098108A" w:rsidRPr="007B2B96" w:rsidRDefault="0098108A" w:rsidP="00D804D7">
                  <w:pPr>
                    <w:rPr>
                      <w:sz w:val="22"/>
                      <w:szCs w:val="22"/>
                    </w:rPr>
                  </w:pPr>
                  <w:r>
                    <w:rPr>
                      <w:sz w:val="22"/>
                      <w:szCs w:val="22"/>
                    </w:rPr>
                    <w:t>2.3</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F84CC78" w14:textId="77777777" w:rsidR="0098108A" w:rsidRPr="007B2B96" w:rsidRDefault="0098108A" w:rsidP="00D804D7">
                  <w:pPr>
                    <w:rPr>
                      <w:sz w:val="22"/>
                      <w:szCs w:val="22"/>
                    </w:rPr>
                  </w:pPr>
                  <w:r w:rsidRPr="007B2B96">
                    <w:rPr>
                      <w:sz w:val="22"/>
                      <w:szCs w:val="22"/>
                    </w:rPr>
                    <w:t>Klasa pomiarowa IEC 61000-4-30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A4DB41"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7C2747"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36594B46"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44EEC1" w14:textId="4E2D6109" w:rsidR="0098108A" w:rsidRPr="007B2B96" w:rsidRDefault="0098108A" w:rsidP="00D804D7">
                  <w:pPr>
                    <w:rPr>
                      <w:sz w:val="22"/>
                      <w:szCs w:val="22"/>
                    </w:rPr>
                  </w:pPr>
                  <w:r>
                    <w:rPr>
                      <w:sz w:val="22"/>
                      <w:szCs w:val="22"/>
                    </w:rPr>
                    <w:t>2.4</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B880E19" w14:textId="77777777" w:rsidR="0098108A" w:rsidRPr="007B2B96" w:rsidRDefault="0098108A" w:rsidP="00D804D7">
                  <w:pPr>
                    <w:rPr>
                      <w:sz w:val="22"/>
                      <w:szCs w:val="22"/>
                    </w:rPr>
                  </w:pPr>
                  <w:r w:rsidRPr="007B2B96">
                    <w:rPr>
                      <w:sz w:val="22"/>
                      <w:szCs w:val="22"/>
                    </w:rPr>
                    <w:t>Kierunkowa analiza mocy składowych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91A076"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C59E5E"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070FDC7B"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AA98F14" w14:textId="3DF06612" w:rsidR="0098108A" w:rsidRPr="007B2B96" w:rsidRDefault="0098108A" w:rsidP="00D804D7">
                  <w:pPr>
                    <w:rPr>
                      <w:sz w:val="22"/>
                      <w:szCs w:val="22"/>
                    </w:rPr>
                  </w:pPr>
                  <w:r>
                    <w:rPr>
                      <w:sz w:val="22"/>
                      <w:szCs w:val="22"/>
                    </w:rPr>
                    <w:t>2.5</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E2B327" w14:textId="77777777" w:rsidR="0098108A" w:rsidRPr="007B2B96" w:rsidRDefault="0098108A" w:rsidP="00D804D7">
                  <w:pPr>
                    <w:rPr>
                      <w:sz w:val="22"/>
                      <w:szCs w:val="22"/>
                    </w:rPr>
                  </w:pPr>
                  <w:r w:rsidRPr="007B2B96">
                    <w:rPr>
                      <w:sz w:val="22"/>
                      <w:szCs w:val="22"/>
                    </w:rPr>
                    <w:t>Rejestracja przepięć</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4FFC48D"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323FF8F"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72879ED3"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8A11C2" w14:textId="4A88852C" w:rsidR="0098108A" w:rsidRPr="007B2B96" w:rsidRDefault="0098108A" w:rsidP="00D804D7">
                  <w:pPr>
                    <w:rPr>
                      <w:sz w:val="22"/>
                      <w:szCs w:val="22"/>
                    </w:rPr>
                  </w:pPr>
                  <w:r>
                    <w:rPr>
                      <w:sz w:val="22"/>
                      <w:szCs w:val="22"/>
                    </w:rPr>
                    <w:t>2.6</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D8065B" w14:textId="77777777" w:rsidR="0098108A" w:rsidRPr="007B2B96" w:rsidRDefault="0098108A" w:rsidP="00D804D7">
                  <w:pPr>
                    <w:rPr>
                      <w:sz w:val="22"/>
                      <w:szCs w:val="22"/>
                    </w:rPr>
                  </w:pPr>
                  <w:r w:rsidRPr="007B2B96">
                    <w:rPr>
                      <w:sz w:val="22"/>
                      <w:szCs w:val="22"/>
                    </w:rPr>
                    <w:t>Alarmowanie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F78CAD1"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8099436"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3FFF91A6" w14:textId="77777777" w:rsidTr="00665928">
              <w:trPr>
                <w:gridAfter w:val="2"/>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E5023B" w14:textId="7269D182" w:rsidR="0098108A" w:rsidRPr="007B2B96" w:rsidRDefault="0098108A" w:rsidP="00D804D7">
                  <w:pPr>
                    <w:rPr>
                      <w:b/>
                      <w:bCs/>
                      <w:sz w:val="22"/>
                      <w:szCs w:val="22"/>
                    </w:rPr>
                  </w:pPr>
                  <w:r>
                    <w:rPr>
                      <w:b/>
                      <w:bCs/>
                      <w:sz w:val="22"/>
                      <w:szCs w:val="22"/>
                    </w:rPr>
                    <w:t>3</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937BC3" w14:textId="77777777" w:rsidR="0098108A" w:rsidRPr="007B2B96" w:rsidRDefault="0098108A" w:rsidP="00D804D7">
                  <w:pPr>
                    <w:rPr>
                      <w:b/>
                      <w:bCs/>
                      <w:sz w:val="22"/>
                      <w:szCs w:val="22"/>
                    </w:rPr>
                  </w:pPr>
                  <w:r w:rsidRPr="007B2B96">
                    <w:rPr>
                      <w:b/>
                      <w:bCs/>
                      <w:sz w:val="22"/>
                      <w:szCs w:val="22"/>
                    </w:rPr>
                    <w:t>System centralny</w:t>
                  </w:r>
                </w:p>
              </w:tc>
            </w:tr>
            <w:tr w:rsidR="0098108A" w:rsidRPr="007B2B96" w14:paraId="7994840F"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A8374C8" w14:textId="609750FA" w:rsidR="0098108A" w:rsidRPr="007B2B96" w:rsidRDefault="0098108A" w:rsidP="00D804D7">
                  <w:pPr>
                    <w:rPr>
                      <w:sz w:val="22"/>
                      <w:szCs w:val="22"/>
                    </w:rPr>
                  </w:pPr>
                  <w:r>
                    <w:rPr>
                      <w:sz w:val="22"/>
                      <w:szCs w:val="22"/>
                    </w:rPr>
                    <w:t>3.1</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23F094" w14:textId="77777777" w:rsidR="0098108A" w:rsidRPr="007B2B96" w:rsidRDefault="0098108A" w:rsidP="00D804D7">
                  <w:pPr>
                    <w:rPr>
                      <w:sz w:val="22"/>
                      <w:szCs w:val="22"/>
                    </w:rPr>
                  </w:pPr>
                  <w:r w:rsidRPr="007B2B96">
                    <w:rPr>
                      <w:sz w:val="22"/>
                      <w:szCs w:val="22"/>
                    </w:rPr>
                    <w:t>System centralny do monitorowania i zarządzania danymi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DD12206"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132C3B"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1B200845"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19B2F3B" w14:textId="280A5E1D" w:rsidR="0098108A" w:rsidRPr="007B2B96" w:rsidRDefault="0098108A" w:rsidP="00D804D7">
                  <w:pPr>
                    <w:rPr>
                      <w:sz w:val="22"/>
                      <w:szCs w:val="22"/>
                    </w:rPr>
                  </w:pPr>
                  <w:r>
                    <w:rPr>
                      <w:sz w:val="22"/>
                      <w:szCs w:val="22"/>
                    </w:rPr>
                    <w:t>3.2</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96FC6F8" w14:textId="77777777" w:rsidR="0098108A" w:rsidRPr="007B2B96" w:rsidRDefault="0098108A" w:rsidP="00D804D7">
                  <w:pPr>
                    <w:rPr>
                      <w:sz w:val="22"/>
                      <w:szCs w:val="22"/>
                    </w:rPr>
                  </w:pPr>
                  <w:r w:rsidRPr="007B2B96">
                    <w:rPr>
                      <w:sz w:val="22"/>
                      <w:szCs w:val="22"/>
                    </w:rPr>
                    <w:t>Archiwizacja i eksport danych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30FE72"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29E39E6"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0E56952C"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E9FF22" w14:textId="30C94977" w:rsidR="0098108A" w:rsidRPr="007B2B96" w:rsidRDefault="0098108A" w:rsidP="00D804D7">
                  <w:pPr>
                    <w:rPr>
                      <w:sz w:val="22"/>
                      <w:szCs w:val="22"/>
                    </w:rPr>
                  </w:pPr>
                  <w:r>
                    <w:rPr>
                      <w:sz w:val="22"/>
                      <w:szCs w:val="22"/>
                    </w:rPr>
                    <w:t>3.3</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9ED7A71" w14:textId="77777777" w:rsidR="0098108A" w:rsidRPr="007B2B96" w:rsidRDefault="0098108A" w:rsidP="00D804D7">
                  <w:pPr>
                    <w:rPr>
                      <w:sz w:val="22"/>
                      <w:szCs w:val="22"/>
                    </w:rPr>
                  </w:pPr>
                  <w:r w:rsidRPr="007B2B96">
                    <w:rPr>
                      <w:sz w:val="22"/>
                      <w:szCs w:val="22"/>
                    </w:rPr>
                    <w:t>Lokalne buforowanie danych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7F18A5"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E13261"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35D37A6B"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AA57BF9" w14:textId="35142649" w:rsidR="0098108A" w:rsidRPr="007B2B96" w:rsidRDefault="0098108A" w:rsidP="00D804D7">
                  <w:pPr>
                    <w:rPr>
                      <w:sz w:val="22"/>
                      <w:szCs w:val="22"/>
                    </w:rPr>
                  </w:pPr>
                  <w:r>
                    <w:rPr>
                      <w:sz w:val="22"/>
                      <w:szCs w:val="22"/>
                    </w:rPr>
                    <w:t>3.4</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91C1C5" w14:textId="77777777" w:rsidR="0098108A" w:rsidRPr="007B2B96" w:rsidRDefault="0098108A" w:rsidP="00D804D7">
                  <w:pPr>
                    <w:rPr>
                      <w:sz w:val="22"/>
                      <w:szCs w:val="22"/>
                    </w:rPr>
                  </w:pPr>
                  <w:r w:rsidRPr="007B2B96">
                    <w:rPr>
                      <w:sz w:val="22"/>
                      <w:szCs w:val="22"/>
                    </w:rPr>
                    <w:t>Synchronizacja danych po utracie komunikacji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C372E3"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01B63E2"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3ACF3757" w14:textId="77777777" w:rsidTr="00665928">
              <w:trPr>
                <w:gridAfter w:val="2"/>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D0C1FE3" w14:textId="610D8001" w:rsidR="0098108A" w:rsidRPr="007B2B96" w:rsidRDefault="0098108A" w:rsidP="00D804D7">
                  <w:pPr>
                    <w:rPr>
                      <w:b/>
                      <w:bCs/>
                      <w:sz w:val="22"/>
                      <w:szCs w:val="22"/>
                    </w:rPr>
                  </w:pPr>
                  <w:r>
                    <w:rPr>
                      <w:b/>
                      <w:bCs/>
                      <w:sz w:val="22"/>
                      <w:szCs w:val="22"/>
                    </w:rPr>
                    <w:t>4</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2FEE21" w14:textId="77777777" w:rsidR="0098108A" w:rsidRPr="007B2B96" w:rsidRDefault="0098108A" w:rsidP="00D804D7">
                  <w:pPr>
                    <w:rPr>
                      <w:b/>
                      <w:bCs/>
                      <w:sz w:val="22"/>
                      <w:szCs w:val="22"/>
                    </w:rPr>
                  </w:pPr>
                  <w:r w:rsidRPr="007B2B96">
                    <w:rPr>
                      <w:b/>
                      <w:bCs/>
                      <w:sz w:val="22"/>
                      <w:szCs w:val="22"/>
                    </w:rPr>
                    <w:t>Certyfikacja i cyberbezpieczeństwo</w:t>
                  </w:r>
                </w:p>
              </w:tc>
            </w:tr>
            <w:tr w:rsidR="0098108A" w:rsidRPr="007B2B96" w14:paraId="7DBEFF5D"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A8AC5CB" w14:textId="5DF49D20" w:rsidR="0098108A" w:rsidRPr="007B2B96" w:rsidRDefault="0098108A" w:rsidP="00D804D7">
                  <w:pPr>
                    <w:rPr>
                      <w:sz w:val="22"/>
                      <w:szCs w:val="22"/>
                    </w:rPr>
                  </w:pPr>
                  <w:r>
                    <w:rPr>
                      <w:sz w:val="22"/>
                      <w:szCs w:val="22"/>
                    </w:rPr>
                    <w:t>4.1</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D2D7A2" w14:textId="77777777" w:rsidR="0098108A" w:rsidRPr="007B2B96" w:rsidRDefault="0098108A" w:rsidP="00D804D7">
                  <w:pPr>
                    <w:rPr>
                      <w:sz w:val="22"/>
                      <w:szCs w:val="22"/>
                    </w:rPr>
                  </w:pPr>
                  <w:r w:rsidRPr="007B2B96">
                    <w:rPr>
                      <w:sz w:val="22"/>
                      <w:szCs w:val="22"/>
                    </w:rPr>
                    <w:t>Certyfikat IEC 61000-4-30 klasa 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BA7485A"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8F911D"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6C392A21"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57A054" w14:textId="0C3CAAA5" w:rsidR="0098108A" w:rsidRPr="007B2B96" w:rsidRDefault="0098108A" w:rsidP="00D804D7">
                  <w:pPr>
                    <w:rPr>
                      <w:sz w:val="22"/>
                      <w:szCs w:val="22"/>
                    </w:rPr>
                  </w:pPr>
                  <w:r>
                    <w:rPr>
                      <w:sz w:val="22"/>
                      <w:szCs w:val="22"/>
                    </w:rPr>
                    <w:t>4.2</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3AE6EA2" w14:textId="77777777" w:rsidR="0098108A" w:rsidRPr="007B2B96" w:rsidRDefault="0098108A" w:rsidP="00D804D7">
                  <w:pPr>
                    <w:rPr>
                      <w:sz w:val="22"/>
                      <w:szCs w:val="22"/>
                    </w:rPr>
                  </w:pPr>
                  <w:r w:rsidRPr="007B2B96">
                    <w:rPr>
                      <w:sz w:val="22"/>
                      <w:szCs w:val="22"/>
                    </w:rPr>
                    <w:t>Spełnienie wymagań klasy FI1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5D73EEE"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95F087"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5D43B4E8"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1231F1" w14:textId="0E6B4380" w:rsidR="0098108A" w:rsidRPr="007B2B96" w:rsidRDefault="0098108A" w:rsidP="00D804D7">
                  <w:pPr>
                    <w:rPr>
                      <w:sz w:val="22"/>
                      <w:szCs w:val="22"/>
                    </w:rPr>
                  </w:pPr>
                  <w:r>
                    <w:rPr>
                      <w:sz w:val="22"/>
                      <w:szCs w:val="22"/>
                    </w:rPr>
                    <w:t>4.3</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D12D16E" w14:textId="77777777" w:rsidR="0098108A" w:rsidRPr="007B2B96" w:rsidRDefault="0098108A" w:rsidP="00D804D7">
                  <w:pPr>
                    <w:rPr>
                      <w:sz w:val="22"/>
                      <w:szCs w:val="22"/>
                    </w:rPr>
                  </w:pPr>
                  <w:r w:rsidRPr="007B2B96">
                    <w:rPr>
                      <w:sz w:val="22"/>
                      <w:szCs w:val="22"/>
                    </w:rPr>
                    <w:t>Zastosowanie mechanizmów cyberbezpieczeństwa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F92B7F"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3068C5D"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bl>
          <w:p w14:paraId="03E10A96" w14:textId="77777777" w:rsidR="0098108A" w:rsidRPr="007B2B96" w:rsidRDefault="0098108A" w:rsidP="00D804D7">
            <w:pPr>
              <w:rPr>
                <w:sz w:val="22"/>
                <w:szCs w:val="22"/>
              </w:rPr>
            </w:pPr>
          </w:p>
          <w:p w14:paraId="26D93DC3" w14:textId="6451CB2E" w:rsidR="005B7712" w:rsidRPr="0032250D" w:rsidRDefault="005B7712" w:rsidP="005244B8">
            <w:pPr>
              <w:spacing w:line="276" w:lineRule="auto"/>
              <w:jc w:val="both"/>
              <w:rPr>
                <w:rFonts w:cstheme="minorHAnsi"/>
                <w:b w:val="0"/>
                <w:bCs w:val="0"/>
                <w:sz w:val="22"/>
                <w:szCs w:val="22"/>
              </w:rPr>
            </w:pPr>
          </w:p>
        </w:tc>
      </w:tr>
    </w:tbl>
    <w:p w14:paraId="7EE045A7" w14:textId="77777777" w:rsidR="005326F2" w:rsidRPr="005244B8" w:rsidRDefault="00223FF6" w:rsidP="005244B8">
      <w:pPr>
        <w:spacing w:after="0" w:line="276" w:lineRule="auto"/>
        <w:jc w:val="both"/>
        <w:rPr>
          <w:rFonts w:cstheme="minorHAnsi"/>
          <w:sz w:val="22"/>
          <w:szCs w:val="22"/>
        </w:rPr>
      </w:pPr>
      <w:r>
        <w:pict w14:anchorId="26E93627">
          <v:rect id="Prostokąt 61" o:spid="_x0000_s1031"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CDD25F4" w14:textId="7BC2A49D"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19. KOORDYNACJA Z ZAMÓWIENIEM NR 2 I ZAMÓWIENIEM NR 3</w:t>
      </w:r>
    </w:p>
    <w:p w14:paraId="4B05FF72"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Zamówienia nr 1 zobowiązany jest do ścisłej współpracy z wykonawcami Zamówienia nr 2 i Zamówienia nr 3.</w:t>
      </w:r>
    </w:p>
    <w:p w14:paraId="4025915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szczególności:</w:t>
      </w:r>
    </w:p>
    <w:p w14:paraId="7C461AD5" w14:textId="2351F5E9"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Wykonawca Zamówienia nr 1 przekazuje Zamówieniu nr 2 komplet danych niezbędnych do wykonania projektu całej instalacji, fundamentów, tras kablowych, instalacji nN/DC, stanowisk, oświetlenia i infrastruktury teletechnicznej.</w:t>
      </w:r>
    </w:p>
    <w:p w14:paraId="28806839"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Wykonawca Zamówienia nr 1 przekazuje Zamówieniu nr 3 dane dotyczące wymaganych parametrów zasilania, zabezpieczeń, mocy, sposobu podłączenia oraz parametrów urządzeń.</w:t>
      </w:r>
    </w:p>
    <w:p w14:paraId="612B1C82"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Wykonawca Zamówienia nr 2 odpowiada za spójność projektu całej inwestycji oraz koordynację projektową pomiędzy Zamówieniem nr 1 i Zamówieniem nr 3.</w:t>
      </w:r>
    </w:p>
    <w:p w14:paraId="4DF1A435"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Wykonawca Zamówienia nr 3 wykonuje przyłączenie SN, stację transformatorową, rozdzielnię SN/nN oraz podaje napięcie zgodnie z projektem i warunkami OSD.</w:t>
      </w:r>
    </w:p>
    <w:p w14:paraId="4A355E32"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Wykonawca Zamówienia nr 2 wykonuje zewnętrzne instalacje nN/DC od uzgodnionych punktów rozdzielni do urządzeń Zamówienia nr 1.</w:t>
      </w:r>
    </w:p>
    <w:p w14:paraId="7C6B6EF0" w14:textId="1A53BFA4"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Wykonawca Zamówienia nr 2 odpowiada za roboty terenowe, fundamenty, stanowiska, oświetlenie, oznakowanie oraz pasywną infrastrukturę światłowodową w zakresie określonym w Zamówieniu nr 2.</w:t>
      </w:r>
    </w:p>
    <w:p w14:paraId="408BF808" w14:textId="19EBC1CF"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 xml:space="preserve">Wykonawca Zamówienia nr 1 odpowiada za </w:t>
      </w:r>
      <w:r w:rsidR="00A8156F" w:rsidRPr="005244B8">
        <w:rPr>
          <w:rFonts w:cstheme="minorHAnsi"/>
          <w:sz w:val="22"/>
          <w:szCs w:val="22"/>
        </w:rPr>
        <w:t>stacje</w:t>
      </w:r>
      <w:r w:rsidRPr="005244B8">
        <w:rPr>
          <w:rFonts w:cstheme="minorHAnsi"/>
          <w:sz w:val="22"/>
          <w:szCs w:val="22"/>
        </w:rPr>
        <w:t xml:space="preserve"> ładowania, ich konfigurację, system OCPP, billing, płatności, System monitorowania i zarządzania danymi dla obwodów zasilających punkty ładowania oraz integrację systemową.</w:t>
      </w:r>
    </w:p>
    <w:p w14:paraId="54B714B6"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Wszyscy wykonawcy uczestniczą w testach wspólnych w zakresie dotyczącym ich przedmiotu zamówienia.</w:t>
      </w:r>
    </w:p>
    <w:p w14:paraId="0EA260BD"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Każdy wykonawca odpowiada za usunięcie wad i usterek dotyczących własnego zakresu.</w:t>
      </w:r>
    </w:p>
    <w:p w14:paraId="0665E53E"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Żaden z wykonawców nie może jednostronnie dokonać zmiany rozwiązania, która wpływa na zakres pozostałych zamówień.</w:t>
      </w:r>
    </w:p>
    <w:p w14:paraId="0E181FF1"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Wszystkie zamówienia muszą być prowadzone zgodnie ze wspólnym harmonogramem inwestycji.</w:t>
      </w:r>
    </w:p>
    <w:p w14:paraId="4E8E1EAA" w14:textId="30EC80D9"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 xml:space="preserve">Zamówienia nr 1, 2 i 3 muszą zostać wykonane i skoordynowane w sposób zapewniający zakończenie całej inwestycji, wraz z testami, usunięciem usterek całej ogólnodostępnej stacji ładowania, do dnia 31.12.2026 r. (termin wynikający z obowiązującej Umowy </w:t>
      </w:r>
      <w:r w:rsidR="00374CCB" w:rsidRPr="005244B8">
        <w:rPr>
          <w:rFonts w:cstheme="minorHAnsi"/>
          <w:sz w:val="22"/>
          <w:szCs w:val="22"/>
        </w:rPr>
        <w:t xml:space="preserve">o </w:t>
      </w:r>
      <w:r w:rsidR="00A8156F" w:rsidRPr="00A8156F">
        <w:rPr>
          <w:rFonts w:cstheme="minorHAnsi"/>
          <w:sz w:val="22"/>
          <w:szCs w:val="22"/>
        </w:rPr>
        <w:t>dofinansowanie</w:t>
      </w:r>
      <w:r w:rsidRPr="005244B8">
        <w:rPr>
          <w:rFonts w:cstheme="minorHAnsi"/>
          <w:sz w:val="22"/>
          <w:szCs w:val="22"/>
        </w:rPr>
        <w:t>, z zastrzeżeniem jego wydłużenia aneksem), przy czym termin wykonania Zamówienia nr 1 wynosi 15.12.2026 r.</w:t>
      </w:r>
    </w:p>
    <w:p w14:paraId="3D3B4FDA" w14:textId="77777777" w:rsidR="005326F2" w:rsidRPr="005244B8" w:rsidRDefault="00223FF6" w:rsidP="005244B8">
      <w:pPr>
        <w:spacing w:after="0" w:line="276" w:lineRule="auto"/>
        <w:jc w:val="both"/>
        <w:rPr>
          <w:rFonts w:cstheme="minorHAnsi"/>
          <w:sz w:val="22"/>
          <w:szCs w:val="22"/>
        </w:rPr>
      </w:pPr>
      <w:r>
        <w:pict w14:anchorId="04A3EBD2">
          <v:rect id="Prostokąt 59" o:spid="_x0000_s1030"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7732DD9"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20. POZOSTAŁE POSTANOWIENIA</w:t>
      </w:r>
    </w:p>
    <w:p w14:paraId="08B2948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Zamawiający zastrzega sobie możliwość:</w:t>
      </w:r>
    </w:p>
    <w:p w14:paraId="45F8EFCF" w14:textId="77777777"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wezwania Wykonawcy do przedstawienia dokumentów potwierdzających informacje zawarte w ofercie;</w:t>
      </w:r>
    </w:p>
    <w:p w14:paraId="7A14C032" w14:textId="77777777"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wezwania do złożenia wyjaśnień dotyczących treści oferty;</w:t>
      </w:r>
    </w:p>
    <w:p w14:paraId="091E42DE" w14:textId="378F854F"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wezwania do uzupełnienia dokumentów lub oświadczeń na zasadach określonych w pkt 20.1;</w:t>
      </w:r>
    </w:p>
    <w:p w14:paraId="68F7E622" w14:textId="77777777"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sprawdzenia informacji przedstawionych przez Wykonawcę;</w:t>
      </w:r>
    </w:p>
    <w:p w14:paraId="09449BFE" w14:textId="0EA31525"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odrzucenia oferty na zasadach określonych w pkt 20.2;</w:t>
      </w:r>
    </w:p>
    <w:p w14:paraId="2821197F" w14:textId="359C8B87"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unieważnienia postępowania na zasadach określonych w pkt 20.3.</w:t>
      </w:r>
    </w:p>
    <w:p w14:paraId="18DBD5C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Jeżeli zaoferowana cena będzie budziła uzasadnione wątpliwości co do możliwości prawidłowego wykonania zamówienia, Zamawiający może wezwać Wykonawcę do przedstawienia szczegółowych wyjaśnień dotyczących sposobu jej kalkulacji.</w:t>
      </w:r>
    </w:p>
    <w:p w14:paraId="44A53FC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ponosi koszty przygotowania i złożenia oferty.</w:t>
      </w:r>
    </w:p>
    <w:p w14:paraId="128CCB9A" w14:textId="46BA2664"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20.1. Zamawiający </w:t>
      </w:r>
      <w:r w:rsidR="00374CCB" w:rsidRPr="005244B8">
        <w:rPr>
          <w:rFonts w:cstheme="minorHAnsi"/>
          <w:sz w:val="22"/>
          <w:szCs w:val="22"/>
        </w:rPr>
        <w:t>wezwie</w:t>
      </w:r>
      <w:r w:rsidRPr="005244B8">
        <w:rPr>
          <w:rFonts w:cstheme="minorHAnsi"/>
          <w:sz w:val="22"/>
          <w:szCs w:val="22"/>
        </w:rPr>
        <w:t xml:space="preserve"> Wykonawcę do uzupełnienia, w wyznaczonym terminie nie krótszym niż 3 dni robocze, oświadczeń lub dokumentów potwierdzających spełnienie warunków udziału w postępowaniu (pkt 12) oraz oświadczeń wymaganych zapytaniem ofertowym, jeżeli nie zostały złożone lub są niekompletne. Nie podlega uzupełnieniu treść oferty w zakresie podlegającym ocenie (cena, termin dostawy sprzętu) ani oferowane parametry techniczne, poza poprawieniem oczywistych omyłek pisarskich i rachunkowych, o czym Zamawiający informuje Wykonawcę. Zamawiający może żądać wyjaśnień treści oferty; wyjaśnienia nie mogą prowadzić do zmiany treści oferty.</w:t>
      </w:r>
    </w:p>
    <w:p w14:paraId="3E6B94A8" w14:textId="30ABE890" w:rsidR="00851144" w:rsidRPr="005244B8" w:rsidRDefault="00000000" w:rsidP="005244B8">
      <w:pPr>
        <w:spacing w:after="0" w:line="276" w:lineRule="auto"/>
        <w:jc w:val="both"/>
        <w:rPr>
          <w:rFonts w:cstheme="minorHAnsi"/>
          <w:sz w:val="22"/>
          <w:szCs w:val="22"/>
        </w:rPr>
      </w:pPr>
      <w:r w:rsidRPr="005244B8">
        <w:rPr>
          <w:rFonts w:cstheme="minorHAnsi"/>
          <w:sz w:val="22"/>
          <w:szCs w:val="22"/>
        </w:rPr>
        <w:t>20.2. Zamawiający odrzuc</w:t>
      </w:r>
      <w:r w:rsidR="00374CCB" w:rsidRPr="005244B8">
        <w:rPr>
          <w:rFonts w:cstheme="minorHAnsi"/>
          <w:sz w:val="22"/>
          <w:szCs w:val="22"/>
        </w:rPr>
        <w:t>i</w:t>
      </w:r>
      <w:r w:rsidRPr="005244B8">
        <w:rPr>
          <w:rFonts w:cstheme="minorHAnsi"/>
          <w:sz w:val="22"/>
          <w:szCs w:val="22"/>
        </w:rPr>
        <w:t xml:space="preserve"> ofertę, która: 1) została złożona po terminie lub w sposób inny niż wskazany w zapytaniu ofertowym; 2) nie została podpisana przez osobę uprawnioną; 3) jest niezgodna z opisem przedmiotu zamówienia lub innymi wymaganiami zapytania ofertowego, a niezgodności nie można usunąć w trybie wyjaśnień (rozwiązanie, którego równoważności nie wykazano, jest niezgodne z opisem); 4) zawiera termin dostawy sprzętu późniejszy niż 30.11.2026 r. lub termin wykonania zamówienia późniejszy niż 15.12.2026 r.; 5) została złożona przez Wykonawcę, który nie spełnia warunków udziału w postępowaniu lub nie uzupełnił w terminie dokumentów lub oświadczeń, o których mowa w pkt 20.1; 6) została złożona przez Wykonawcę powiązanego z Zamawiającym osobowo lub kapitałowo (pkt 22); 7) nie jest zabezpieczona wadium w wymaganej wysokości i terminie; 8) zawiera rażąco niską cenę, jeżeli Wykonawca nie złożył wyjaśnień lub wyjaśnienia nie uzasadniają ceny; 9) zawiera błędy w obliczeniu ceny, których nie można poprawić jako oczywistych omyłek.</w:t>
      </w:r>
    </w:p>
    <w:p w14:paraId="4032D656" w14:textId="41324876" w:rsidR="00851144" w:rsidRPr="005244B8" w:rsidRDefault="00000000" w:rsidP="005244B8">
      <w:pPr>
        <w:spacing w:after="0" w:line="276" w:lineRule="auto"/>
        <w:jc w:val="both"/>
        <w:rPr>
          <w:rFonts w:cstheme="minorHAnsi"/>
          <w:sz w:val="22"/>
          <w:szCs w:val="22"/>
        </w:rPr>
      </w:pPr>
      <w:r w:rsidRPr="005244B8">
        <w:rPr>
          <w:rFonts w:cstheme="minorHAnsi"/>
          <w:sz w:val="22"/>
          <w:szCs w:val="22"/>
        </w:rPr>
        <w:t>20.3. Zamawiający unieważni postępowanie, jeżeli: 1) nie złożono żadnej oferty niepodlegającej odrzuceniu; 2) cena najkorzystniejszej oferty przewyższa kwotę, którą Zamawiający może przeznaczyć na sfinansowanie zamówienia (określoną w Harmonogramie rzeczowo-finansowym), a Zamawiający nie może jej zwiększyć; 3) postępowanie obarczone jest wadą uniemożliwiającą zawarcie ważnej umowy; 4) nastąpiła istotna zmiana okoliczności, której nie można było wcześniej przewidzieć, powodująca, że prowadzenie postępowania lub wykonanie zamówienia nie leży w interesie Zamawiającego, w szczególności utrata dofinansowania lub istotna zmiana jego warunków. O unieważnieniu Zamawiający informuje w sposób, w jaki upubliczniono zapytanie ofertowe, i przekazuje informację Wykonawcom, którzy złożyli oferty.</w:t>
      </w:r>
    </w:p>
    <w:p w14:paraId="79556AE5" w14:textId="77777777" w:rsidR="005326F2" w:rsidRPr="005244B8" w:rsidRDefault="00223FF6" w:rsidP="005244B8">
      <w:pPr>
        <w:spacing w:after="0" w:line="276" w:lineRule="auto"/>
        <w:jc w:val="both"/>
        <w:rPr>
          <w:rFonts w:cstheme="minorHAnsi"/>
          <w:sz w:val="22"/>
          <w:szCs w:val="22"/>
        </w:rPr>
      </w:pPr>
      <w:r>
        <w:pict w14:anchorId="1131F3CE">
          <v:rect id="Prostokąt 57" o:spid="_x0000_s1029"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CF2C23C" w14:textId="77777777" w:rsidR="00851144" w:rsidRPr="005244B8" w:rsidRDefault="00000000" w:rsidP="005244B8">
      <w:pPr>
        <w:spacing w:after="0" w:line="276" w:lineRule="auto"/>
        <w:jc w:val="both"/>
        <w:rPr>
          <w:rFonts w:cstheme="minorHAnsi"/>
          <w:b/>
          <w:bCs/>
          <w:sz w:val="22"/>
          <w:szCs w:val="22"/>
        </w:rPr>
      </w:pPr>
      <w:r w:rsidRPr="005244B8">
        <w:rPr>
          <w:rFonts w:cstheme="minorHAnsi"/>
          <w:b/>
          <w:bCs/>
          <w:sz w:val="22"/>
          <w:szCs w:val="22"/>
        </w:rPr>
        <w:t>21. UPUBLICZNIENIE ZAPYTANIA, TERMIN I SPOSÓB SKŁADANIA OFERT, WYNIK POSTĘPOWANIA</w:t>
      </w:r>
    </w:p>
    <w:p w14:paraId="22EC5F37" w14:textId="6865B707" w:rsidR="00851144" w:rsidRPr="005244B8" w:rsidRDefault="00000000" w:rsidP="005244B8">
      <w:pPr>
        <w:spacing w:after="0" w:line="276" w:lineRule="auto"/>
        <w:jc w:val="both"/>
        <w:rPr>
          <w:rFonts w:cstheme="minorHAnsi"/>
          <w:sz w:val="22"/>
          <w:szCs w:val="22"/>
        </w:rPr>
      </w:pPr>
      <w:r>
        <w:rPr>
          <w:rFonts w:cstheme="minorHAnsi"/>
          <w:sz w:val="22"/>
          <w:szCs w:val="22"/>
        </w:rPr>
        <w:t xml:space="preserve">Zapytanie ofertowe zostanie upublicznione: 1) na stronie internetowej </w:t>
      </w:r>
      <w:hyperlink r:id="rId12" w:history="1">
        <w:r w:rsidR="00D804D7" w:rsidRPr="001E7AA6">
          <w:rPr>
            <w:rStyle w:val="Hipercze"/>
            <w:rFonts w:cstheme="minorHAnsi"/>
            <w:sz w:val="22"/>
            <w:szCs w:val="22"/>
          </w:rPr>
          <w:t>https://megalog.pl/przetargi/</w:t>
        </w:r>
      </w:hyperlink>
      <w:ins w:id="5068" w:author="Ewa Retajczyk" w:date="2026-10-20T16:33:35Z">
        <w:r>
          <w:rPr>
            <w:rFonts w:cstheme="minorHAnsi"/>
            <w:sz w:val="22"/>
            <w:szCs w:val="22"/>
          </w:rPr>
          <w:t xml:space="preserve"> oraz 2) poprzez przesłanie zaproszenia do składania ofert drogą elektroniczną co najmniej trzem potencjalnym Wykonawcom</w:t>
        </w:r>
      </w:ins>
      <w:r w:rsidR="00D804D7">
        <w:rPr>
          <w:rFonts w:cstheme="minorHAnsi"/>
          <w:sz w:val="22"/>
          <w:szCs w:val="22"/>
        </w:rPr>
        <w:t xml:space="preserve">. </w:t>
      </w:r>
      <w:r>
        <w:rPr>
          <w:rFonts w:cstheme="minorHAnsi"/>
          <w:sz w:val="22"/>
          <w:szCs w:val="22"/>
        </w:rPr>
        <w:t xml:space="preserve">Termin składania ofert: 14 dni kalendarzowych od dnia następującego po dniu upublicznienia zapytania ofertowego na stronie internetowej Zamawiającego, tj. do dnia </w:t>
      </w:r>
      <w:r>
        <w:rPr>
          <w:rFonts w:cstheme="minorHAnsi"/>
          <w:sz w:val="22"/>
          <w:szCs w:val="22"/>
          <w:highlight w:val="yellow"/>
        </w:rPr>
        <w:t>[DO UZUPEŁNIENIA]</w:t>
      </w:r>
      <w:r>
        <w:rPr>
          <w:rFonts w:cstheme="minorHAnsi"/>
          <w:sz w:val="22"/>
          <w:szCs w:val="22"/>
        </w:rPr>
        <w:t xml:space="preserve"> r., do godz. 12:00. Termin ustalono z uwzględnieniem złożoności zamówienia, tak aby umożliwić Wykonawcom zapoznanie się z opisem przedmiotu zamówienia oraz przygotowanie i złożenie oferty.</w:t>
      </w:r>
    </w:p>
    <w:p w14:paraId="610D8623" w14:textId="146D1AED"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Sposób składania ofert: oferty składa się drogą elektroniczną na adres </w:t>
      </w:r>
      <w:r w:rsidRPr="005244B8">
        <w:rPr>
          <w:rFonts w:cstheme="minorHAnsi"/>
          <w:sz w:val="22"/>
          <w:szCs w:val="22"/>
          <w:highlight w:val="yellow"/>
        </w:rPr>
        <w:t>zamowienia@megalog.pl</w:t>
      </w:r>
      <w:r w:rsidRPr="005244B8">
        <w:rPr>
          <w:rFonts w:cstheme="minorHAnsi"/>
          <w:sz w:val="22"/>
          <w:szCs w:val="22"/>
        </w:rPr>
        <w:t xml:space="preserve"> w postaci pliku (plików) PDF opatrzonego kwalifikowanym podpisem elektronicznym, podpisem zaufanym lub podpisem osobistym osoby uprawnionej do reprezentowania Wykonawcy, albo w formie papierowej w siedzibie Zamawiającego (ul. Tysiąclecia 1, 06-400 Ciechanów) w zamkniętej kopercie z dopiskiem „Zapytanie ofertowe </w:t>
      </w:r>
      <w:r w:rsidR="00A71079" w:rsidRPr="005244B8">
        <w:rPr>
          <w:rFonts w:cstheme="minorHAnsi"/>
          <w:sz w:val="22"/>
          <w:szCs w:val="22"/>
        </w:rPr>
        <w:t>-</w:t>
      </w:r>
      <w:r w:rsidRPr="005244B8">
        <w:rPr>
          <w:rFonts w:cstheme="minorHAnsi"/>
          <w:sz w:val="22"/>
          <w:szCs w:val="22"/>
        </w:rPr>
        <w:t xml:space="preserve"> Zamówienie nr 1 </w:t>
      </w:r>
      <w:r w:rsidR="00A71079" w:rsidRPr="005244B8">
        <w:rPr>
          <w:rFonts w:cstheme="minorHAnsi"/>
          <w:sz w:val="22"/>
          <w:szCs w:val="22"/>
        </w:rPr>
        <w:t>-</w:t>
      </w:r>
      <w:r w:rsidRPr="005244B8">
        <w:rPr>
          <w:rFonts w:cstheme="minorHAnsi"/>
          <w:sz w:val="22"/>
          <w:szCs w:val="22"/>
        </w:rPr>
        <w:t xml:space="preserve"> nie otwierać przed upływem terminu składania ofert".</w:t>
      </w:r>
    </w:p>
    <w:p w14:paraId="5EDFDFA7"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lastRenderedPageBreak/>
        <w:t>Oferty złożone po terminie nie podlegają rozpatrzeniu. Wykonawca może zmienić lub wycofać ofertę przed upływem terminu składania ofert. Oferty zostaną otwarte po upływie terminu składania ofert; Zamawiający nie przewiduje jawnego otwarcia ofert. Termin związania ofertą wynosi 30 dni od upływu terminu składania ofert.</w:t>
      </w:r>
    </w:p>
    <w:p w14:paraId="4D93FBEF"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Zamawiający nie dopuszcza składania ofert częściowych ani wariantowych; zaoferowanie rozwiązań równoważnych nie jest ofertą wariantową.</w:t>
      </w:r>
    </w:p>
    <w:p w14:paraId="4134D9BD" w14:textId="7C17D633" w:rsidR="00851144" w:rsidRPr="005244B8" w:rsidRDefault="00000000" w:rsidP="005244B8">
      <w:pPr>
        <w:spacing w:after="0" w:line="276" w:lineRule="auto"/>
        <w:jc w:val="both"/>
        <w:rPr>
          <w:rFonts w:cstheme="minorHAnsi"/>
          <w:sz w:val="22"/>
          <w:szCs w:val="22"/>
        </w:rPr>
      </w:pPr>
      <w:r w:rsidRPr="005244B8">
        <w:rPr>
          <w:rFonts w:cstheme="minorHAnsi"/>
          <w:sz w:val="22"/>
          <w:szCs w:val="22"/>
        </w:rPr>
        <w:t>Informację o wyniku postępowania Zamawiający ogł</w:t>
      </w:r>
      <w:r w:rsidR="005244B8">
        <w:rPr>
          <w:rFonts w:cstheme="minorHAnsi"/>
          <w:sz w:val="22"/>
          <w:szCs w:val="22"/>
        </w:rPr>
        <w:t>o</w:t>
      </w:r>
      <w:r w:rsidRPr="005244B8">
        <w:rPr>
          <w:rFonts w:cstheme="minorHAnsi"/>
          <w:sz w:val="22"/>
          <w:szCs w:val="22"/>
        </w:rPr>
        <w:t>s</w:t>
      </w:r>
      <w:r w:rsidR="00860237" w:rsidRPr="005244B8">
        <w:rPr>
          <w:rFonts w:cstheme="minorHAnsi"/>
          <w:sz w:val="22"/>
          <w:szCs w:val="22"/>
        </w:rPr>
        <w:t>i</w:t>
      </w:r>
      <w:r w:rsidRPr="005244B8">
        <w:rPr>
          <w:rFonts w:cstheme="minorHAnsi"/>
          <w:sz w:val="22"/>
          <w:szCs w:val="22"/>
        </w:rPr>
        <w:t xml:space="preserve"> w taki sposób, w jaki upubliczniono zapytanie ofertowe (na stronie internetowej Zamawiającego) i przeka</w:t>
      </w:r>
      <w:r w:rsidR="00860237" w:rsidRPr="005244B8">
        <w:rPr>
          <w:rFonts w:cstheme="minorHAnsi"/>
          <w:sz w:val="22"/>
          <w:szCs w:val="22"/>
        </w:rPr>
        <w:t>że</w:t>
      </w:r>
      <w:r w:rsidRPr="005244B8">
        <w:rPr>
          <w:rFonts w:cstheme="minorHAnsi"/>
          <w:sz w:val="22"/>
          <w:szCs w:val="22"/>
        </w:rPr>
        <w:t xml:space="preserve"> e-mailem Wykonawcom, którzy złożyli oferty. Informacja zawiera</w:t>
      </w:r>
      <w:r w:rsidR="00860237" w:rsidRPr="005244B8">
        <w:rPr>
          <w:rFonts w:cstheme="minorHAnsi"/>
          <w:sz w:val="22"/>
          <w:szCs w:val="22"/>
        </w:rPr>
        <w:t>ć będzie</w:t>
      </w:r>
      <w:r w:rsidRPr="005244B8">
        <w:rPr>
          <w:rFonts w:cstheme="minorHAnsi"/>
          <w:sz w:val="22"/>
          <w:szCs w:val="22"/>
        </w:rPr>
        <w:t xml:space="preserve"> nazwę wybranego Wykonawcy, jego siedzibę (miejscowość) oraz cenę najkorzystniejszej oferty.</w:t>
      </w:r>
    </w:p>
    <w:p w14:paraId="2392004D" w14:textId="77777777" w:rsidR="005326F2" w:rsidRPr="005244B8" w:rsidRDefault="00223FF6" w:rsidP="005244B8">
      <w:pPr>
        <w:spacing w:after="0" w:line="276" w:lineRule="auto"/>
        <w:jc w:val="both"/>
        <w:rPr>
          <w:rFonts w:cstheme="minorHAnsi"/>
          <w:sz w:val="22"/>
          <w:szCs w:val="22"/>
        </w:rPr>
      </w:pPr>
      <w:r>
        <w:pict w14:anchorId="41B393AA">
          <v:rect id="Prostokąt 55" o:spid="_x0000_s1028"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225F3E" w14:textId="77777777" w:rsidR="00851144" w:rsidRPr="005244B8" w:rsidRDefault="00000000" w:rsidP="005244B8">
      <w:pPr>
        <w:spacing w:after="0" w:line="276" w:lineRule="auto"/>
        <w:jc w:val="both"/>
        <w:rPr>
          <w:rFonts w:cstheme="minorHAnsi"/>
          <w:b/>
          <w:bCs/>
          <w:sz w:val="22"/>
          <w:szCs w:val="22"/>
        </w:rPr>
      </w:pPr>
      <w:r w:rsidRPr="005244B8">
        <w:rPr>
          <w:rFonts w:cstheme="minorHAnsi"/>
          <w:b/>
          <w:bCs/>
          <w:sz w:val="22"/>
          <w:szCs w:val="22"/>
        </w:rPr>
        <w:t>22. ZAKAZ KONFLIKTU INTERESÓW; BRAK POWIĄZAŃ OSOBOWYCH I KAPITAŁOWYCH</w:t>
      </w:r>
    </w:p>
    <w:p w14:paraId="48AC9C1F"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Zamawiający nie udzieli zamówienia Wykonawcy powiązanemu z nim osobowo lub kapitałowo. Przez powiązania kapitałowe lub osobowe rozumie się wzajemne powiązania między Zamawiającym lub osobami upoważnionymi do zaciągania zobowiązań w imieniu Zamawiającego lub osobami wykonującymi w imieniu Zamawiającego czynności związane z przygotowaniem i przeprowadzeniem procedury wyboru wykonawcy a Wykonawcą, polegające w szczególności na:</w:t>
      </w:r>
    </w:p>
    <w:p w14:paraId="20EE3FDC"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uczestniczeniu w spółce jako wspólnik spółki cywilnej lub spółki osobowej;</w:t>
      </w:r>
    </w:p>
    <w:p w14:paraId="6F14924B"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posiadaniu co najmniej 10% udziałów lub akcji (o ile niższy próg nie wynika z przepisów prawa);</w:t>
      </w:r>
    </w:p>
    <w:p w14:paraId="033D2A01"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pełnieniu funkcji członka organu nadzorczego lub zarządzającego, prokurenta, pełnomocnika;</w:t>
      </w:r>
    </w:p>
    <w:p w14:paraId="5C812B46"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pozostawaniu w związku małżeńskim, w stosunku pokrewieństwa lub powinowactwa w linii prostej, pokrewieństwa drugiego stopnia lub powinowactwa drugiego stopnia w linii bocznej lub w stosunku przysposobienia, opieki lub kurateli.</w:t>
      </w:r>
    </w:p>
    <w:p w14:paraId="6265FE23" w14:textId="7DEFE182" w:rsidR="00851144" w:rsidRPr="005244B8" w:rsidRDefault="00000000" w:rsidP="005244B8">
      <w:pPr>
        <w:spacing w:after="0" w:line="276" w:lineRule="auto"/>
        <w:jc w:val="both"/>
        <w:rPr>
          <w:rFonts w:cstheme="minorHAnsi"/>
          <w:sz w:val="22"/>
          <w:szCs w:val="22"/>
        </w:rPr>
      </w:pPr>
      <w:r>
        <w:rPr>
          <w:rFonts w:cstheme="minorHAnsi"/>
          <w:sz w:val="22"/>
          <w:szCs w:val="22"/>
        </w:rPr>
        <w:t xml:space="preserve">Wykonawca składa w ofercie oświadczenie o braku takich powiązań (</w:t>
      </w:r>
      <w:r>
        <w:rPr>
          <w:rFonts w:cstheme="minorHAnsi"/>
          <w:sz w:val="22"/>
          <w:szCs w:val="22"/>
        </w:rPr>
        <w:t xml:space="preserve">załącznik</w:t>
      </w:r>
      <w:ins w:id="5069" w:author="Ewa Retajczyk" w:date="2026-10-20T16:34:20Z">
        <w:r>
          <w:rPr>
            <w:rFonts w:cstheme="minorHAnsi"/>
            <w:sz w:val="22"/>
            <w:szCs w:val="22"/>
          </w:rPr>
          <w:t xml:space="preserve"> nr</w:t>
        </w:r>
      </w:ins>
      <w:r>
        <w:rPr>
          <w:rFonts w:cstheme="minorHAnsi"/>
          <w:sz w:val="22"/>
          <w:szCs w:val="22"/>
        </w:rPr>
        <w:t xml:space="preserve"> 4</w:t>
      </w:r>
      <w:r>
        <w:rPr>
          <w:rFonts w:cstheme="minorHAnsi"/>
          <w:sz w:val="22"/>
          <w:szCs w:val="22"/>
        </w:rPr>
        <w:t xml:space="preserve">). Oferta złożona przez Wykonawcę powiązanego z Zamawiającym zostanie odrzucona. Czynności związane z przygotowaniem i przeprowadzeniem postępowania wykonują osoby zapewniające bezstronność i obiektywizm, które składają oświadczenia o braku konfliktu interesów</w:t>
      </w:r>
      <w:r>
        <w:rPr>
          <w:rFonts w:cstheme="minorHAnsi"/>
          <w:sz w:val="22"/>
          <w:szCs w:val="22"/>
        </w:rPr>
        <w:t xml:space="preserve">.</w:t>
      </w:r>
    </w:p>
    <w:p w14:paraId="7DD37029" w14:textId="77777777" w:rsidR="005326F2" w:rsidRPr="005244B8" w:rsidRDefault="00223FF6" w:rsidP="005244B8">
      <w:pPr>
        <w:spacing w:after="0" w:line="276" w:lineRule="auto"/>
        <w:jc w:val="both"/>
        <w:rPr>
          <w:rFonts w:cstheme="minorHAnsi"/>
          <w:sz w:val="22"/>
          <w:szCs w:val="22"/>
        </w:rPr>
      </w:pPr>
      <w:r>
        <w:pict w14:anchorId="172B009C">
          <v:rect id="Prostokąt 53" o:spid="_x0000_s1027"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82C0DE" w14:textId="77777777" w:rsidR="00851144" w:rsidRPr="005244B8" w:rsidRDefault="00000000" w:rsidP="005244B8">
      <w:pPr>
        <w:spacing w:after="0" w:line="276" w:lineRule="auto"/>
        <w:jc w:val="both"/>
        <w:rPr>
          <w:rFonts w:cstheme="minorHAnsi"/>
          <w:b/>
          <w:bCs/>
          <w:sz w:val="22"/>
          <w:szCs w:val="22"/>
        </w:rPr>
      </w:pPr>
      <w:r w:rsidRPr="005244B8">
        <w:rPr>
          <w:rFonts w:cstheme="minorHAnsi"/>
          <w:b/>
          <w:bCs/>
          <w:sz w:val="22"/>
          <w:szCs w:val="22"/>
        </w:rPr>
        <w:t>23. ISTOTNE POSTANOWIENIA UMOWY I DOPUSZCZALNE ZMIANY UMOWY</w:t>
      </w:r>
    </w:p>
    <w:p w14:paraId="3A2DD4BF" w14:textId="0A52ADE2" w:rsidR="00851144" w:rsidRPr="005244B8" w:rsidRDefault="00000000" w:rsidP="005244B8">
      <w:pPr>
        <w:spacing w:after="0" w:line="276" w:lineRule="auto"/>
        <w:jc w:val="both"/>
        <w:rPr>
          <w:rFonts w:cstheme="minorHAnsi"/>
          <w:sz w:val="22"/>
          <w:szCs w:val="22"/>
        </w:rPr>
      </w:pPr>
      <w:r>
        <w:rPr>
          <w:rFonts w:cstheme="minorHAnsi"/>
          <w:sz w:val="22"/>
          <w:szCs w:val="22"/>
        </w:rPr>
        <w:t xml:space="preserve">Z Wykonawcą, którego oferta zostanie wybrana, Zamawiający zawrze pisemną umowę zgodną ze wzorem stanowiącym załącznik do zapytania ofertowego</w:t>
      </w:r>
      <w:r>
        <w:rPr>
          <w:rFonts w:cstheme="minorHAnsi"/>
          <w:sz w:val="22"/>
          <w:szCs w:val="22"/>
        </w:rPr>
        <w:t xml:space="preserve">. </w:t>
      </w:r>
      <w:r>
        <w:rPr>
          <w:rFonts w:cstheme="minorHAnsi"/>
          <w:sz w:val="22"/>
          <w:szCs w:val="22"/>
        </w:rPr>
        <w:t xml:space="preserve">Umowa będzie zawierać w szczególności: wynagrodzenie ryczałtowe za cały zakres zamówienia wynikające z oferty, terminy (w tym termin dostawy sprzętu i termin wykonania zamówienia), warunki płatności</w:t>
      </w:r>
      <w:ins w:id="5070" w:author="Ewa Retajczyk" w:date="2026-10-20T16:35:00Z">
        <w:r>
          <w:rPr>
            <w:rFonts w:cstheme="minorHAnsi"/>
            <w:sz w:val="22"/>
            <w:szCs w:val="22"/>
          </w:rPr>
          <w:t xml:space="preserve"> (zaliczka do 50% wartości pozycji 1 formularza cenowego – stacje ładowania – po złożeniu gwarancji zwrotu zaliczki; pozostała część tej pozycji w terminie 14 dni od dnia dostawy; pozostałe pozycje w transzach po odbiorze każdego z elementów; 3% wynagrodzenia po odbiorze końcowym jako zabezpieczenie należytego wykonania umowy), parametry serwisu gwarancyjnego, termin przekazania danych interfejsowych, podział opłat za badania UDT</w:t>
        </w:r>
      </w:ins>
      <w:r>
        <w:rPr>
          <w:rFonts w:cstheme="minorHAnsi"/>
          <w:sz w:val="22"/>
          <w:szCs w:val="22"/>
        </w:rPr>
        <w:t xml:space="preserve">, kary umowne, odpowiedzialność za wady, gwarancję na okres co najmniej 60 miesięcy oraz postanowienia wskazane w pkt 24.</w:t>
      </w:r>
    </w:p>
    <w:p w14:paraId="0B4783E6"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Zamawiający dopuszcza istotne zmiany umowy wyłącznie w następujących przypadkach:</w:t>
      </w:r>
    </w:p>
    <w:p w14:paraId="519BC03B" w14:textId="4E653ACF"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 xml:space="preserve">wydłużenie terminu wykonania zamówienia (15.12.2026 r.) w związku z uzyskaniem przez Zamawiającego zgody NFOŚiGW na wydłużenie terminu realizacji inwestycji, potwierdzonej aneksem do Umowy </w:t>
      </w:r>
      <w:r w:rsidR="00860237" w:rsidRPr="005244B8">
        <w:rPr>
          <w:rFonts w:cstheme="minorHAnsi"/>
          <w:sz w:val="22"/>
          <w:szCs w:val="22"/>
        </w:rPr>
        <w:t>o dofinansowanie</w:t>
      </w:r>
      <w:r w:rsidRPr="005244B8">
        <w:rPr>
          <w:rFonts w:cstheme="minorHAnsi"/>
          <w:sz w:val="22"/>
          <w:szCs w:val="22"/>
        </w:rPr>
        <w:t xml:space="preserve"> </w:t>
      </w:r>
      <w:r w:rsidR="00A71079" w:rsidRPr="005244B8">
        <w:rPr>
          <w:rFonts w:cstheme="minorHAnsi"/>
          <w:sz w:val="22"/>
          <w:szCs w:val="22"/>
        </w:rPr>
        <w:t>-</w:t>
      </w:r>
      <w:r w:rsidRPr="005244B8">
        <w:rPr>
          <w:rFonts w:cstheme="minorHAnsi"/>
          <w:sz w:val="22"/>
          <w:szCs w:val="22"/>
        </w:rPr>
        <w:t xml:space="preserve"> w zakresie nieprzekraczającym terminu wynikającego z aneksu;</w:t>
      </w:r>
    </w:p>
    <w:p w14:paraId="5F2A81AE" w14:textId="21588365"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 xml:space="preserve">przedłużenie terminów wskutek opóźnień niezależnych od Wykonawcy, w szczególności wynikających z realizacji Zamówienia nr 2 lub nr 3, działań operatora sieci dystrybucyjnej, organów administracji lub UDT, oraz wskutek siły wyższej </w:t>
      </w:r>
      <w:r w:rsidR="00A71079" w:rsidRPr="005244B8">
        <w:rPr>
          <w:rFonts w:cstheme="minorHAnsi"/>
          <w:sz w:val="22"/>
          <w:szCs w:val="22"/>
        </w:rPr>
        <w:t>-</w:t>
      </w:r>
      <w:r w:rsidRPr="005244B8">
        <w:rPr>
          <w:rFonts w:cstheme="minorHAnsi"/>
          <w:sz w:val="22"/>
          <w:szCs w:val="22"/>
        </w:rPr>
        <w:t xml:space="preserve"> o czas trwania tych okoliczności;</w:t>
      </w:r>
    </w:p>
    <w:p w14:paraId="7CBDDFC7" w14:textId="77777777" w:rsidR="00851144" w:rsidRPr="005244B8" w:rsidRDefault="00000000" w:rsidP="005244B8">
      <w:pPr>
        <w:numPr>
          <w:ilvl w:val="0"/>
          <w:numId w:val="11"/>
        </w:numPr>
        <w:spacing w:after="0" w:line="276" w:lineRule="auto"/>
        <w:jc w:val="both"/>
        <w:rPr>
          <w:rFonts w:cstheme="minorHAnsi"/>
          <w:sz w:val="22"/>
          <w:szCs w:val="22"/>
        </w:rPr>
      </w:pPr>
      <w:r>
        <w:rPr>
          <w:rFonts w:cstheme="minorHAnsi"/>
          <w:sz w:val="22"/>
          <w:szCs w:val="22"/>
        </w:rPr>
        <w:t xml:space="preserve">zmiana oferowanych urządzeń na urządzenia o parametrach nie gorszych (w szczególności w razie wycofania modelu z produkcji), bez zwiększenia wynagrodzenia, po uprzedniej pisemnej zgodzie Zamawiającego</w:t>
      </w:r>
      <w:ins w:id="5071" w:author="Ewa Retajczyk" w:date="2026-10-20T16:35:01Z">
        <w:r>
          <w:rPr>
            <w:rFonts w:cstheme="minorHAnsi"/>
            <w:sz w:val="22"/>
            <w:szCs w:val="22"/>
          </w:rPr>
          <w:t xml:space="preserve">, przy zachowaniu warunku z pkt 12 ppkt 2</w:t>
        </w:r>
      </w:ins>
      <w:r>
        <w:rPr>
          <w:rFonts w:cstheme="minorHAnsi"/>
          <w:sz w:val="22"/>
          <w:szCs w:val="22"/>
        </w:rPr>
        <w:t xml:space="preserve">;</w:t>
      </w:r>
    </w:p>
    <w:p w14:paraId="1B3EC0E4" w14:textId="5C51C376"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lastRenderedPageBreak/>
        <w:t xml:space="preserve">zmiany wynikające z wymagań NFOŚiGW lub UDT albo ze zmiany przepisów prawa </w:t>
      </w:r>
      <w:r w:rsidR="00A71079" w:rsidRPr="005244B8">
        <w:rPr>
          <w:rFonts w:cstheme="minorHAnsi"/>
          <w:sz w:val="22"/>
          <w:szCs w:val="22"/>
        </w:rPr>
        <w:t>-</w:t>
      </w:r>
      <w:r w:rsidRPr="005244B8">
        <w:rPr>
          <w:rFonts w:cstheme="minorHAnsi"/>
          <w:sz w:val="22"/>
          <w:szCs w:val="22"/>
        </w:rPr>
        <w:t xml:space="preserve"> w zakresie niezbędnym do ich uwzględnienia;</w:t>
      </w:r>
    </w:p>
    <w:p w14:paraId="517ABE5F" w14:textId="55AF1C5F"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 xml:space="preserve">zmiana stawki podatku VAT </w:t>
      </w:r>
      <w:r w:rsidR="00A71079" w:rsidRPr="005244B8">
        <w:rPr>
          <w:rFonts w:cstheme="minorHAnsi"/>
          <w:sz w:val="22"/>
          <w:szCs w:val="22"/>
        </w:rPr>
        <w:t>-</w:t>
      </w:r>
      <w:r w:rsidRPr="005244B8">
        <w:rPr>
          <w:rFonts w:cstheme="minorHAnsi"/>
          <w:sz w:val="22"/>
          <w:szCs w:val="22"/>
        </w:rPr>
        <w:t xml:space="preserve"> w zakresie wynikającym ze zmiany przepisów.</w:t>
      </w:r>
    </w:p>
    <w:p w14:paraId="6CE630A7"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Zmiany nie mogą zmieniać ogólnego charakteru umowy. Zmiana umowy wymaga formy pisemnej pod rygorem nieważności.</w:t>
      </w:r>
    </w:p>
    <w:p w14:paraId="55E57752" w14:textId="77777777" w:rsidR="005326F2" w:rsidRPr="005244B8" w:rsidRDefault="00223FF6" w:rsidP="005244B8">
      <w:pPr>
        <w:spacing w:after="0" w:line="276" w:lineRule="auto"/>
        <w:jc w:val="both"/>
        <w:rPr>
          <w:rFonts w:cstheme="minorHAnsi"/>
          <w:sz w:val="22"/>
          <w:szCs w:val="22"/>
        </w:rPr>
      </w:pPr>
      <w:r>
        <w:pict w14:anchorId="5C8EA5CD">
          <v:rect id="Prostokąt 51" o:spid="_x0000_s1026"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1F59FB" w14:textId="575A07C9" w:rsidR="00851144" w:rsidRPr="005244B8" w:rsidRDefault="00000000" w:rsidP="005244B8">
      <w:pPr>
        <w:spacing w:after="0" w:line="276" w:lineRule="auto"/>
        <w:jc w:val="both"/>
        <w:rPr>
          <w:rFonts w:cstheme="minorHAnsi"/>
          <w:b/>
          <w:bCs/>
          <w:sz w:val="22"/>
          <w:szCs w:val="22"/>
        </w:rPr>
      </w:pPr>
      <w:r w:rsidRPr="005244B8">
        <w:rPr>
          <w:rFonts w:cstheme="minorHAnsi"/>
          <w:b/>
          <w:bCs/>
          <w:sz w:val="22"/>
          <w:szCs w:val="22"/>
        </w:rPr>
        <w:t xml:space="preserve">24. WYMAGANIA WYNIKAJĄCE Z UMOWY </w:t>
      </w:r>
      <w:r w:rsidR="00860237" w:rsidRPr="005244B8">
        <w:rPr>
          <w:rFonts w:cstheme="minorHAnsi"/>
          <w:b/>
          <w:bCs/>
          <w:sz w:val="22"/>
          <w:szCs w:val="22"/>
        </w:rPr>
        <w:t>O DOFINANSOWANIE</w:t>
      </w:r>
      <w:r w:rsidRPr="005244B8">
        <w:rPr>
          <w:rFonts w:cstheme="minorHAnsi"/>
          <w:b/>
          <w:bCs/>
          <w:sz w:val="22"/>
          <w:szCs w:val="22"/>
        </w:rPr>
        <w:t xml:space="preserve"> I PROGRAMU PRIORYTETOWEGO</w:t>
      </w:r>
    </w:p>
    <w:p w14:paraId="50CBE02D"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Zamówienie jest współfinansowane ze środków NFOŚiGW zgromadzonych na rachunku Funduszu Modernizacyjnego (Program Priorytetowy „Wsparcie budowy lub rozbudowy ogólnodostępnej stacji ładowania dla transportu ciężkiego"). W związku z tym Wykonawca zobowiąże się w umowie w szczególności do:</w:t>
      </w:r>
    </w:p>
    <w:p w14:paraId="38641110" w14:textId="13794D94" w:rsidR="00851144" w:rsidRPr="005244B8" w:rsidRDefault="00000000" w:rsidP="005244B8">
      <w:pPr>
        <w:numPr>
          <w:ilvl w:val="0"/>
          <w:numId w:val="11"/>
        </w:numPr>
        <w:spacing w:after="0" w:line="276" w:lineRule="auto"/>
        <w:jc w:val="both"/>
        <w:rPr>
          <w:rFonts w:cstheme="minorHAnsi"/>
          <w:sz w:val="22"/>
          <w:szCs w:val="22"/>
        </w:rPr>
      </w:pPr>
      <w:r>
        <w:rPr>
          <w:rFonts w:cstheme="minorHAnsi"/>
          <w:sz w:val="22"/>
          <w:szCs w:val="22"/>
        </w:rPr>
        <w:t>oznaczenia infrastruktury ładowania zgodnie z Instrukcją oznakowania przedsięwzięć dofinansowywanych ze środków NFOŚiGW w ramach Programu Priorytetowego i wzorem logo zamieszczonym na stronie internetowej NFOŚiGW, z adnotacją „współfinansowane z unijnego systemu handlu uprawnieniami do emisji (Funduszu Modernizacyjnego)" - w zakresie wskazanym przez Zamawiającego;</w:t>
      </w:r>
    </w:p>
    <w:p w14:paraId="71EF702C"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dostarczenia urządzeń fabrycznie nowych, nieużywanych, wyprodukowanych nie wcześniej niż 24 miesiące przed montażem;</w:t>
      </w:r>
    </w:p>
    <w:p w14:paraId="208E97EF"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umożliwienia NFOŚiGW, osobom przez niego upoważnionym i Zamawiającemu kontroli dokumentów i prac Wykonawcy oraz podwykonawców, oględzin i kontroli w miejscu realizacji oraz współpracy przy kontroli;</w:t>
      </w:r>
    </w:p>
    <w:p w14:paraId="2FB12846" w14:textId="20C4183F"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 xml:space="preserve">przeniesienia na Zamawiającego autorskich praw majątkowych do utworów powstałych w wykonaniu zamówienia (w szczególności dokumentacji, schematów, konfiguracji i opracowań wykonanych na zamówienie) na wszystkich polach eksploatacji niezbędnych do korzystania z nich przez Zamawiającego, ze zobowiązaniem, że prawa te nie będą obciążone prawami osób trzecich, a osoby uprawnione z osobistych praw autorskich nie będą ich wykonywać wobec Zamawiającego i jego następców prawnych; w odniesieniu do oprogramowania standardowego </w:t>
      </w:r>
      <w:r w:rsidR="00A71079" w:rsidRPr="005244B8">
        <w:rPr>
          <w:rFonts w:cstheme="minorHAnsi"/>
          <w:sz w:val="22"/>
          <w:szCs w:val="22"/>
        </w:rPr>
        <w:t>-</w:t>
      </w:r>
      <w:r w:rsidRPr="005244B8">
        <w:rPr>
          <w:rFonts w:cstheme="minorHAnsi"/>
          <w:sz w:val="22"/>
          <w:szCs w:val="22"/>
        </w:rPr>
        <w:t xml:space="preserve"> udzielenia licencji na okres co najmniej okresu gwarancji;</w:t>
      </w:r>
    </w:p>
    <w:p w14:paraId="3A62C86B"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niezwłocznego (nie później niż w ciągu 7 dni) informowania Zamawiającego o okolicznościach, które mogą skutkować opóźnieniem lub niezgodnością realizacji z umową;</w:t>
      </w:r>
    </w:p>
    <w:p w14:paraId="7AAF732E" w14:textId="212B88F2" w:rsidR="00851144" w:rsidRPr="005244B8" w:rsidRDefault="00000000" w:rsidP="005244B8">
      <w:pPr>
        <w:numPr>
          <w:ilvl w:val="0"/>
          <w:numId w:val="11"/>
        </w:numPr>
        <w:spacing w:after="0" w:line="276" w:lineRule="auto"/>
        <w:jc w:val="both"/>
        <w:rPr>
          <w:rFonts w:cstheme="minorHAnsi"/>
          <w:sz w:val="22"/>
          <w:szCs w:val="22"/>
        </w:rPr>
      </w:pPr>
      <w:r>
        <w:rPr>
          <w:rFonts w:cstheme="minorHAnsi"/>
          <w:sz w:val="22"/>
          <w:szCs w:val="22"/>
        </w:rPr>
        <w:t>dostarczenia dokumentów niezbędnych do rozliczenia dotacji i potwierdzenia efektu rzeczowego (w tym dokumentów z pkt 6 oraz zdjęć tabliczek znamionowych i dokumentów UDT dla każdej z 6 stacji ładowania odrębnie) w terminie 14 dni od zakończenia realizacji inwestycji, a dokumentów UDT – niezwłocznie po uzyskaniu dopuszczenia do eksploatacji, tak aby Zamawiający mógł złożyć dokumenty do NFOŚiGW w terminach określonych w Umowie o dofinansowanie;</w:t>
      </w:r>
    </w:p>
    <w:p w14:paraId="37E2A266" w14:textId="77777777" w:rsidR="00851144" w:rsidRPr="005244B8" w:rsidRDefault="00000000" w:rsidP="005244B8">
      <w:pPr>
        <w:numPr>
          <w:ilvl w:val="0"/>
          <w:numId w:val="11"/>
        </w:numPr>
        <w:spacing w:after="0" w:line="276" w:lineRule="auto"/>
        <w:jc w:val="both"/>
        <w:rPr>
          <w:rFonts w:cstheme="minorHAnsi"/>
          <w:sz w:val="22"/>
          <w:szCs w:val="22"/>
        </w:rPr>
      </w:pPr>
      <w:r>
        <w:rPr>
          <w:rFonts w:cstheme="minorHAnsi"/>
          <w:sz w:val="22"/>
          <w:szCs w:val="22"/>
        </w:rPr>
        <w:t xml:space="preserve">zapewnienia</w:t>
      </w:r>
      <w:ins w:id="5072" w:author="Ewa Retajczyk" w:date="2026-10-20T16:37:47Z">
        <w:r>
          <w:rPr>
            <w:rFonts w:cstheme="minorHAnsi"/>
            <w:sz w:val="22"/>
            <w:szCs w:val="22"/>
          </w:rPr>
          <w:t xml:space="preserve">,</w:t>
        </w:r>
      </w:ins>
      <w:r>
        <w:rPr>
          <w:rFonts w:cstheme="minorHAnsi"/>
          <w:sz w:val="22"/>
          <w:szCs w:val="22"/>
        </w:rPr>
        <w:t xml:space="preserve"> </w:t>
      </w:r>
      <w:del w:id="5073" w:author="Ewa Retajczyk" w:date="2026-10-20T16:37:54Z">
        <w:r>
          <w:rPr>
            <w:rFonts w:cstheme="minorHAnsi"/>
            <w:sz w:val="22"/>
            <w:szCs w:val="22"/>
          </w:rPr>
          <w:delText xml:space="preserve">zgodności</w:delText>
        </w:r>
      </w:del>
      <w:ins w:id="5074" w:author="Ewa Retajczyk" w:date="2026-10-20T16:39:03Z">
        <w:r>
          <w:rPr>
            <w:rFonts w:cstheme="minorHAnsi"/>
            <w:sz w:val="22"/>
            <w:szCs w:val="22"/>
          </w:rPr>
          <w:t xml:space="preserve">że</w:t>
        </w:r>
      </w:ins>
      <w:r>
        <w:rPr>
          <w:rFonts w:cstheme="minorHAnsi"/>
          <w:sz w:val="22"/>
          <w:szCs w:val="22"/>
        </w:rPr>
        <w:t xml:space="preserve"> </w:t>
      </w:r>
      <w:del w:id="5075" w:author="Ewa Retajczyk" w:date="2026-10-20T16:39:12Z">
        <w:r>
          <w:rPr>
            <w:rFonts w:cstheme="minorHAnsi"/>
            <w:sz w:val="22"/>
            <w:szCs w:val="22"/>
          </w:rPr>
          <w:delText xml:space="preserve">urządzeń</w:delText>
        </w:r>
      </w:del>
      <w:ins w:id="5076" w:author="Ewa Retajczyk" w:date="2026-10-20T16:39:43Z">
        <w:r>
          <w:rPr>
            <w:rFonts w:cstheme="minorHAnsi"/>
            <w:sz w:val="22"/>
            <w:szCs w:val="22"/>
          </w:rPr>
          <w:t xml:space="preserve">przedsięwzięcie zostanie zrealizowane zgodnie</w:t>
        </w:r>
      </w:ins>
      <w:r>
        <w:rPr>
          <w:rFonts w:cstheme="minorHAnsi"/>
          <w:sz w:val="22"/>
          <w:szCs w:val="22"/>
        </w:rPr>
        <w:t xml:space="preserve"> z zasadą DNSH („nie wyrządzaj poważnych szkód") oraz złożenia stosownego oświadczenia i dokumentów;</w:t>
      </w:r>
    </w:p>
    <w:p w14:paraId="0C7CF21C"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dostarczenia urządzeń i systemów umożliwiających ogólnodostępny, niedyskryminacyjny dostęp do stacji, w tym płatność bezpośrednią kartą debetową lub kredytową bez rejestracji oraz prezentację ceny za kWh przed rozpoczęciem sesji.</w:t>
      </w:r>
    </w:p>
    <w:p w14:paraId="3060C17D" w14:textId="51A182F3" w:rsidR="005326F2" w:rsidRPr="005244B8" w:rsidRDefault="005326F2" w:rsidP="005244B8">
      <w:pPr>
        <w:spacing w:after="0" w:line="276" w:lineRule="auto"/>
        <w:jc w:val="both"/>
        <w:rPr>
          <w:rFonts w:cstheme="minorHAnsi"/>
          <w:sz w:val="22"/>
          <w:szCs w:val="22"/>
        </w:rPr>
      </w:pPr>
    </w:p>
    <w:p w14:paraId="0640BD53" w14:textId="3BC4E131" w:rsidR="00A8156F" w:rsidRPr="005244B8" w:rsidRDefault="00A8156F" w:rsidP="005244B8">
      <w:pPr>
        <w:spacing w:after="0" w:line="276" w:lineRule="auto"/>
        <w:jc w:val="both"/>
        <w:rPr>
          <w:rFonts w:cstheme="minorHAnsi"/>
          <w:b/>
          <w:bCs/>
          <w:sz w:val="22"/>
          <w:szCs w:val="22"/>
        </w:rPr>
      </w:pPr>
      <w:r w:rsidRPr="005244B8">
        <w:rPr>
          <w:rFonts w:cstheme="minorHAnsi"/>
          <w:b/>
          <w:bCs/>
          <w:sz w:val="22"/>
          <w:szCs w:val="22"/>
        </w:rPr>
        <w:t>Załączniki:</w:t>
      </w:r>
    </w:p>
    <w:p w14:paraId="4E6FAE1A" w14:textId="77777777" w:rsidR="00A8156F" w:rsidRPr="005244B8" w:rsidRDefault="00A8156F" w:rsidP="005244B8">
      <w:pPr>
        <w:numPr>
          <w:ilvl w:val="0"/>
          <w:numId w:val="23"/>
        </w:numPr>
        <w:spacing w:before="100" w:beforeAutospacing="1" w:after="0" w:line="276" w:lineRule="auto"/>
        <w:jc w:val="both"/>
        <w:rPr>
          <w:rFonts w:eastAsia="Times New Roman" w:cstheme="minorHAnsi"/>
          <w:kern w:val="0"/>
          <w:sz w:val="22"/>
          <w:szCs w:val="22"/>
          <w:lang w:eastAsia="pl-PL"/>
          <w14:ligatures w14:val="none"/>
        </w:rPr>
      </w:pPr>
      <w:r w:rsidRPr="005244B8">
        <w:rPr>
          <w:rFonts w:eastAsia="Times New Roman" w:cstheme="minorHAnsi"/>
          <w:kern w:val="0"/>
          <w:sz w:val="22"/>
          <w:szCs w:val="22"/>
          <w:lang w:eastAsia="pl-PL"/>
          <w14:ligatures w14:val="none"/>
        </w:rPr>
        <w:t>Formularz ofertowy</w:t>
      </w:r>
    </w:p>
    <w:p w14:paraId="2D76F549" w14:textId="77777777" w:rsidR="00A8156F" w:rsidRPr="005244B8" w:rsidRDefault="00A8156F" w:rsidP="005244B8">
      <w:pPr>
        <w:numPr>
          <w:ilvl w:val="0"/>
          <w:numId w:val="23"/>
        </w:numPr>
        <w:spacing w:before="100" w:beforeAutospacing="1" w:after="0" w:line="276" w:lineRule="auto"/>
        <w:jc w:val="both"/>
        <w:rPr>
          <w:rFonts w:eastAsia="Times New Roman" w:cstheme="minorHAnsi"/>
          <w:kern w:val="0"/>
          <w:sz w:val="22"/>
          <w:szCs w:val="22"/>
          <w:lang w:eastAsia="pl-PL"/>
          <w14:ligatures w14:val="none"/>
        </w:rPr>
      </w:pPr>
      <w:r w:rsidRPr="005244B8">
        <w:rPr>
          <w:rFonts w:eastAsia="Times New Roman" w:cstheme="minorHAnsi"/>
          <w:kern w:val="0"/>
          <w:sz w:val="22"/>
          <w:szCs w:val="22"/>
          <w:lang w:eastAsia="pl-PL"/>
          <w14:ligatures w14:val="none"/>
        </w:rPr>
        <w:lastRenderedPageBreak/>
        <w:t>Specyfikacja</w:t>
      </w:r>
    </w:p>
    <w:p w14:paraId="47ACC331" w14:textId="77777777" w:rsidR="00A8156F" w:rsidRPr="005244B8" w:rsidRDefault="00A8156F" w:rsidP="005244B8">
      <w:pPr>
        <w:numPr>
          <w:ilvl w:val="0"/>
          <w:numId w:val="23"/>
        </w:numPr>
        <w:spacing w:before="100" w:beforeAutospacing="1" w:after="0" w:line="276" w:lineRule="auto"/>
        <w:jc w:val="both"/>
        <w:rPr>
          <w:rFonts w:eastAsia="Times New Roman" w:cstheme="minorHAnsi"/>
          <w:kern w:val="0"/>
          <w:sz w:val="22"/>
          <w:szCs w:val="22"/>
          <w:lang w:eastAsia="pl-PL"/>
          <w14:ligatures w14:val="none"/>
        </w:rPr>
      </w:pPr>
      <w:r w:rsidRPr="005244B8">
        <w:rPr>
          <w:rFonts w:eastAsia="Times New Roman" w:cstheme="minorHAnsi"/>
          <w:kern w:val="0"/>
          <w:sz w:val="22"/>
          <w:szCs w:val="22"/>
          <w:lang w:eastAsia="pl-PL"/>
          <w14:ligatures w14:val="none"/>
        </w:rPr>
        <w:t>Oświadczenie Wykonawcy</w:t>
      </w:r>
    </w:p>
    <w:p w14:paraId="49C90831" w14:textId="77777777" w:rsidR="00A8156F" w:rsidRPr="005244B8" w:rsidRDefault="00A8156F" w:rsidP="005244B8">
      <w:pPr>
        <w:numPr>
          <w:ilvl w:val="0"/>
          <w:numId w:val="23"/>
        </w:numPr>
        <w:spacing w:before="100" w:beforeAutospacing="1" w:after="0" w:line="276" w:lineRule="auto"/>
        <w:jc w:val="both"/>
        <w:rPr>
          <w:rFonts w:eastAsia="Times New Roman" w:cstheme="minorHAnsi"/>
          <w:kern w:val="0"/>
          <w:sz w:val="22"/>
          <w:szCs w:val="22"/>
          <w:lang w:eastAsia="pl-PL"/>
          <w14:ligatures w14:val="none"/>
        </w:rPr>
      </w:pPr>
      <w:r w:rsidRPr="005244B8">
        <w:rPr>
          <w:rFonts w:eastAsia="Times New Roman" w:cstheme="minorHAnsi"/>
          <w:kern w:val="0"/>
          <w:sz w:val="22"/>
          <w:szCs w:val="22"/>
          <w:lang w:eastAsia="pl-PL"/>
          <w14:ligatures w14:val="none"/>
        </w:rPr>
        <w:t>Oświadczenie o braku powiązań osobowych i kapitałowych z Zamawiającym</w:t>
      </w:r>
    </w:p>
    <w:p w14:paraId="404C0E07" w14:textId="77777777" w:rsidR="00A8156F" w:rsidRPr="005244B8" w:rsidRDefault="00A8156F" w:rsidP="005244B8">
      <w:pPr>
        <w:numPr>
          <w:ilvl w:val="0"/>
          <w:numId w:val="23"/>
        </w:numPr>
        <w:spacing w:before="100" w:beforeAutospacing="1" w:after="0" w:line="276" w:lineRule="auto"/>
        <w:jc w:val="both"/>
        <w:rPr>
          <w:rFonts w:eastAsia="Times New Roman" w:cstheme="minorHAnsi"/>
          <w:kern w:val="0"/>
          <w:sz w:val="22"/>
          <w:szCs w:val="22"/>
          <w:lang w:eastAsia="pl-PL"/>
          <w14:ligatures w14:val="none"/>
        </w:rPr>
      </w:pPr>
      <w:r w:rsidRPr="005244B8">
        <w:rPr>
          <w:rFonts w:eastAsia="Times New Roman" w:cstheme="minorHAnsi"/>
          <w:kern w:val="0"/>
          <w:sz w:val="22"/>
          <w:szCs w:val="22"/>
          <w:lang w:eastAsia="pl-PL"/>
          <w14:ligatures w14:val="none"/>
        </w:rPr>
        <w:t>Wzór umowy</w:t>
      </w:r>
    </w:p>
    <w:p w14:paraId="2531A032" w14:textId="2F93E8D5" w:rsidR="0012773E" w:rsidRPr="005244B8" w:rsidRDefault="0012773E" w:rsidP="005244B8">
      <w:pPr>
        <w:spacing w:after="0" w:line="276" w:lineRule="auto"/>
        <w:jc w:val="both"/>
        <w:rPr>
          <w:rFonts w:cstheme="minorHAnsi"/>
          <w:sz w:val="22"/>
          <w:szCs w:val="22"/>
        </w:rPr>
      </w:pPr>
    </w:p>
    <w:sectPr w:rsidR="0012773E" w:rsidRPr="005244B8" w:rsidSect="005244B8">
      <w:footerReference w:type="even" r:id="rId13"/>
      <w:footerReference w:type="default" r:id="rId14"/>
      <w:pgSz w:w="11906" w:h="16838"/>
      <w:pgMar w:top="1417" w:right="1417" w:bottom="1417" w:left="1417" w:header="708" w:footer="708" w:gutter="0"/>
      <w:pgNumType w:fmt="numberInDash"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wa Retajczyk" w:date="2026-10-08T15:29:00Z" w:initials="ER">
    <w:p w14:paraId="28310CCD" w14:textId="77777777" w:rsidR="00183FDD" w:rsidRDefault="00183FDD" w:rsidP="00183FDD">
      <w:r>
        <w:rPr>
          <w:rStyle w:val="Odwoaniedokomentarza"/>
        </w:rPr>
        <w:annotationRef/>
      </w:r>
      <w:r>
        <w:rPr>
          <w:sz w:val="20"/>
          <w:szCs w:val="20"/>
        </w:rPr>
        <w:t>kto płaci?</w:t>
      </w:r>
    </w:p>
  </w:comment>
  <w:comment w:id="1" w:author="Ewa Retajczyk" w:date="2026-10-08T15:38:00Z" w:initials="ER">
    <w:p w14:paraId="2FF57ECD" w14:textId="77777777" w:rsidR="00183FDD" w:rsidRDefault="00183FDD" w:rsidP="00183FDD">
      <w:r>
        <w:rPr>
          <w:rStyle w:val="Odwoaniedokomentarza"/>
        </w:rPr>
        <w:annotationRef/>
      </w:r>
      <w:r>
        <w:rPr>
          <w:sz w:val="20"/>
          <w:szCs w:val="20"/>
        </w:rPr>
        <w:t>na logikę w pierwszej kolejności powinny być wykonane roboty budowlane, więc termin 30.11.2026 jest do ewentualnej modyfikacji, przy czym jesli za termin mają być punkty to musi on być zgodny z terminami całego przedsięwzięcia, żeby nie okazało się że punktujemy termin dostawy a pózniej ładowarki leżą na placu pół roku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8310CCD" w15:done="1"/>
  <w15:commentEx w15:paraId="2FF57EC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62FBFFF" w16cex:dateUtc="2026-10-08T13:29:00Z">
    <w16cex:extLst>
      <w16:ext w16:uri="{CE6994B0-6A32-4C9F-8C6B-6E91EDA988CE}">
        <cr:reactions xmlns:cr="http://schemas.microsoft.com/office/comments/2020/reactions">
          <cr:reaction reactionType="1">
            <cr:reactionInfo dateUtc="2026-10-16T13:35:08Z">
              <cr:user userId="ca3bb427b9bd42f4" userProvider="Windows Live" userName="Piotr Ziąbrowski"/>
            </cr:reactionInfo>
          </cr:reaction>
        </cr:reactions>
      </w16:ext>
    </w16cex:extLst>
  </w16cex:commentExtensible>
  <w16cex:commentExtensible w16cex:durableId="5B739620" w16cex:dateUtc="2026-10-08T1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8310CCD" w16cid:durableId="262FBFFF"/>
  <w16cid:commentId w16cid:paraId="2FF57ECD" w16cid:durableId="5B7396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9649CB" w14:textId="77777777" w:rsidR="00223FF6" w:rsidRDefault="00223FF6" w:rsidP="00A4364B">
      <w:pPr>
        <w:spacing w:after="0" w:line="240" w:lineRule="auto"/>
      </w:pPr>
      <w:r>
        <w:separator/>
      </w:r>
    </w:p>
  </w:endnote>
  <w:endnote w:type="continuationSeparator" w:id="0">
    <w:p w14:paraId="1AF4C5EC" w14:textId="77777777" w:rsidR="00223FF6" w:rsidRDefault="00223FF6" w:rsidP="00A43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erstrony"/>
      </w:rPr>
      <w:id w:val="681405501"/>
      <w:docPartObj>
        <w:docPartGallery w:val="Page Numbers (Bottom of Page)"/>
        <w:docPartUnique/>
      </w:docPartObj>
    </w:sdtPr>
    <w:sdtContent>
      <w:p w14:paraId="2BBB8DF0" w14:textId="3861A04A" w:rsidR="00A4364B" w:rsidRDefault="00A4364B" w:rsidP="00546627">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separate"/>
        </w:r>
        <w:r>
          <w:rPr>
            <w:rStyle w:val="Numerstrony"/>
          </w:rPr>
          <w:fldChar w:fldCharType="end"/>
        </w:r>
      </w:p>
    </w:sdtContent>
  </w:sdt>
  <w:p w14:paraId="15DF1F2C" w14:textId="77777777" w:rsidR="00A4364B" w:rsidRDefault="00A4364B" w:rsidP="005244B8">
    <w:pPr>
      <w:pStyle w:val="Stopk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erstrony"/>
      </w:rPr>
      <w:id w:val="1808504159"/>
      <w:docPartObj>
        <w:docPartGallery w:val="Page Numbers (Bottom of Page)"/>
        <w:docPartUnique/>
      </w:docPartObj>
    </w:sdtPr>
    <w:sdtContent>
      <w:p w14:paraId="64DB8C9F" w14:textId="55BCC2EE" w:rsidR="00A4364B" w:rsidRDefault="00A4364B" w:rsidP="00546627">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separate"/>
        </w:r>
        <w:r>
          <w:rPr>
            <w:rStyle w:val="Numerstrony"/>
            <w:noProof/>
          </w:rPr>
          <w:t>- 1 -</w:t>
        </w:r>
        <w:r>
          <w:rPr>
            <w:rStyle w:val="Numerstrony"/>
          </w:rPr>
          <w:fldChar w:fldCharType="end"/>
        </w:r>
      </w:p>
    </w:sdtContent>
  </w:sdt>
  <w:p w14:paraId="02A090B1" w14:textId="77777777" w:rsidR="00A4364B" w:rsidRDefault="00A4364B" w:rsidP="005244B8">
    <w:pPr>
      <w:pStyle w:val="Stopk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11FCAF" w14:textId="77777777" w:rsidR="00223FF6" w:rsidRDefault="00223FF6" w:rsidP="00A4364B">
      <w:pPr>
        <w:spacing w:after="0" w:line="240" w:lineRule="auto"/>
      </w:pPr>
      <w:r>
        <w:separator/>
      </w:r>
    </w:p>
  </w:footnote>
  <w:footnote w:type="continuationSeparator" w:id="0">
    <w:p w14:paraId="4EED497D" w14:textId="77777777" w:rsidR="00223FF6" w:rsidRDefault="00223FF6" w:rsidP="00A43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D06A4"/>
    <w:multiLevelType w:val="multilevel"/>
    <w:tmpl w:val="DDF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17831"/>
    <w:multiLevelType w:val="multilevel"/>
    <w:tmpl w:val="85F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42607"/>
    <w:multiLevelType w:val="multilevel"/>
    <w:tmpl w:val="1C6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163E5"/>
    <w:multiLevelType w:val="multilevel"/>
    <w:tmpl w:val="2CBC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F4A86"/>
    <w:multiLevelType w:val="multilevel"/>
    <w:tmpl w:val="95CE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771E4"/>
    <w:multiLevelType w:val="multilevel"/>
    <w:tmpl w:val="321A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7782F"/>
    <w:multiLevelType w:val="multilevel"/>
    <w:tmpl w:val="F68E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A115C"/>
    <w:multiLevelType w:val="multilevel"/>
    <w:tmpl w:val="450C4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A24AEA"/>
    <w:multiLevelType w:val="multilevel"/>
    <w:tmpl w:val="6A10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E33A9"/>
    <w:multiLevelType w:val="multilevel"/>
    <w:tmpl w:val="29BEA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0A478A"/>
    <w:multiLevelType w:val="multilevel"/>
    <w:tmpl w:val="7EEE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1420F"/>
    <w:multiLevelType w:val="multilevel"/>
    <w:tmpl w:val="1328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A58B5"/>
    <w:multiLevelType w:val="multilevel"/>
    <w:tmpl w:val="C4A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61FB2"/>
    <w:multiLevelType w:val="multilevel"/>
    <w:tmpl w:val="408C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C49DF"/>
    <w:multiLevelType w:val="multilevel"/>
    <w:tmpl w:val="7FE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252B9"/>
    <w:multiLevelType w:val="multilevel"/>
    <w:tmpl w:val="A590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50A96"/>
    <w:multiLevelType w:val="multilevel"/>
    <w:tmpl w:val="7D76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C0074D"/>
    <w:multiLevelType w:val="multilevel"/>
    <w:tmpl w:val="6A1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D21766"/>
    <w:multiLevelType w:val="multilevel"/>
    <w:tmpl w:val="D7BC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7B216A"/>
    <w:multiLevelType w:val="multilevel"/>
    <w:tmpl w:val="1DF8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17442"/>
    <w:multiLevelType w:val="multilevel"/>
    <w:tmpl w:val="CA4C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49120D"/>
    <w:multiLevelType w:val="multilevel"/>
    <w:tmpl w:val="4BD0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A21C92"/>
    <w:multiLevelType w:val="multilevel"/>
    <w:tmpl w:val="840E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32E52"/>
    <w:multiLevelType w:val="hybridMultilevel"/>
    <w:tmpl w:val="F8883798"/>
    <w:lvl w:ilvl="0" w:tplc="B896CB82">
      <w:start w:val="1"/>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475101682">
    <w:abstractNumId w:val="16"/>
  </w:num>
  <w:num w:numId="2" w16cid:durableId="916943810">
    <w:abstractNumId w:val="22"/>
  </w:num>
  <w:num w:numId="3" w16cid:durableId="1720208809">
    <w:abstractNumId w:val="4"/>
  </w:num>
  <w:num w:numId="4" w16cid:durableId="1287812655">
    <w:abstractNumId w:val="1"/>
  </w:num>
  <w:num w:numId="5" w16cid:durableId="893125976">
    <w:abstractNumId w:val="8"/>
  </w:num>
  <w:num w:numId="6" w16cid:durableId="441150636">
    <w:abstractNumId w:val="2"/>
  </w:num>
  <w:num w:numId="7" w16cid:durableId="1987389523">
    <w:abstractNumId w:val="11"/>
  </w:num>
  <w:num w:numId="8" w16cid:durableId="1052730837">
    <w:abstractNumId w:val="6"/>
  </w:num>
  <w:num w:numId="9" w16cid:durableId="448358331">
    <w:abstractNumId w:val="14"/>
  </w:num>
  <w:num w:numId="10" w16cid:durableId="1033262030">
    <w:abstractNumId w:val="5"/>
  </w:num>
  <w:num w:numId="11" w16cid:durableId="1044788725">
    <w:abstractNumId w:val="12"/>
  </w:num>
  <w:num w:numId="12" w16cid:durableId="1523321883">
    <w:abstractNumId w:val="15"/>
  </w:num>
  <w:num w:numId="13" w16cid:durableId="466511985">
    <w:abstractNumId w:val="0"/>
  </w:num>
  <w:num w:numId="14" w16cid:durableId="1033002295">
    <w:abstractNumId w:val="19"/>
  </w:num>
  <w:num w:numId="15" w16cid:durableId="1502433147">
    <w:abstractNumId w:val="13"/>
  </w:num>
  <w:num w:numId="16" w16cid:durableId="1517765692">
    <w:abstractNumId w:val="21"/>
  </w:num>
  <w:num w:numId="17" w16cid:durableId="1311980652">
    <w:abstractNumId w:val="17"/>
  </w:num>
  <w:num w:numId="18" w16cid:durableId="1730113582">
    <w:abstractNumId w:val="10"/>
  </w:num>
  <w:num w:numId="19" w16cid:durableId="1763530160">
    <w:abstractNumId w:val="18"/>
  </w:num>
  <w:num w:numId="20" w16cid:durableId="1411150783">
    <w:abstractNumId w:val="20"/>
  </w:num>
  <w:num w:numId="21" w16cid:durableId="1419014032">
    <w:abstractNumId w:val="3"/>
  </w:num>
  <w:num w:numId="22" w16cid:durableId="2128306811">
    <w:abstractNumId w:val="7"/>
  </w:num>
  <w:num w:numId="23" w16cid:durableId="1386445159">
    <w:abstractNumId w:val="9"/>
  </w:num>
  <w:num w:numId="24" w16cid:durableId="357779662">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wa Retajczyk">
    <w15:presenceInfo w15:providerId="Windows Live" w15:userId="2a851bb2ddc2212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6F2"/>
    <w:rsid w:val="00055510"/>
    <w:rsid w:val="000F7530"/>
    <w:rsid w:val="00124262"/>
    <w:rsid w:val="0012773E"/>
    <w:rsid w:val="00152BFA"/>
    <w:rsid w:val="00183FDD"/>
    <w:rsid w:val="001F3D5E"/>
    <w:rsid w:val="00223FF6"/>
    <w:rsid w:val="00243A45"/>
    <w:rsid w:val="00253618"/>
    <w:rsid w:val="002846BB"/>
    <w:rsid w:val="00284C92"/>
    <w:rsid w:val="002B4B18"/>
    <w:rsid w:val="002D1E75"/>
    <w:rsid w:val="002F0E51"/>
    <w:rsid w:val="003169AA"/>
    <w:rsid w:val="0032250D"/>
    <w:rsid w:val="00374CCB"/>
    <w:rsid w:val="003828EF"/>
    <w:rsid w:val="0041333E"/>
    <w:rsid w:val="0048637C"/>
    <w:rsid w:val="005021D6"/>
    <w:rsid w:val="005244B8"/>
    <w:rsid w:val="005326F2"/>
    <w:rsid w:val="00574008"/>
    <w:rsid w:val="00592C8B"/>
    <w:rsid w:val="005B7712"/>
    <w:rsid w:val="005F0197"/>
    <w:rsid w:val="00606C00"/>
    <w:rsid w:val="0061581A"/>
    <w:rsid w:val="00640262"/>
    <w:rsid w:val="00714146"/>
    <w:rsid w:val="0074794B"/>
    <w:rsid w:val="00755126"/>
    <w:rsid w:val="007A76E5"/>
    <w:rsid w:val="007D45BB"/>
    <w:rsid w:val="007F5482"/>
    <w:rsid w:val="008015FD"/>
    <w:rsid w:val="00811ADB"/>
    <w:rsid w:val="00815315"/>
    <w:rsid w:val="00851144"/>
    <w:rsid w:val="00855AF6"/>
    <w:rsid w:val="00860237"/>
    <w:rsid w:val="008F3CD5"/>
    <w:rsid w:val="00950B9B"/>
    <w:rsid w:val="009620FD"/>
    <w:rsid w:val="009655CB"/>
    <w:rsid w:val="0096634B"/>
    <w:rsid w:val="0098108A"/>
    <w:rsid w:val="00981618"/>
    <w:rsid w:val="00987407"/>
    <w:rsid w:val="009A52C2"/>
    <w:rsid w:val="009A5548"/>
    <w:rsid w:val="009D045A"/>
    <w:rsid w:val="00A174D3"/>
    <w:rsid w:val="00A3620F"/>
    <w:rsid w:val="00A4364B"/>
    <w:rsid w:val="00A71079"/>
    <w:rsid w:val="00A8156F"/>
    <w:rsid w:val="00AA6895"/>
    <w:rsid w:val="00AB0E7C"/>
    <w:rsid w:val="00AC5D6F"/>
    <w:rsid w:val="00AF56CE"/>
    <w:rsid w:val="00BF0F42"/>
    <w:rsid w:val="00C1577D"/>
    <w:rsid w:val="00C31342"/>
    <w:rsid w:val="00C62A3E"/>
    <w:rsid w:val="00C649CD"/>
    <w:rsid w:val="00CB3AF9"/>
    <w:rsid w:val="00CF12CE"/>
    <w:rsid w:val="00D804D7"/>
    <w:rsid w:val="00DD7F9B"/>
    <w:rsid w:val="00DE27DF"/>
    <w:rsid w:val="00DE6C59"/>
    <w:rsid w:val="00F9000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4C04870E"/>
  <w15:chartTrackingRefBased/>
  <w15:docId w15:val="{18C26B5D-B5FE-4CA9-BC4F-26B7D4E65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326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5326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5326F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5326F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5326F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5326F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326F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326F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326F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326F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5326F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5326F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5326F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5326F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5326F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326F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326F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326F2"/>
    <w:rPr>
      <w:rFonts w:eastAsiaTheme="majorEastAsia" w:cstheme="majorBidi"/>
      <w:color w:val="272727" w:themeColor="text1" w:themeTint="D8"/>
    </w:rPr>
  </w:style>
  <w:style w:type="paragraph" w:styleId="Tytu">
    <w:name w:val="Title"/>
    <w:basedOn w:val="Normalny"/>
    <w:next w:val="Normalny"/>
    <w:link w:val="TytuZnak"/>
    <w:uiPriority w:val="10"/>
    <w:qFormat/>
    <w:rsid w:val="00532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326F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326F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326F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326F2"/>
    <w:pPr>
      <w:spacing w:before="160"/>
      <w:jc w:val="center"/>
    </w:pPr>
    <w:rPr>
      <w:i/>
      <w:iCs/>
      <w:color w:val="404040" w:themeColor="text1" w:themeTint="BF"/>
    </w:rPr>
  </w:style>
  <w:style w:type="character" w:customStyle="1" w:styleId="CytatZnak">
    <w:name w:val="Cytat Znak"/>
    <w:basedOn w:val="Domylnaczcionkaakapitu"/>
    <w:link w:val="Cytat"/>
    <w:uiPriority w:val="29"/>
    <w:rsid w:val="005326F2"/>
    <w:rPr>
      <w:i/>
      <w:iCs/>
      <w:color w:val="404040" w:themeColor="text1" w:themeTint="BF"/>
    </w:rPr>
  </w:style>
  <w:style w:type="paragraph" w:styleId="Akapitzlist">
    <w:name w:val="List Paragraph"/>
    <w:basedOn w:val="Normalny"/>
    <w:uiPriority w:val="34"/>
    <w:qFormat/>
    <w:rsid w:val="005326F2"/>
    <w:pPr>
      <w:ind w:left="720"/>
      <w:contextualSpacing/>
    </w:pPr>
  </w:style>
  <w:style w:type="character" w:styleId="Wyrnienieintensywne">
    <w:name w:val="Intense Emphasis"/>
    <w:basedOn w:val="Domylnaczcionkaakapitu"/>
    <w:uiPriority w:val="21"/>
    <w:qFormat/>
    <w:rsid w:val="005326F2"/>
    <w:rPr>
      <w:i/>
      <w:iCs/>
      <w:color w:val="2F5496" w:themeColor="accent1" w:themeShade="BF"/>
    </w:rPr>
  </w:style>
  <w:style w:type="paragraph" w:styleId="Cytatintensywny">
    <w:name w:val="Intense Quote"/>
    <w:basedOn w:val="Normalny"/>
    <w:next w:val="Normalny"/>
    <w:link w:val="CytatintensywnyZnak"/>
    <w:uiPriority w:val="30"/>
    <w:qFormat/>
    <w:rsid w:val="005326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5326F2"/>
    <w:rPr>
      <w:i/>
      <w:iCs/>
      <w:color w:val="2F5496" w:themeColor="accent1" w:themeShade="BF"/>
    </w:rPr>
  </w:style>
  <w:style w:type="character" w:styleId="Odwoanieintensywne">
    <w:name w:val="Intense Reference"/>
    <w:basedOn w:val="Domylnaczcionkaakapitu"/>
    <w:uiPriority w:val="32"/>
    <w:qFormat/>
    <w:rsid w:val="005326F2"/>
    <w:rPr>
      <w:b/>
      <w:bCs/>
      <w:smallCaps/>
      <w:color w:val="2F5496" w:themeColor="accent1" w:themeShade="BF"/>
      <w:spacing w:val="5"/>
    </w:rPr>
  </w:style>
  <w:style w:type="paragraph" w:styleId="Poprawka">
    <w:name w:val="Revision"/>
    <w:hidden/>
    <w:uiPriority w:val="99"/>
    <w:semiHidden/>
    <w:rsid w:val="00C31342"/>
    <w:pPr>
      <w:spacing w:after="0" w:line="240" w:lineRule="auto"/>
    </w:pPr>
  </w:style>
  <w:style w:type="character" w:styleId="Odwoaniedokomentarza">
    <w:name w:val="annotation reference"/>
    <w:basedOn w:val="Domylnaczcionkaakapitu"/>
    <w:uiPriority w:val="99"/>
    <w:semiHidden/>
    <w:unhideWhenUsed/>
    <w:rsid w:val="00C31342"/>
    <w:rPr>
      <w:sz w:val="16"/>
      <w:szCs w:val="16"/>
    </w:rPr>
  </w:style>
  <w:style w:type="paragraph" w:styleId="Tekstkomentarza">
    <w:name w:val="annotation text"/>
    <w:basedOn w:val="Normalny"/>
    <w:link w:val="TekstkomentarzaZnak"/>
    <w:uiPriority w:val="99"/>
    <w:unhideWhenUsed/>
    <w:rsid w:val="00C31342"/>
    <w:pPr>
      <w:spacing w:line="240" w:lineRule="auto"/>
    </w:pPr>
    <w:rPr>
      <w:sz w:val="20"/>
      <w:szCs w:val="20"/>
    </w:rPr>
  </w:style>
  <w:style w:type="character" w:customStyle="1" w:styleId="TekstkomentarzaZnak">
    <w:name w:val="Tekst komentarza Znak"/>
    <w:basedOn w:val="Domylnaczcionkaakapitu"/>
    <w:link w:val="Tekstkomentarza"/>
    <w:uiPriority w:val="99"/>
    <w:rsid w:val="00C31342"/>
    <w:rPr>
      <w:sz w:val="20"/>
      <w:szCs w:val="20"/>
    </w:rPr>
  </w:style>
  <w:style w:type="paragraph" w:styleId="Tematkomentarza">
    <w:name w:val="annotation subject"/>
    <w:basedOn w:val="Tekstkomentarza"/>
    <w:next w:val="Tekstkomentarza"/>
    <w:link w:val="TematkomentarzaZnak"/>
    <w:uiPriority w:val="99"/>
    <w:semiHidden/>
    <w:unhideWhenUsed/>
    <w:rsid w:val="00C31342"/>
    <w:rPr>
      <w:b/>
      <w:bCs/>
    </w:rPr>
  </w:style>
  <w:style w:type="character" w:customStyle="1" w:styleId="TematkomentarzaZnak">
    <w:name w:val="Temat komentarza Znak"/>
    <w:basedOn w:val="TekstkomentarzaZnak"/>
    <w:link w:val="Tematkomentarza"/>
    <w:uiPriority w:val="99"/>
    <w:semiHidden/>
    <w:rsid w:val="00C31342"/>
    <w:rPr>
      <w:b/>
      <w:bCs/>
      <w:sz w:val="20"/>
      <w:szCs w:val="20"/>
    </w:rPr>
  </w:style>
  <w:style w:type="paragraph" w:styleId="Stopka">
    <w:name w:val="footer"/>
    <w:basedOn w:val="Normalny"/>
    <w:link w:val="StopkaZnak"/>
    <w:uiPriority w:val="99"/>
    <w:unhideWhenUsed/>
    <w:rsid w:val="00A4364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A4364B"/>
  </w:style>
  <w:style w:type="character" w:styleId="Numerstrony">
    <w:name w:val="page number"/>
    <w:basedOn w:val="Domylnaczcionkaakapitu"/>
    <w:uiPriority w:val="99"/>
    <w:semiHidden/>
    <w:unhideWhenUsed/>
    <w:rsid w:val="00A4364B"/>
  </w:style>
  <w:style w:type="table" w:styleId="Tabelasiatki1jasna">
    <w:name w:val="Grid Table 1 Light"/>
    <w:basedOn w:val="Standardowy"/>
    <w:uiPriority w:val="46"/>
    <w:rsid w:val="00183FD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ipercze">
    <w:name w:val="Hyperlink"/>
    <w:basedOn w:val="Domylnaczcionkaakapitu"/>
    <w:uiPriority w:val="99"/>
    <w:unhideWhenUsed/>
    <w:rsid w:val="00CB3AF9"/>
    <w:rPr>
      <w:color w:val="0563C1" w:themeColor="hyperlink"/>
      <w:u w:val="single"/>
    </w:rPr>
  </w:style>
  <w:style w:type="character" w:styleId="Nierozpoznanawzmianka">
    <w:name w:val="Unresolved Mention"/>
    <w:basedOn w:val="Domylnaczcionkaakapitu"/>
    <w:uiPriority w:val="99"/>
    <w:semiHidden/>
    <w:unhideWhenUsed/>
    <w:rsid w:val="00CB3AF9"/>
    <w:rPr>
      <w:color w:val="605E5C"/>
      <w:shd w:val="clear" w:color="auto" w:fill="E1DFDD"/>
    </w:rPr>
  </w:style>
  <w:style w:type="character" w:styleId="Pogrubienie">
    <w:name w:val="Strong"/>
    <w:basedOn w:val="Domylnaczcionkaakapitu"/>
    <w:uiPriority w:val="22"/>
    <w:qFormat/>
    <w:rsid w:val="00A8156F"/>
    <w:rPr>
      <w:b/>
      <w:bCs/>
    </w:rPr>
  </w:style>
  <w:style w:type="character" w:customStyle="1" w:styleId="xt0psk2">
    <w:name w:val="xt0psk2"/>
    <w:basedOn w:val="Domylnaczcionkaakapitu"/>
    <w:rsid w:val="005B7712"/>
  </w:style>
  <w:style w:type="paragraph" w:customStyle="1" w:styleId="x1ghz6dp">
    <w:name w:val="x1ghz6dp"/>
    <w:basedOn w:val="Normalny"/>
    <w:rsid w:val="005B7712"/>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apple-converted-space">
    <w:name w:val="apple-converted-space"/>
    <w:basedOn w:val="Domylnaczcionkaakapitu"/>
    <w:rsid w:val="009D0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zamowienia@megalog.pl" TargetMode="External"/><Relationship Id="rId12" Type="http://schemas.openxmlformats.org/officeDocument/2006/relationships/hyperlink" Target="https://megalog.pl/przetargi/"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24</Pages>
  <Words>7634</Words>
  <Characters>52905</Characters>
  <Application>Microsoft Office Word</Application>
  <DocSecurity>0</DocSecurity>
  <Lines>1175</Lines>
  <Paragraphs>665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Ewa Retajczyk</cp:lastModifiedBy>
  <cp:revision>5</cp:revision>
  <cp:lastPrinted>2026-10-19T07:43:00Z</cp:lastPrinted>
  <dcterms:created xsi:type="dcterms:W3CDTF">2026-10-19T13:36:00Z</dcterms:created>
  <dcterms:modified xsi:type="dcterms:W3CDTF">2026-10-20T14:41:00Z</dcterms:modified>
</cp:coreProperties>
</file>