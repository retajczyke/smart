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BDF4" w14:textId="77777777" w:rsidR="005326F2" w:rsidRPr="005326F2" w:rsidRDefault="005326F2" w:rsidP="005326F2">
      <w:pPr>
        <w:rPr>
          <w:b/>
          <w:bCs/>
        </w:rPr>
      </w:pPr>
      <w:ins w:id="5001" w:author="Ewa Retajczyk" w:date="2026-10-08T10:00:01Z">
        <w:r>
          <w:rPr>
            <w:b/>
            <w:bCs/>
          </w:rPr>
          <w:t xml:space="preserve">ZAPYTANIE OFERTOWE – </w:t>
        </w:r>
      </w:ins>
      <w:r>
        <w:rPr>
          <w:b/>
          <w:bCs/>
        </w:rPr>
        <w:t xml:space="preserve">ZAMÓWIENIE NR 1</w:t>
      </w:r>
    </w:p>
    <w:p w14:paraId="4C47F030" w14:textId="68334A9F" w:rsidR="005326F2" w:rsidRPr="005326F2" w:rsidRDefault="005326F2" w:rsidP="005326F2">
      <w:pPr>
        <w:rPr>
          <w:b/>
          <w:bCs/>
        </w:rPr>
      </w:pPr>
      <w:r>
        <w:rPr>
          <w:b/>
          <w:bCs/>
        </w:rPr>
        <w:t xml:space="preserve">Dostawa, montaż technologiczny, konfiguracja, integracja i uruchomienie urządzeń oraz systemu monitorowania i zarządzania danymi dla obwodów zasilających punkty ładowania</w:t>
      </w:r>
      <w:r>
        <w:rPr>
          <w:b/>
          <w:bCs/>
        </w:rPr>
        <w:t xml:space="preserve">,</w:t>
      </w:r>
      <w:r>
        <w:rPr>
          <w:b/>
          <w:bCs/>
        </w:rPr>
        <w:t xml:space="preserve"> współrealizujących ogólnodostępną </w:t>
      </w:r>
      <w:del w:id="5002" w:author="Ewa Retajczyk" w:date="2026-10-08T10:00:07Z">
        <w:r>
          <w:rPr>
            <w:b/>
            <w:bCs/>
          </w:rPr>
          <w:delText xml:space="preserve">6-punktową stację</w:delText>
        </w:r>
      </w:del>
      <w:ins w:id="5003" w:author="Ewa Retajczyk" w:date="2026-10-08T10:00:12Z">
        <w:r>
          <w:rPr>
            <w:b/>
            <w:bCs/>
          </w:rPr>
          <w:t xml:space="preserve">infrastrukturę</w:t>
        </w:r>
      </w:ins>
      <w:r>
        <w:rPr>
          <w:b/>
          <w:bCs/>
        </w:rPr>
        <w:t xml:space="preserve"> ładowania DC pojazdów ciężarowych</w:t>
      </w:r>
      <w:ins w:id="5004" w:author="Ewa Retajczyk" w:date="2026-10-08T10:00:23Z">
        <w:r>
          <w:rPr>
            <w:b/>
            <w:bCs/>
          </w:rPr>
          <w:t xml:space="preserve">, obejmującą 6 stacji ładowania (terminali), każdą z jednym punktem ładowania</w:t>
        </w:r>
      </w:ins>
    </w:p>
    <w:p w14:paraId="7ED64444" w14:textId="77777777" w:rsidR="005326F2" w:rsidRPr="005326F2" w:rsidRDefault="00000000" w:rsidP="005326F2">
      <w:r>
        <w:pict w14:anchorId="04091567">
          <v:rect id="_x0000_i1025" style="width:0;height:1.5pt" o:hralign="center" o:hrstd="t" o:hr="t" fillcolor="#a0a0a0" stroked="f"/>
        </w:pict>
      </w:r>
    </w:p>
    <w:p w14:paraId="7D05D4F1" w14:textId="77777777" w:rsidR="005326F2" w:rsidRPr="005326F2" w:rsidRDefault="005326F2" w:rsidP="005326F2">
      <w:pPr>
        <w:rPr>
          <w:b/>
          <w:bCs/>
        </w:rPr>
      </w:pPr>
      <w:r w:rsidRPr="005326F2">
        <w:rPr>
          <w:b/>
          <w:bCs/>
        </w:rPr>
        <w:t>1. ZAMAWIAJĄCY I INFORMACJE PODSTAWOWE</w:t>
      </w:r>
    </w:p>
    <w:p w14:paraId="63C725A6" w14:textId="77777777" w:rsidR="005326F2" w:rsidRPr="005326F2" w:rsidRDefault="005326F2" w:rsidP="005326F2">
      <w:r w:rsidRPr="005326F2">
        <w:rPr>
          <w:b/>
          <w:bCs/>
        </w:rPr>
        <w:t>Zamawiający:</w:t>
      </w:r>
      <w:r w:rsidRPr="005326F2">
        <w:br/>
        <w:t>MEGALOG Sp. z o.o.</w:t>
      </w:r>
      <w:r w:rsidRPr="005326F2">
        <w:br/>
        <w:t>ul. Tysiąclecia 1</w:t>
      </w:r>
      <w:r w:rsidRPr="005326F2">
        <w:br/>
        <w:t>06-400 Ciechanów</w:t>
      </w:r>
    </w:p>
    <w:p w14:paraId="69FC3422" w14:textId="77777777" w:rsidR="005326F2" w:rsidRPr="005326F2" w:rsidRDefault="005326F2" w:rsidP="005326F2">
      <w:r w:rsidRPr="005326F2">
        <w:rPr>
          <w:b/>
          <w:bCs/>
        </w:rPr>
        <w:t>Miejsce realizacji:</w:t>
      </w:r>
      <w:r w:rsidRPr="005326F2">
        <w:br/>
        <w:t>ul. Tysiąclecia 1, 06-400 Ciechanów</w:t>
      </w:r>
    </w:p>
    <w:p w14:paraId="0B68EC99" w14:textId="77777777" w:rsidR="005326F2" w:rsidRPr="005326F2" w:rsidRDefault="005326F2" w:rsidP="005326F2">
      <w:r>
        <w:rPr>
          <w:b/>
          <w:bCs/>
        </w:rPr>
        <w:t xml:space="preserve">Przedmiot inwestycji:</w:t>
      </w:r>
      <w:r>
        <w:br/>
        <w:t xml:space="preserve">Ogólnodostępna stacja ładowania pojazdów ciężarowych, obejmująca 6 </w:t>
      </w:r>
      <w:del w:id="5005" w:author="Ewa Retajczyk" w:date="2026-10-08T10:00:25Z">
        <w:r>
          <w:delText xml:space="preserve">punktów</w:delText>
        </w:r>
      </w:del>
      <w:ins w:id="5006" w:author="Ewa Retajczyk" w:date="2026-10-08T10:00:27Z">
        <w:r>
          <w:t xml:space="preserve">stacji</w:t>
        </w:r>
      </w:ins>
      <w:r>
        <w:t xml:space="preserve"> ładowania DC </w:t>
      </w:r>
      <w:ins w:id="5007" w:author="Ewa Retajczyk" w:date="2026-10-08T10:00:28Z">
        <w:r>
          <w:t xml:space="preserve">(terminali), z których każda posiada jeden punkt ładowania </w:t>
        </w:r>
      </w:ins>
      <w:r>
        <w:t xml:space="preserve">o mocy </w:t>
      </w:r>
      <w:ins w:id="5008" w:author="Ewa Retajczyk" w:date="2026-10-08T10:00:35Z">
        <w:r>
          <w:t xml:space="preserve">znamionowej co najmniej 350 kW (preferowane </w:t>
        </w:r>
      </w:ins>
      <w:r>
        <w:t xml:space="preserve">360 kW</w:t>
      </w:r>
      <w:del w:id="5009" w:author="Ewa Retajczyk" w:date="2026-10-08T10:01:28Z">
        <w:r>
          <w:delText xml:space="preserve"> każdy</w:delText>
        </w:r>
      </w:del>
      <w:ins w:id="5010" w:author="Ewa Retajczyk" w:date="2026-10-08T10:01:40Z">
        <w:r>
          <w:t xml:space="preserve">)</w:t>
        </w:r>
      </w:ins>
      <w:r>
        <w:t xml:space="preserve">.</w:t>
      </w:r>
    </w:p>
    <w:p w14:paraId="534960CE" w14:textId="77777777" w:rsidR="005326F2" w:rsidRPr="005326F2" w:rsidRDefault="005326F2" w:rsidP="005326F2">
      <w:r w:rsidRPr="005326F2">
        <w:rPr>
          <w:b/>
          <w:bCs/>
        </w:rPr>
        <w:t>Kontakt:</w:t>
      </w:r>
      <w:r w:rsidRPr="005326F2">
        <w:t xml:space="preserve"> </w:t>
      </w:r>
      <w:r w:rsidRPr="00574008">
        <w:rPr>
          <w:highlight w:val="yellow"/>
        </w:rPr>
        <w:t>zamowienia@megalog.pl</w:t>
      </w:r>
    </w:p>
    <w:p w14:paraId="411393A8" w14:textId="77777777" w:rsidR="005326F2" w:rsidRPr="005326F2" w:rsidRDefault="005326F2" w:rsidP="005326F2">
      <w:r>
        <w:rPr>
          <w:b/>
          <w:bCs/>
        </w:rPr>
        <w:t xml:space="preserve">Termin składania ofert:</w:t>
      </w:r>
      <w:r>
        <w:t xml:space="preserve"> </w:t>
      </w:r>
      <w:ins w:id="5011" w:author="Ewa Retajczyk" w:date="2026-10-08T10:01:48Z">
        <w:r>
          <w:t xml:space="preserve">14 dni kalendarzowych od dnia upublicznienia zapytania ofertowego, tj. do dnia </w:t>
        </w:r>
      </w:ins>
      <w:r>
        <w:rPr>
          <w:highlight w:val="yellow"/>
        </w:rPr>
        <w:t xml:space="preserve">[DO UZUPEŁNIENIA</w:t>
      </w:r>
      <w:ins w:id="5012" w:author="Ewa Retajczyk" w:date="2026-10-08T10:02:03Z">
        <w:r>
          <w:rPr>
            <w:highlight w:val="yellow"/>
          </w:rPr>
          <w:t xml:space="preserve"> – data upublicznienia + 14 dni</w:t>
        </w:r>
      </w:ins>
      <w:r>
        <w:rPr>
          <w:highlight w:val="yellow"/>
        </w:rPr>
        <w:t xml:space="preserve">]</w:t>
      </w:r>
      <w:ins w:id="5013" w:author="Ewa Retajczyk" w:date="2026-10-08T10:02:08Z">
        <w:r>
          <w:rPr/>
          <w:t xml:space="preserve"> r., do godz. 12:00 (pkt 21)</w:t>
        </w:r>
      </w:ins>
    </w:p>
    <w:p w14:paraId="27145F30" w14:textId="77777777" w:rsidR="005326F2" w:rsidRPr="005326F2" w:rsidRDefault="005326F2" w:rsidP="005326F2">
      <w:r>
        <w:rPr>
          <w:b/>
          <w:bCs/>
        </w:rPr>
        <w:t xml:space="preserve">Podstawa realizacji inwestycji:</w:t>
      </w:r>
      <w:r>
        <w:br/>
        <w:t xml:space="preserve">Wniosek o dofinansowanie NFOŚiGW nr 1099/2025 oraz Umowa dotacji dla Zamawiającego nr 393/2026/Wn07/OA-IN-FM/D.</w:t>
      </w:r>
      <w:ins w:id="5014" w:author="Ewa Retajczyk" w:date="2026-10-08T10:02:08Z">
        <w:r>
          <w:t xml:space="preserve"> Zamówienie jest udzielane z zachowaniem zasady konkurencyjności (§ 6 ust. 4 Umowy dotacji), na zasadach opisanych w pkt 21–24 niniejszego zapytania ofertowego.</w:t>
        </w:r>
      </w:ins>
    </w:p>
    <w:p w14:paraId="53946F08" w14:textId="77777777" w:rsidR="005326F2" w:rsidRPr="005326F2" w:rsidRDefault="005326F2" w:rsidP="005326F2">
      <w:r w:rsidRPr="005326F2">
        <w:t>Niniejsze zamówienie stanowi Zamówienie nr 1 w ramach realizacji całej inwestycji. Inwestycja jest realizowana w sposób skoordynowany z:</w:t>
      </w:r>
    </w:p>
    <w:p w14:paraId="00746166" w14:textId="77777777" w:rsidR="005326F2" w:rsidRPr="005326F2" w:rsidRDefault="005326F2" w:rsidP="005326F2">
      <w:pPr>
        <w:numPr>
          <w:ilvl w:val="0"/>
          <w:numId w:val="1"/>
        </w:numPr>
      </w:pPr>
      <w:r>
        <w:t xml:space="preserve">Zamówieniem nr 2 –</w:t>
      </w:r>
      <w:ins w:id="5015" w:author="Ewa Retajczyk" w:date="2026-10-08T10:02:12Z">
        <w:r>
          <w:t xml:space="preserve"> roboty budowlane obejmujące</w:t>
        </w:r>
      </w:ins>
      <w:r>
        <w:t xml:space="preserve"> projekt całej instalacji oraz wykonanie infrastruktury niskiego napięcia, DC, tras teletechnicznych i robót terenowych, wraz z niezależnym nadzorem inwestorskim w zakresie określonym w tym zamówieniu;</w:t>
      </w:r>
    </w:p>
    <w:p w14:paraId="0BC93138" w14:textId="77777777" w:rsidR="005326F2" w:rsidRPr="005326F2" w:rsidRDefault="005326F2" w:rsidP="005326F2">
      <w:pPr>
        <w:numPr>
          <w:ilvl w:val="0"/>
          <w:numId w:val="1"/>
        </w:numPr>
      </w:pPr>
      <w:r>
        <w:t xml:space="preserve">Zamówieniem nr 3 – </w:t>
      </w:r>
      <w:del w:id="5016" w:author="Ewa Retajczyk" w:date="2026-10-08T10:02:17Z">
        <w:r>
          <w:delText xml:space="preserve">wykonanie przyłączenia średniego napięcia oraz</w:delText>
        </w:r>
      </w:del>
      <w:ins w:id="5017" w:author="Ewa Retajczyk" w:date="2026-10-08T10:02:39Z">
        <w:r>
          <w:t xml:space="preserve">dostawa</w:t>
        </w:r>
      </w:ins>
      <w:r>
        <w:t xml:space="preserve"> kompletnej stacji transformatorowej </w:t>
      </w:r>
      <w:ins w:id="5018" w:author="Ewa Retajczyk" w:date="2026-10-08T10:02:39Z">
        <w:r>
          <w:t xml:space="preserve">(kontenerowej) </w:t>
        </w:r>
      </w:ins>
      <w:r>
        <w:t xml:space="preserve">SN/</w:t>
      </w:r>
      <w:r>
        <w:t xml:space="preserve">nN</w:t>
      </w:r>
      <w:ins w:id="5019" w:author="Ewa Retajczyk" w:date="2026-10-08T10:02:43Z">
        <w:r>
          <w:t xml:space="preserve"> wraz z wykonaniem przyłączenia średniego napięcia</w:t>
        </w:r>
      </w:ins>
      <w:r>
        <w:t xml:space="preserve">.</w:t>
      </w:r>
    </w:p>
    <w:p>
      <w:pPr>
        <w:rPr>
          <w:ins w:id="5020" w:author="Ewa Retajczyk" w:date="2026-10-08T10:02:55Z"/>
        </w:rPr>
      </w:pPr>
      <w:ins w:id="5021" w:author="Ewa Retajczyk" w:date="2026-10-08T10:03:00Z">
        <w:r>
          <w:t xml:space="preserve">Podział inwestycji na trzy odrębne zamówienia wynika z odmiennego charakteru ich przedmiotu: Zamówienie nr 1 – dostawa stacji ładowania, Zamówienie nr 3 – dostawa stacji transformatorowej (kontenerowej) wraz z przyłączeniem SN, Zamówienie nr 2 – roboty budowlane. Pozwala to na udział w każdym postępowaniu wykonawców wyspecjalizowanych w danej kategorii zamówień i nie służy ograniczeniu konkurencji. Niniejsze postępowanie obejmuje wyłącznie Zamówienie nr 1, będące częścią zamówień realizowanych w ramach całej inwestycji; zakres pozostałych zamówień opisano powyżej.</w:t>
        </w:r>
      </w:ins>
    </w:p>
    <w:p w14:paraId="4071D66F" w14:textId="77777777" w:rsidR="005326F2" w:rsidRPr="005326F2" w:rsidRDefault="005326F2" w:rsidP="005326F2">
      <w:r w:rsidRPr="005326F2">
        <w:t>Zakresy poszczególnych zamówień są wzajemnie zależne. Wykonawca Zamówienia nr 1 zobowiązany jest do współpracy z wykonawcami Zamówienia nr 2 i Zamówienia nr 3 oraz do przekazania danych technicznych niezbędnych do zaprojektowania, wykonania, uruchomienia i odbioru całej inwestycji.</w:t>
      </w:r>
    </w:p>
    <w:p w14:paraId="6A3C424A" w14:textId="77777777" w:rsidR="005326F2" w:rsidRPr="005326F2" w:rsidRDefault="005326F2" w:rsidP="005326F2">
      <w:r w:rsidRPr="005326F2">
        <w:t xml:space="preserve">Przedmiotem niniejszego zamówienia jest dostawa technologii ładowania oraz jej montaż technologiczny, konfiguracja, integracja i uruchomienie, wraz z dostawą, konfiguracją, </w:t>
      </w:r>
      <w:r w:rsidRPr="005326F2">
        <w:lastRenderedPageBreak/>
        <w:t xml:space="preserve">integracją i uruchomieniem </w:t>
      </w:r>
      <w:r w:rsidRPr="005326F2">
        <w:rPr>
          <w:b/>
          <w:bCs/>
        </w:rPr>
        <w:t>Systemu monitorowania i zarządzania danymi dla obwodów zasilających punkty ładowania</w:t>
      </w:r>
      <w:r w:rsidRPr="005326F2">
        <w:t>.</w:t>
      </w:r>
    </w:p>
    <w:p w14:paraId="24C810DD" w14:textId="77777777" w:rsidR="005326F2" w:rsidRPr="005326F2" w:rsidRDefault="005326F2" w:rsidP="005326F2">
      <w:r>
        <w:t xml:space="preserve">Infrastruktura SN, stacja transformatorowa, zewnętrzne instalacje </w:t>
      </w:r>
      <w:r>
        <w:t xml:space="preserve">nN</w:t>
      </w:r>
      <w:r>
        <w:t xml:space="preserve"> i DC, trasy kablowe, roboty ziemne, fundamenty, stanowiska postojowe</w:t>
      </w:r>
      <w:del w:id="5022" w:author="Ewa Retajczyk" w:date="2026-10-08T10:03:11Z">
        <w:r>
          <w:delText xml:space="preserve">, zadaszenia</w:delText>
        </w:r>
      </w:del>
      <w:r>
        <w:t xml:space="preserve">, oświetlenie oraz infrastruktura teletechniczna wykonywane są w ramach Zamówienia nr 2 i Zamówienia nr 3, zgodnie z ich zakresami.</w:t>
      </w:r>
    </w:p>
    <w:p w14:paraId="2A3BAB0E" w14:textId="77777777" w:rsidR="005326F2" w:rsidRPr="005326F2" w:rsidRDefault="005326F2" w:rsidP="005326F2">
      <w:r w:rsidRPr="005326F2">
        <w:t>Celem wszystkich trzech zamówień jest wspólne wykonanie kompletnej, ogólnodostępnej stacji ładowania, gotowej do eksploatacji i przeprowadzenia wymaganych odbiorów, w tym odbiorów UDT.</w:t>
      </w:r>
    </w:p>
    <w:p w14:paraId="4E1DF77A" w14:textId="77777777" w:rsidR="005326F2" w:rsidRPr="005326F2" w:rsidRDefault="005326F2" w:rsidP="005326F2">
      <w:r>
        <w:t xml:space="preserve">Termin zakończenia całej inwestycji, obejmujący wykonanie wszystkich zakresów Zamówień nr 1, 2 i 3, przeprowadzenie wymaganych testów, usunięcie ewentualnych usterek oraz zakończenie odbiorów UDT całej ogólnodostępnej stacji ładowania, nie może przekroczyć 31.12.2026 r.</w:t>
      </w:r>
      <w:del w:id="5023" w:author="Ewa Retajczyk" w:date="2026-10-08T10:03:17Z">
        <w:r>
          <w:delText xml:space="preserve">,</w:delText>
        </w:r>
      </w:del>
      <w:ins w:id="5024" w:author="Ewa Retajczyk" w:date="2026-10-08T10:03:25Z">
        <w:r>
          <w:t xml:space="preserve"> (termin wynikający z obowiązującej Umowy dotacji). Zamawiający występuje do NFOŚiGW</w:t>
        </w:r>
      </w:ins>
      <w:r>
        <w:t xml:space="preserve"> o </w:t>
      </w:r>
      <w:del w:id="5025" w:author="Ewa Retajczyk" w:date="2026-10-08T10:03:40Z">
        <w:r>
          <w:delText xml:space="preserve">ile</w:delText>
        </w:r>
      </w:del>
      <w:ins w:id="5026" w:author="Ewa Retajczyk" w:date="2026-10-08T10:04:25Z">
        <w:r>
          <w:t xml:space="preserve">wydłużenie</w:t>
        </w:r>
      </w:ins>
      <w:r>
        <w:t xml:space="preserve"> </w:t>
      </w:r>
      <w:del w:id="5027" w:author="Ewa Retajczyk" w:date="2026-10-08T10:04:37Z">
        <w:r>
          <w:delText xml:space="preserve">dokumenty</w:delText>
        </w:r>
      </w:del>
      <w:ins w:id="5028" w:author="Ewa Retajczyk" w:date="2026-10-08T10:04:40Z">
        <w:r>
          <w:t xml:space="preserve">terminu</w:t>
        </w:r>
      </w:ins>
      <w:r>
        <w:t xml:space="preserve"> </w:t>
      </w:r>
      <w:del w:id="5029" w:author="Ewa Retajczyk" w:date="2026-10-08T10:04:55Z">
        <w:r>
          <w:delText xml:space="preserve">finansowania</w:delText>
        </w:r>
      </w:del>
      <w:ins w:id="5030" w:author="Ewa Retajczyk" w:date="2026-10-08T10:05:10Z">
        <w:r>
          <w:t xml:space="preserve">realizacji</w:t>
        </w:r>
      </w:ins>
      <w:r>
        <w:t xml:space="preserve"> </w:t>
      </w:r>
      <w:del w:id="5031" w:author="Ewa Retajczyk" w:date="2026-10-08T10:05:29Z">
        <w:r>
          <w:delText xml:space="preserve">nie</w:delText>
        </w:r>
      </w:del>
      <w:ins w:id="5032" w:author="Ewa Retajczyk" w:date="2026-10-08T10:05:41Z">
        <w:r>
          <w:t xml:space="preserve">inwestycji;</w:t>
        </w:r>
      </w:ins>
      <w:r>
        <w:t xml:space="preserve"> </w:t>
      </w:r>
      <w:del w:id="5033" w:author="Ewa Retajczyk" w:date="2026-10-08T10:05:56Z">
        <w:r>
          <w:delText xml:space="preserve">zostaną</w:delText>
        </w:r>
      </w:del>
      <w:ins w:id="5034" w:author="Ewa Retajczyk" w:date="2026-10-08T10:06:12Z">
        <w:r>
          <w:t xml:space="preserve">do</w:t>
        </w:r>
      </w:ins>
      <w:r>
        <w:t xml:space="preserve"> </w:t>
      </w:r>
      <w:del w:id="5035" w:author="Ewa Retajczyk" w:date="2026-10-08T10:06:22Z">
        <w:r>
          <w:delText xml:space="preserve">zmienione</w:delText>
        </w:r>
      </w:del>
      <w:ins w:id="5036" w:author="Ewa Retajczyk" w:date="2026-10-08T10:06:25Z">
        <w:r>
          <w:t xml:space="preserve">czasu zawarcia aneksu do Umowy dotacji obowiązuje termin 31</w:t>
        </w:r>
      </w:ins>
      <w:r>
        <w:t xml:space="preserve">.</w:t>
      </w:r>
      <w:ins w:id="5037" w:author="Ewa Retajczyk" w:date="2026-10-08T10:06:47Z">
        <w:r>
          <w:t xml:space="preserve">12.2026 r.</w:t>
        </w:r>
      </w:ins>
    </w:p>
    <w:p>
      <w:pPr>
        <w:rPr>
          <w:ins w:id="5038" w:author="Ewa Retajczyk" w:date="2026-10-08T10:06:50Z"/>
        </w:rPr>
      </w:pPr>
      <w:ins w:id="5039" w:author="Ewa Retajczyk" w:date="2026-10-08T10:06:57Z">
        <w:r>
          <w:t xml:space="preserve">Termin wykonania Zamówienia nr 1 wynosi: do 15.12.2026 r., z możliwością wydłużenia po uzyskaniu przez Zamawiającego zgody NFOŚiGW potwierdzonej aneksem do Umowy dotacji (szczegóły – pkt 11).</w:t>
        </w:r>
      </w:ins>
    </w:p>
    <w:p w14:paraId="6EABD06B" w14:textId="77777777" w:rsidR="005326F2" w:rsidRPr="005326F2" w:rsidRDefault="00000000" w:rsidP="005326F2">
      <w:r>
        <w:pict w14:anchorId="6B86C192">
          <v:rect id="_x0000_i1026" style="width:0;height:1.5pt" o:hralign="center" o:hrstd="t" o:hr="t" fillcolor="#a0a0a0" stroked="f"/>
        </w:pict>
      </w:r>
    </w:p>
    <w:p w14:paraId="5067958D" w14:textId="77777777" w:rsidR="005326F2" w:rsidRPr="005326F2" w:rsidRDefault="005326F2" w:rsidP="005326F2">
      <w:pPr>
        <w:rPr>
          <w:b/>
          <w:bCs/>
        </w:rPr>
      </w:pPr>
      <w:r w:rsidRPr="005326F2">
        <w:rPr>
          <w:b/>
          <w:bCs/>
        </w:rPr>
        <w:t>2. PRZEDMIOT ZAMÓWIENIA</w:t>
      </w:r>
    </w:p>
    <w:p w14:paraId="30E125A7" w14:textId="6F496B06" w:rsidR="005326F2" w:rsidRPr="005326F2" w:rsidRDefault="005326F2" w:rsidP="005326F2">
      <w:r>
        <w:t xml:space="preserve">Przedmiotem zamówienia jest dostawa, montaż technologiczny, konfiguracja, integracja i uruchomienie kompletnej technologii 6 </w:t>
      </w:r>
      <w:del w:id="5040" w:author="Ewa Retajczyk" w:date="2026-10-08T10:07:01Z">
        <w:r>
          <w:delText xml:space="preserve">punktów</w:delText>
        </w:r>
      </w:del>
      <w:ins w:id="5041" w:author="Ewa Retajczyk" w:date="2026-10-08T10:07:09Z">
        <w:r>
          <w:t xml:space="preserve">stacji</w:t>
        </w:r>
      </w:ins>
      <w:r>
        <w:t xml:space="preserve"> ładowania DC </w:t>
      </w:r>
      <w:ins w:id="5042" w:author="Ewa Retajczyk" w:date="2026-10-08T10:07:09Z">
        <w:r>
          <w:t xml:space="preserve">(terminali), z których każda posiada jeden punkt ładowania </w:t>
        </w:r>
      </w:ins>
      <w:r>
        <w:t xml:space="preserve">o mocy </w:t>
      </w:r>
      <w:ins w:id="5043" w:author="Ewa Retajczyk" w:date="2026-10-08T10:07:20Z">
        <w:r>
          <w:t xml:space="preserve">znamionowej co najmniej 350 kW (preferowane </w:t>
        </w:r>
      </w:ins>
      <w:r>
        <w:t xml:space="preserve">360 kW</w:t>
      </w:r>
      <w:del w:id="5044" w:author="Ewa Retajczyk" w:date="2026-10-08T10:07:24Z">
        <w:r>
          <w:delText xml:space="preserve"> każdy</w:delText>
        </w:r>
      </w:del>
      <w:ins w:id="5045" w:author="Ewa Retajczyk" w:date="2026-10-08T10:07:35Z">
        <w:r>
          <w:t xml:space="preserve">)</w:t>
        </w:r>
      </w:ins>
      <w:r>
        <w:t xml:space="preserve">, przeznaczonych do obsługi pojazdów ciężarowych, wraz z </w:t>
      </w:r>
      <w:r>
        <w:t xml:space="preserve">Systemem monitorowania i zarządzania danymi dla obwodów zasilających punkty ładowania.</w:t>
      </w:r>
    </w:p>
    <w:p w14:paraId="486E52EE" w14:textId="77777777" w:rsidR="005326F2" w:rsidRPr="005326F2" w:rsidRDefault="005326F2" w:rsidP="005326F2">
      <w:r w:rsidRPr="005326F2">
        <w:t>Preferowana architektura obejmuje:</w:t>
      </w:r>
    </w:p>
    <w:p w14:paraId="4B705771" w14:textId="77777777" w:rsidR="005326F2" w:rsidRPr="005326F2" w:rsidRDefault="005326F2" w:rsidP="005326F2">
      <w:pPr>
        <w:numPr>
          <w:ilvl w:val="0"/>
          <w:numId w:val="2"/>
        </w:numPr>
      </w:pPr>
      <w:r>
        <w:t xml:space="preserve">6 terminali ładowania DC </w:t>
      </w:r>
      <w:ins w:id="5046" w:author="Ewa Retajczyk" w:date="2026-10-08T10:07:47Z">
        <w:r>
          <w:t xml:space="preserve">(6 stacji ładowania) </w:t>
        </w:r>
      </w:ins>
      <w:r>
        <w:t xml:space="preserve">o mocy </w:t>
      </w:r>
      <w:ins w:id="5047" w:author="Ewa Retajczyk" w:date="2026-10-08T10:07:51Z">
        <w:r>
          <w:t xml:space="preserve">znamionowej co najmniej 350 kW (preferowane </w:t>
        </w:r>
      </w:ins>
      <w:r>
        <w:t xml:space="preserve">360 kW</w:t>
      </w:r>
      <w:ins w:id="5048" w:author="Ewa Retajczyk" w:date="2026-10-08T10:07:56Z">
        <w:r>
          <w:t xml:space="preserve">)</w:t>
        </w:r>
      </w:ins>
      <w:r>
        <w:t xml:space="preserve"> każdy, przypisanych do 6 odrębnych miejsc postojowych;</w:t>
      </w:r>
    </w:p>
    <w:p w14:paraId="2FD761DE" w14:textId="77777777" w:rsidR="005326F2" w:rsidRPr="005326F2" w:rsidRDefault="005326F2" w:rsidP="005326F2">
      <w:pPr>
        <w:numPr>
          <w:ilvl w:val="0"/>
          <w:numId w:val="2"/>
        </w:numPr>
      </w:pPr>
      <w:r>
        <w:t xml:space="preserve">wyposażenie każdego terminala w </w:t>
      </w:r>
      <w:del w:id="5049" w:author="Ewa Retajczyk" w:date="2026-10-08T10:08:14Z">
        <w:r>
          <w:delText xml:space="preserve">dwa przewody</w:delText>
        </w:r>
      </w:del>
      <w:ins w:id="5050" w:author="Ewa Retajczyk" w:date="2026-10-08T10:08:20Z">
        <w:r>
          <w:t xml:space="preserve">przewód</w:t>
        </w:r>
      </w:ins>
      <w:r>
        <w:t xml:space="preserve"> ładowania </w:t>
      </w:r>
      <w:del w:id="5051" w:author="Ewa Retajczyk" w:date="2026-10-08T10:08:32Z">
        <w:r>
          <w:delText xml:space="preserve">zakończone</w:delText>
        </w:r>
      </w:del>
      <w:ins w:id="5052" w:author="Ewa Retajczyk" w:date="2026-10-08T10:08:32Z">
        <w:r>
          <w:t xml:space="preserve">zakończony</w:t>
        </w:r>
      </w:ins>
      <w:r>
        <w:t xml:space="preserve"> </w:t>
      </w:r>
      <w:del w:id="5053" w:author="Ewa Retajczyk" w:date="2026-10-08T10:08:33Z">
        <w:r>
          <w:delText xml:space="preserve">złączami</w:delText>
        </w:r>
      </w:del>
      <w:ins w:id="5054" w:author="Ewa Retajczyk" w:date="2026-10-08T10:08:37Z">
        <w:r>
          <w:t xml:space="preserve">złączem CCS2 / Combo 2 oraz – jako rozwiązanie preferowane – w drugi, rezerwowy przewód ze złączem</w:t>
        </w:r>
      </w:ins>
      <w:r>
        <w:t xml:space="preserve"> CCS2 / Combo 2, </w:t>
      </w:r>
      <w:del w:id="5055" w:author="Ewa Retajczyk" w:date="2026-10-08T10:08:47Z">
        <w:r>
          <w:delText xml:space="preserve">zapewniające</w:delText>
        </w:r>
      </w:del>
      <w:ins w:id="5056" w:author="Ewa Retajczyk" w:date="2026-10-08T10:09:08Z">
        <w:r>
          <w:t xml:space="preserve">zapewniający</w:t>
        </w:r>
      </w:ins>
      <w:r>
        <w:t xml:space="preserve"> funkcjonalną redundancję</w:t>
      </w:r>
      <w:del w:id="5057" w:author="Ewa Retajczyk" w:date="2026-10-08T10:09:30Z">
        <w:r>
          <w:delText xml:space="preserve"> przewodów i złączy</w:delText>
        </w:r>
      </w:del>
      <w:r>
        <w:t xml:space="preserve"> dla danego punktu ładowania</w:t>
      </w:r>
      <w:ins w:id="5058" w:author="Ewa Retajczyk" w:date="2026-10-08T10:09:52Z">
        <w:r>
          <w:t xml:space="preserve"> (w danej chwili aktywny jest wyłącznie jeden przewód)</w:t>
        </w:r>
      </w:ins>
      <w:r>
        <w:t xml:space="preserve">;</w:t>
      </w:r>
    </w:p>
    <w:p w14:paraId="74D256FD" w14:textId="77777777" w:rsidR="005326F2" w:rsidRPr="005326F2" w:rsidRDefault="005326F2" w:rsidP="005326F2">
      <w:pPr>
        <w:numPr>
          <w:ilvl w:val="0"/>
          <w:numId w:val="2"/>
        </w:numPr>
      </w:pPr>
      <w:r w:rsidRPr="005326F2">
        <w:t>3 jednostki przekształtnikowe o mocy 720 kW każda;</w:t>
      </w:r>
    </w:p>
    <w:p w14:paraId="446023D7" w14:textId="77777777" w:rsidR="005326F2" w:rsidRPr="005326F2" w:rsidRDefault="005326F2" w:rsidP="005326F2">
      <w:pPr>
        <w:numPr>
          <w:ilvl w:val="0"/>
          <w:numId w:val="2"/>
        </w:numPr>
      </w:pPr>
      <w:r w:rsidRPr="005326F2">
        <w:t>każdą jednostkę przekształtnikową współpracującą z dwoma terminalami;</w:t>
      </w:r>
    </w:p>
    <w:p w14:paraId="374BD9BB" w14:textId="77777777" w:rsidR="005326F2" w:rsidRPr="005326F2" w:rsidRDefault="005326F2" w:rsidP="005326F2">
      <w:pPr>
        <w:numPr>
          <w:ilvl w:val="0"/>
          <w:numId w:val="2"/>
        </w:numPr>
      </w:pPr>
      <w:r w:rsidRPr="005326F2">
        <w:t>możliwość lokalizacji jednostek przekształtnikowych niezależnie od terminali ładowania;</w:t>
      </w:r>
    </w:p>
    <w:p w14:paraId="73ECA09D" w14:textId="77777777" w:rsidR="005326F2" w:rsidRPr="005326F2" w:rsidRDefault="005326F2" w:rsidP="005326F2">
      <w:pPr>
        <w:numPr>
          <w:ilvl w:val="0"/>
          <w:numId w:val="2"/>
        </w:numPr>
      </w:pPr>
      <w:r w:rsidRPr="005326F2">
        <w:t>rozwiązanie ograniczające wpływ awarii pojedynczego elementu na dostępność pozostałych punktów;</w:t>
      </w:r>
    </w:p>
    <w:p w14:paraId="57DAA464" w14:textId="77777777" w:rsidR="005326F2" w:rsidRPr="005326F2" w:rsidRDefault="005326F2" w:rsidP="005326F2">
      <w:pPr>
        <w:numPr>
          <w:ilvl w:val="0"/>
          <w:numId w:val="2"/>
        </w:numPr>
      </w:pPr>
      <w:r w:rsidRPr="005326F2">
        <w:t>możliwość późniejszej rozbudowy oraz łatwego i ekonomicznego serwisowania instalacji.</w:t>
      </w:r>
    </w:p>
    <w:p w14:paraId="79E165D1" w14:textId="77777777" w:rsidR="005326F2" w:rsidRPr="005326F2" w:rsidRDefault="005326F2" w:rsidP="005326F2">
      <w:r w:rsidRPr="005326F2">
        <w:t>W ramach zamówienia Wykonawca zapewni również:</w:t>
      </w:r>
    </w:p>
    <w:p w14:paraId="570C0CCB" w14:textId="77777777" w:rsidR="005326F2" w:rsidRPr="005326F2" w:rsidRDefault="005326F2" w:rsidP="005326F2">
      <w:pPr>
        <w:numPr>
          <w:ilvl w:val="0"/>
          <w:numId w:val="3"/>
        </w:numPr>
      </w:pPr>
      <w:r w:rsidRPr="005326F2">
        <w:lastRenderedPageBreak/>
        <w:t>system OCPP, billing oraz obsługę płatności;</w:t>
      </w:r>
    </w:p>
    <w:p w14:paraId="0453A9FB" w14:textId="77777777" w:rsidR="005326F2" w:rsidRPr="0061581A" w:rsidRDefault="005326F2" w:rsidP="005326F2">
      <w:pPr>
        <w:numPr>
          <w:ilvl w:val="0"/>
          <w:numId w:val="3"/>
        </w:numPr>
      </w:pPr>
      <w:r w:rsidRPr="0061581A">
        <w:t>System monitorowania i zarządzania danymi dla obwodów zasilających punkty ładowania;</w:t>
      </w:r>
    </w:p>
    <w:p w14:paraId="18ACBAAF" w14:textId="77777777" w:rsidR="005326F2" w:rsidRPr="005326F2" w:rsidRDefault="005326F2" w:rsidP="005326F2">
      <w:pPr>
        <w:numPr>
          <w:ilvl w:val="0"/>
          <w:numId w:val="3"/>
        </w:numPr>
      </w:pPr>
      <w:ins w:id="5059" w:author="Ewa Retajczyk" w:date="2026-10-08T10:09:58Z">
        <w:r>
          <w:t xml:space="preserve">zapewnienie otwartych interfejsów (np. OCPP, API) umożliwiających </w:t>
        </w:r>
      </w:ins>
      <w:r>
        <w:t xml:space="preserve">integrację systemu z nadrzędnym systemem zarządzania energią Zamawiającego</w:t>
      </w:r>
      <w:del w:id="5060" w:author="Ewa Retajczyk" w:date="2026-10-08T10:10:00Z">
        <w:r>
          <w:delText xml:space="preserve">,</w:delText>
        </w:r>
      </w:del>
      <w:r>
        <w:t xml:space="preserve"> </w:t>
      </w:r>
      <w:del w:id="5061" w:author="Ewa Retajczyk" w:date="2026-10-08T10:10:08Z">
        <w:r>
          <w:delText xml:space="preserve">w</w:delText>
        </w:r>
      </w:del>
      <w:ins w:id="5062" w:author="Ewa Retajczyk" w:date="2026-10-08T10:10:33Z">
        <w:r>
          <w:t xml:space="preserve">(wykonanie</w:t>
        </w:r>
      </w:ins>
      <w:r>
        <w:t xml:space="preserve"> </w:t>
      </w:r>
      <w:del w:id="5063" w:author="Ewa Retajczyk" w:date="2026-10-08T10:10:35Z">
        <w:r>
          <w:delText xml:space="preserve">zakresie</w:delText>
        </w:r>
      </w:del>
      <w:ins w:id="5064" w:author="Ewa Retajczyk" w:date="2026-10-08T10:10:42Z">
        <w:r>
          <w:t xml:space="preserve">integracji</w:t>
        </w:r>
      </w:ins>
      <w:r>
        <w:t xml:space="preserve"> </w:t>
      </w:r>
      <w:del w:id="5065" w:author="Ewa Retajczyk" w:date="2026-10-08T10:11:58Z">
        <w:r>
          <w:delText xml:space="preserve">przewidzianym</w:delText>
        </w:r>
      </w:del>
      <w:ins w:id="5066" w:author="Ewa Retajczyk" w:date="2026-10-08T10:12:00Z">
        <w:r>
          <w:t xml:space="preserve">nie</w:t>
        </w:r>
      </w:ins>
      <w:r>
        <w:t xml:space="preserve"> </w:t>
      </w:r>
      <w:del w:id="5067" w:author="Ewa Retajczyk" w:date="2026-10-08T10:12:03Z">
        <w:r>
          <w:delText xml:space="preserve">dla</w:delText>
        </w:r>
      </w:del>
      <w:ins w:id="5068" w:author="Ewa Retajczyk" w:date="2026-10-08T10:12:13Z">
        <w:r>
          <w:t xml:space="preserve">jest</w:t>
        </w:r>
      </w:ins>
      <w:r>
        <w:t xml:space="preserve"> </w:t>
      </w:r>
      <w:del w:id="5069" w:author="Ewa Retajczyk" w:date="2026-10-08T10:12:21Z">
        <w:r>
          <w:delText xml:space="preserve">systemu</w:delText>
        </w:r>
      </w:del>
      <w:ins w:id="5070" w:author="Ewa Retajczyk" w:date="2026-10-08T10:12:22Z">
        <w:r>
          <w:t xml:space="preserve">przedmiotem zamówienia)</w:t>
        </w:r>
      </w:ins>
      <w:r>
        <w:t xml:space="preserve">;</w:t>
      </w:r>
    </w:p>
    <w:p w14:paraId="35827D67" w14:textId="77777777" w:rsidR="005326F2" w:rsidRPr="005326F2" w:rsidRDefault="005326F2" w:rsidP="005326F2">
      <w:pPr>
        <w:numPr>
          <w:ilvl w:val="0"/>
          <w:numId w:val="3"/>
        </w:numPr>
      </w:pPr>
      <w:r w:rsidRPr="005326F2">
        <w:t>niezbędną dokumentację techniczną, eksploatacyjną i odbiorową;</w:t>
      </w:r>
    </w:p>
    <w:p w14:paraId="6A11AA3D" w14:textId="77777777" w:rsidR="005326F2" w:rsidRPr="005326F2" w:rsidRDefault="005326F2" w:rsidP="005326F2">
      <w:pPr>
        <w:numPr>
          <w:ilvl w:val="0"/>
          <w:numId w:val="3"/>
        </w:numPr>
      </w:pPr>
      <w:r w:rsidRPr="005326F2">
        <w:t>szkolenie personelu Zamawiającego;</w:t>
      </w:r>
    </w:p>
    <w:p w14:paraId="42BCCD7D" w14:textId="77777777" w:rsidR="005326F2" w:rsidRPr="005326F2" w:rsidRDefault="005326F2" w:rsidP="005326F2">
      <w:pPr>
        <w:numPr>
          <w:ilvl w:val="0"/>
          <w:numId w:val="3"/>
        </w:numPr>
      </w:pPr>
      <w:r w:rsidRPr="005326F2">
        <w:t>serwis i gwarancję;</w:t>
      </w:r>
    </w:p>
    <w:p w14:paraId="6023FA64" w14:textId="77777777" w:rsidR="005326F2" w:rsidRPr="005326F2" w:rsidRDefault="005326F2" w:rsidP="005326F2">
      <w:pPr>
        <w:numPr>
          <w:ilvl w:val="0"/>
          <w:numId w:val="3"/>
        </w:numPr>
      </w:pPr>
      <w:r w:rsidRPr="005326F2">
        <w:t>wsparcie techniczne podczas odbiorów oraz badań UDT.</w:t>
      </w:r>
    </w:p>
    <w:p w14:paraId="5F49C131" w14:textId="77777777" w:rsidR="005326F2" w:rsidRPr="005326F2" w:rsidRDefault="005326F2" w:rsidP="005326F2">
      <w:pPr>
        <w:rPr>
          <w:b/>
          <w:bCs/>
        </w:rPr>
      </w:pPr>
      <w:r w:rsidRPr="005326F2">
        <w:rPr>
          <w:b/>
          <w:bCs/>
        </w:rPr>
        <w:t>2.1. Zależność od Zamówienia nr 2 i Zamówienia nr 3</w:t>
      </w:r>
    </w:p>
    <w:p w14:paraId="2B85601A" w14:textId="77777777" w:rsidR="005326F2" w:rsidRPr="005326F2" w:rsidRDefault="005326F2" w:rsidP="005326F2">
      <w:r w:rsidRPr="005326F2">
        <w:t>Wykonawca Zamówienia nr 1 zobowiązany jest do przekazania Wykonawcy Zamówienia nr 2 oraz Wykonawcy Zamówienia nr 3 wszystkich danych niezbędnych do prawidłowego zaprojektowania i wykonania infrastruktury, w szczególności:</w:t>
      </w:r>
    </w:p>
    <w:p w14:paraId="36C47D1E" w14:textId="77777777" w:rsidR="005326F2" w:rsidRPr="005326F2" w:rsidRDefault="005326F2" w:rsidP="005326F2">
      <w:pPr>
        <w:numPr>
          <w:ilvl w:val="0"/>
          <w:numId w:val="4"/>
        </w:numPr>
      </w:pPr>
      <w:r w:rsidRPr="005326F2">
        <w:t>kart katalogowych i danych technicznych urządzeń;</w:t>
      </w:r>
    </w:p>
    <w:p w14:paraId="2B00C02A" w14:textId="77777777" w:rsidR="005326F2" w:rsidRPr="005326F2" w:rsidRDefault="005326F2" w:rsidP="005326F2">
      <w:pPr>
        <w:numPr>
          <w:ilvl w:val="0"/>
          <w:numId w:val="4"/>
        </w:numPr>
      </w:pPr>
      <w:r w:rsidRPr="005326F2">
        <w:t>gabarytów i mas urządzeń;</w:t>
      </w:r>
    </w:p>
    <w:p w14:paraId="56D8E40C" w14:textId="77777777" w:rsidR="005326F2" w:rsidRPr="005326F2" w:rsidRDefault="005326F2" w:rsidP="005326F2">
      <w:pPr>
        <w:numPr>
          <w:ilvl w:val="0"/>
          <w:numId w:val="4"/>
        </w:numPr>
      </w:pPr>
      <w:r w:rsidRPr="005326F2">
        <w:t>wymagań dotyczących posadowienia;</w:t>
      </w:r>
    </w:p>
    <w:p w14:paraId="59B18390" w14:textId="77777777" w:rsidR="005326F2" w:rsidRPr="005326F2" w:rsidRDefault="005326F2" w:rsidP="005326F2">
      <w:pPr>
        <w:numPr>
          <w:ilvl w:val="0"/>
          <w:numId w:val="4"/>
        </w:numPr>
      </w:pPr>
      <w:r w:rsidRPr="005326F2">
        <w:t>obciążeń;</w:t>
      </w:r>
    </w:p>
    <w:p w14:paraId="0A111809" w14:textId="77777777" w:rsidR="005326F2" w:rsidRPr="005326F2" w:rsidRDefault="005326F2" w:rsidP="005326F2">
      <w:pPr>
        <w:numPr>
          <w:ilvl w:val="0"/>
          <w:numId w:val="4"/>
        </w:numPr>
      </w:pPr>
      <w:r w:rsidRPr="005326F2">
        <w:t>wymagań dotyczących stref serwisowych;</w:t>
      </w:r>
    </w:p>
    <w:p w14:paraId="4CD3DA40" w14:textId="77777777" w:rsidR="005326F2" w:rsidRPr="005326F2" w:rsidRDefault="005326F2" w:rsidP="005326F2">
      <w:pPr>
        <w:numPr>
          <w:ilvl w:val="0"/>
          <w:numId w:val="4"/>
        </w:numPr>
      </w:pPr>
      <w:r w:rsidRPr="005326F2">
        <w:t>wymaganych odległości i przestrzeni technologicznych;</w:t>
      </w:r>
    </w:p>
    <w:p w14:paraId="76689FF0" w14:textId="77777777" w:rsidR="005326F2" w:rsidRPr="005326F2" w:rsidRDefault="005326F2" w:rsidP="005326F2">
      <w:pPr>
        <w:numPr>
          <w:ilvl w:val="0"/>
          <w:numId w:val="4"/>
        </w:numPr>
      </w:pPr>
      <w:r w:rsidRPr="005326F2">
        <w:t>schematów elektrycznych;</w:t>
      </w:r>
    </w:p>
    <w:p w14:paraId="26CCC076" w14:textId="77777777" w:rsidR="005326F2" w:rsidRPr="005326F2" w:rsidRDefault="005326F2" w:rsidP="005326F2">
      <w:pPr>
        <w:numPr>
          <w:ilvl w:val="0"/>
          <w:numId w:val="4"/>
        </w:numPr>
      </w:pPr>
      <w:r w:rsidRPr="005326F2">
        <w:t>parametrów zasilania;</w:t>
      </w:r>
    </w:p>
    <w:p w14:paraId="18003587" w14:textId="77777777" w:rsidR="005326F2" w:rsidRPr="005326F2" w:rsidRDefault="005326F2" w:rsidP="005326F2">
      <w:pPr>
        <w:numPr>
          <w:ilvl w:val="0"/>
          <w:numId w:val="4"/>
        </w:numPr>
      </w:pPr>
      <w:r w:rsidRPr="005326F2">
        <w:t>list zaciskowych;</w:t>
      </w:r>
    </w:p>
    <w:p w14:paraId="5B123A88" w14:textId="77777777" w:rsidR="005326F2" w:rsidRPr="005326F2" w:rsidRDefault="005326F2" w:rsidP="005326F2">
      <w:pPr>
        <w:numPr>
          <w:ilvl w:val="0"/>
          <w:numId w:val="4"/>
        </w:numPr>
      </w:pPr>
      <w:r w:rsidRPr="005326F2">
        <w:t>wymagań dotyczących kabli;</w:t>
      </w:r>
    </w:p>
    <w:p w14:paraId="655C5FFA" w14:textId="77777777" w:rsidR="005326F2" w:rsidRPr="005326F2" w:rsidRDefault="005326F2" w:rsidP="005326F2">
      <w:pPr>
        <w:numPr>
          <w:ilvl w:val="0"/>
          <w:numId w:val="4"/>
        </w:numPr>
      </w:pPr>
      <w:r w:rsidRPr="005326F2">
        <w:t>maksymalnych długości przewodów;</w:t>
      </w:r>
    </w:p>
    <w:p w14:paraId="23DADB3B" w14:textId="77777777" w:rsidR="005326F2" w:rsidRPr="005326F2" w:rsidRDefault="005326F2" w:rsidP="005326F2">
      <w:pPr>
        <w:numPr>
          <w:ilvl w:val="0"/>
          <w:numId w:val="4"/>
        </w:numPr>
      </w:pPr>
      <w:r w:rsidRPr="005326F2">
        <w:t>wymagań dotyczących zabezpieczeń;</w:t>
      </w:r>
    </w:p>
    <w:p w14:paraId="1E191F02" w14:textId="77777777" w:rsidR="005326F2" w:rsidRPr="005326F2" w:rsidRDefault="005326F2" w:rsidP="005326F2">
      <w:pPr>
        <w:numPr>
          <w:ilvl w:val="0"/>
          <w:numId w:val="4"/>
        </w:numPr>
      </w:pPr>
      <w:r w:rsidRPr="005326F2">
        <w:t>bilansu mocy;</w:t>
      </w:r>
    </w:p>
    <w:p w14:paraId="44C74886" w14:textId="77777777" w:rsidR="005326F2" w:rsidRPr="005326F2" w:rsidRDefault="005326F2" w:rsidP="005326F2">
      <w:pPr>
        <w:numPr>
          <w:ilvl w:val="0"/>
          <w:numId w:val="4"/>
        </w:numPr>
      </w:pPr>
      <w:r w:rsidRPr="005326F2">
        <w:t>wymagań komunikacyjnych;</w:t>
      </w:r>
    </w:p>
    <w:p w14:paraId="2C360A62" w14:textId="77777777" w:rsidR="005326F2" w:rsidRPr="005326F2" w:rsidRDefault="005326F2" w:rsidP="005326F2">
      <w:pPr>
        <w:numPr>
          <w:ilvl w:val="0"/>
          <w:numId w:val="4"/>
        </w:numPr>
      </w:pPr>
      <w:r w:rsidRPr="005326F2">
        <w:t>danych niezbędnych do wykonania fundamentów i tras kablowych;</w:t>
      </w:r>
    </w:p>
    <w:p w14:paraId="303912F1" w14:textId="77777777" w:rsidR="005326F2" w:rsidRPr="005326F2" w:rsidRDefault="005326F2" w:rsidP="005326F2">
      <w:pPr>
        <w:numPr>
          <w:ilvl w:val="0"/>
          <w:numId w:val="4"/>
        </w:numPr>
      </w:pPr>
      <w:r w:rsidRPr="005326F2">
        <w:t>danych niezbędnych do przygotowania dokumentacji UDT;</w:t>
      </w:r>
    </w:p>
    <w:p w14:paraId="18986A04" w14:textId="77777777" w:rsidR="005326F2" w:rsidRPr="005326F2" w:rsidRDefault="005326F2" w:rsidP="005326F2">
      <w:pPr>
        <w:numPr>
          <w:ilvl w:val="0"/>
          <w:numId w:val="4"/>
        </w:numPr>
      </w:pPr>
      <w:r w:rsidRPr="005326F2">
        <w:lastRenderedPageBreak/>
        <w:t xml:space="preserve">danych dotyczących punktów pomiarowych, interfejsów komunikacyjnych i wymagań </w:t>
      </w:r>
      <w:r w:rsidRPr="0061581A">
        <w:t>Systemu monitorowania i zarządzania danymi dla obwodów zasilających punkty ładowania.</w:t>
      </w:r>
    </w:p>
    <w:p w14:paraId="2A27D35A" w14:textId="77777777" w:rsidR="005326F2" w:rsidRPr="005326F2" w:rsidRDefault="005326F2" w:rsidP="005326F2">
      <w:r w:rsidRPr="005326F2">
        <w:t>Wykonawca Zamówienia nr 1 będzie współpracował z projektantem odpowiedzialnym za Zamówienie nr 2 oraz z wykonawcą infrastruktury SN z Zamówienia nr 3 przy uzgadnianiu wszystkich punktów styku.</w:t>
      </w:r>
    </w:p>
    <w:p w14:paraId="54E3EA80" w14:textId="77777777" w:rsidR="005326F2" w:rsidRPr="005326F2" w:rsidRDefault="005326F2" w:rsidP="005326F2">
      <w:r w:rsidRPr="005326F2">
        <w:t xml:space="preserve">Zmiana parametrów urządzeń po ich zatwierdzeniu może nastąpić wyłącznie po sprawdzeniu jej wpływu na projekt, fundamenty, instalacje </w:t>
      </w:r>
      <w:proofErr w:type="spellStart"/>
      <w:r w:rsidRPr="005326F2">
        <w:t>nN</w:t>
      </w:r>
      <w:proofErr w:type="spellEnd"/>
      <w:r w:rsidRPr="005326F2">
        <w:t>/DC, zasilanie SN/</w:t>
      </w:r>
      <w:proofErr w:type="spellStart"/>
      <w:r w:rsidRPr="005326F2">
        <w:t>nN</w:t>
      </w:r>
      <w:proofErr w:type="spellEnd"/>
      <w:r w:rsidRPr="005326F2">
        <w:t>, bilans mocy, harmonogram, koszty oraz wymagania finansowania inwestycji.</w:t>
      </w:r>
    </w:p>
    <w:p w14:paraId="46A8234A" w14:textId="77777777" w:rsidR="005326F2" w:rsidRPr="005326F2" w:rsidRDefault="005326F2" w:rsidP="005326F2">
      <w:pPr>
        <w:rPr>
          <w:b/>
          <w:bCs/>
        </w:rPr>
      </w:pPr>
      <w:r w:rsidRPr="005326F2">
        <w:rPr>
          <w:b/>
          <w:bCs/>
        </w:rPr>
        <w:t>Uzasadnienie preferowanej architektury</w:t>
      </w:r>
    </w:p>
    <w:p w14:paraId="3B5EB236" w14:textId="77777777" w:rsidR="005326F2" w:rsidRPr="005326F2" w:rsidRDefault="005326F2" w:rsidP="005326F2">
      <w:r w:rsidRPr="005326F2">
        <w:t>Zamawiający, kierując się zasadą określoną w ust. 4 pkt b) Umowy dotacji dla Zamawiającego nr 393/2026/Wn07/OA-IN-FM/D, zgodnie z którą zamówienie powinno zostać udzielone „w sposób zapewniający uzyskanie najlepszych efektów zamówienia w stosunku do poniesionych nakładów”, preferuje rozwiązanie łączące rozproszoną architekturę urządzeń, funkcjonalną redundancję przewodów i złączy CCS2 oraz ograniczenie wpływu awarii pojedynczych elementów na dostępność poszczególnych punktów ładowania.</w:t>
      </w:r>
    </w:p>
    <w:p w14:paraId="3AE7A3C6" w14:textId="77777777" w:rsidR="005326F2" w:rsidRPr="005326F2" w:rsidRDefault="005326F2" w:rsidP="005326F2">
      <w:r w:rsidRPr="005326F2">
        <w:t>Preferowana architektura ma zapewnić w szczególności:</w:t>
      </w:r>
    </w:p>
    <w:p w14:paraId="6382BAD2" w14:textId="77777777" w:rsidR="005326F2" w:rsidRPr="005326F2" w:rsidRDefault="005326F2" w:rsidP="005326F2">
      <w:pPr>
        <w:numPr>
          <w:ilvl w:val="0"/>
          <w:numId w:val="5"/>
        </w:numPr>
      </w:pPr>
      <w:r w:rsidRPr="005326F2">
        <w:t>łatwiejszy dostęp do urządzeń podczas czynności serwisowych;</w:t>
      </w:r>
    </w:p>
    <w:p w14:paraId="2945E69A" w14:textId="77777777" w:rsidR="005326F2" w:rsidRPr="005326F2" w:rsidRDefault="005326F2" w:rsidP="005326F2">
      <w:pPr>
        <w:numPr>
          <w:ilvl w:val="0"/>
          <w:numId w:val="5"/>
        </w:numPr>
      </w:pPr>
      <w:r w:rsidRPr="005326F2">
        <w:t>możliwość elastycznego rozmieszczenia jednostek przekształtnikowych;</w:t>
      </w:r>
    </w:p>
    <w:p w14:paraId="79AC7364" w14:textId="77777777" w:rsidR="005326F2" w:rsidRPr="005326F2" w:rsidRDefault="005326F2" w:rsidP="005326F2">
      <w:pPr>
        <w:numPr>
          <w:ilvl w:val="0"/>
          <w:numId w:val="5"/>
        </w:numPr>
      </w:pPr>
      <w:r w:rsidRPr="005326F2">
        <w:t>ograniczenie skutków awarii pojedynczego elementu;</w:t>
      </w:r>
    </w:p>
    <w:p w14:paraId="67D3AE2C" w14:textId="77777777" w:rsidR="005326F2" w:rsidRPr="005326F2" w:rsidRDefault="005326F2" w:rsidP="005326F2">
      <w:pPr>
        <w:numPr>
          <w:ilvl w:val="0"/>
          <w:numId w:val="5"/>
        </w:numPr>
      </w:pPr>
      <w:r w:rsidRPr="005326F2">
        <w:t>zwiększenie dostępności punktów ładowania dzięki redundantnym przewodom i złączom;</w:t>
      </w:r>
    </w:p>
    <w:p w14:paraId="3ECDCF16" w14:textId="77777777" w:rsidR="005326F2" w:rsidRPr="005326F2" w:rsidRDefault="005326F2" w:rsidP="005326F2">
      <w:pPr>
        <w:numPr>
          <w:ilvl w:val="0"/>
          <w:numId w:val="5"/>
        </w:numPr>
      </w:pPr>
      <w:r w:rsidRPr="005326F2">
        <w:t>możliwość późniejszej rozbudowy instalacji;</w:t>
      </w:r>
    </w:p>
    <w:p w14:paraId="788E578E" w14:textId="77777777" w:rsidR="005326F2" w:rsidRPr="005326F2" w:rsidRDefault="005326F2" w:rsidP="005326F2">
      <w:pPr>
        <w:numPr>
          <w:ilvl w:val="0"/>
          <w:numId w:val="5"/>
        </w:numPr>
      </w:pPr>
      <w:r w:rsidRPr="005326F2">
        <w:t>korzystną relację funkcjonalności, niezawodności, kosztów eksploatacji i nakładów inwestycyjnych.</w:t>
      </w:r>
    </w:p>
    <w:p w14:paraId="07C1D741" w14:textId="77777777" w:rsidR="005326F2" w:rsidRPr="005326F2" w:rsidRDefault="005326F2" w:rsidP="005326F2">
      <w:r>
        <w:t xml:space="preserve">Dopuszcza się rozwiązania równoważne pod względem funkcjonalnym i technicznym, zapewniające wymagane parametry, funkcjonalność, dostępność, możliwości serwisowe i rozwojowe oraz porównywalne lub lepsze efekty zamówienia w stosunku do poniesionych nakładów.</w:t>
      </w:r>
      <w:ins w:id="5071" w:author="Ewa Retajczyk" w:date="2026-10-08T10:12:31Z">
        <w:r>
          <w:t xml:space="preserve"> Wskazana architektura ma charakter wzorca referencyjnego – nie stanowi kryterium oceny ofert ani wymagania obligatoryjnego; zaoferowanie rozwiązania równoważnego nie powoduje niekorzystnej oceny oferty.</w:t>
        </w:r>
      </w:ins>
    </w:p>
    <w:p w14:paraId="326B850C" w14:textId="77777777" w:rsidR="005326F2" w:rsidRPr="005326F2" w:rsidRDefault="00000000" w:rsidP="005326F2">
      <w:r>
        <w:pict w14:anchorId="2BBCDDE0">
          <v:rect id="_x0000_i1027" style="width:0;height:1.5pt" o:hralign="center" o:hrstd="t" o:hr="t" fillcolor="#a0a0a0" stroked="f"/>
        </w:pict>
      </w:r>
    </w:p>
    <w:p w14:paraId="61DBEC2F" w14:textId="77777777" w:rsidR="005326F2" w:rsidRPr="005326F2" w:rsidRDefault="005326F2" w:rsidP="005326F2">
      <w:pPr>
        <w:rPr>
          <w:b/>
          <w:bCs/>
        </w:rPr>
      </w:pPr>
      <w:r w:rsidRPr="005326F2">
        <w:rPr>
          <w:b/>
          <w:bCs/>
        </w:rPr>
        <w:t>3. WYMAGANIA TECHNICZNE</w:t>
      </w:r>
    </w:p>
    <w:p w14:paraId="4D00A436" w14:textId="77777777" w:rsidR="005326F2" w:rsidRPr="005326F2" w:rsidRDefault="005326F2" w:rsidP="005326F2">
      <w:pPr>
        <w:rPr>
          <w:b/>
          <w:bCs/>
        </w:rPr>
      </w:pPr>
      <w:r w:rsidRPr="005326F2">
        <w:rPr>
          <w:b/>
          <w:bCs/>
        </w:rPr>
        <w:t>3.1. Punkty ładowania</w:t>
      </w:r>
    </w:p>
    <w:p w14:paraId="2CA87CFE" w14:textId="77777777" w:rsidR="005326F2" w:rsidRPr="005326F2" w:rsidRDefault="005326F2" w:rsidP="005326F2">
      <w:r>
        <w:t xml:space="preserve">Wymaga się </w:t>
      </w:r>
      <w:del w:id="5072" w:author="Ewa Retajczyk" w:date="2026-10-08T10:12:32Z">
        <w:r>
          <w:delText xml:space="preserve">wykonania</w:delText>
        </w:r>
      </w:del>
      <w:ins w:id="5073" w:author="Ewa Retajczyk" w:date="2026-10-08T10:12:54Z">
        <w:r>
          <w:t xml:space="preserve">dostawy i uruchomienia</w:t>
        </w:r>
      </w:ins>
      <w:r>
        <w:t xml:space="preserve"> 6 </w:t>
      </w:r>
      <w:del w:id="5074" w:author="Ewa Retajczyk" w:date="2026-10-08T10:13:49Z">
        <w:r>
          <w:delText xml:space="preserve">punktów</w:delText>
        </w:r>
      </w:del>
      <w:ins w:id="5075" w:author="Ewa Retajczyk" w:date="2026-10-08T10:13:53Z">
        <w:r>
          <w:t xml:space="preserve">stacji</w:t>
        </w:r>
      </w:ins>
      <w:r>
        <w:t xml:space="preserve"> ładowania DC</w:t>
      </w:r>
      <w:ins w:id="5076" w:author="Ewa Retajczyk" w:date="2026-10-08T10:13:55Z">
        <w:r>
          <w:t xml:space="preserve"> (terminali)</w:t>
        </w:r>
      </w:ins>
      <w:r>
        <w:t xml:space="preserve">, </w:t>
      </w:r>
      <w:del w:id="5077" w:author="Ewa Retajczyk" w:date="2026-10-08T10:13:59Z">
        <w:r>
          <w:delText xml:space="preserve">każdy</w:delText>
        </w:r>
      </w:del>
      <w:ins w:id="5078" w:author="Ewa Retajczyk" w:date="2026-10-08T10:14:09Z">
        <w:r>
          <w:t xml:space="preserve">z których każda posiada jeden punkt ładowania</w:t>
        </w:r>
      </w:ins>
      <w:r>
        <w:t xml:space="preserve"> o mocy znamionowej </w:t>
      </w:r>
      <w:ins w:id="5079" w:author="Ewa Retajczyk" w:date="2026-10-08T10:14:21Z">
        <w:r>
          <w:t xml:space="preserve">co najmniej 350 kW (preferowane </w:t>
        </w:r>
      </w:ins>
      <w:r>
        <w:t xml:space="preserve">360 </w:t>
      </w:r>
      <w:r>
        <w:t xml:space="preserve">kW</w:t>
      </w:r>
      <w:ins w:id="5080" w:author="Ewa Retajczyk" w:date="2026-10-08T10:14:29Z">
        <w:r>
          <w:t xml:space="preserve">)</w:t>
        </w:r>
      </w:ins>
      <w:r>
        <w:t xml:space="preserve">.</w:t>
      </w:r>
    </w:p>
    <w:p w14:paraId="56CFD9CA" w14:textId="77777777" w:rsidR="005326F2" w:rsidRPr="005326F2" w:rsidRDefault="005326F2" w:rsidP="005326F2">
      <w:r w:rsidRPr="005326F2">
        <w:lastRenderedPageBreak/>
        <w:t>Każdy punkt ładowania będzie przypisany do jednego miejsca postojowego.</w:t>
      </w:r>
    </w:p>
    <w:p w14:paraId="7EE2F917" w14:textId="77777777" w:rsidR="005326F2" w:rsidRPr="005326F2" w:rsidRDefault="005326F2" w:rsidP="005326F2">
      <w:r w:rsidRPr="005326F2">
        <w:t>Każdy terminal powinien być wyposażony w:</w:t>
      </w:r>
    </w:p>
    <w:p w14:paraId="647AD7F9" w14:textId="77777777" w:rsidR="005326F2" w:rsidRPr="005326F2" w:rsidRDefault="005326F2" w:rsidP="005326F2">
      <w:pPr>
        <w:numPr>
          <w:ilvl w:val="0"/>
          <w:numId w:val="6"/>
        </w:numPr>
      </w:pPr>
      <w:ins w:id="5081" w:author="Ewa Retajczyk" w:date="2026-10-08T10:14:36Z">
        <w:r>
          <w:t xml:space="preserve">co najmniej jeden przewód ładowania (preferowane </w:t>
        </w:r>
      </w:ins>
      <w:r>
        <w:t xml:space="preserve">dwa</w:t>
      </w:r>
      <w:del w:id="5082" w:author="Ewa Retajczyk" w:date="2026-10-08T10:14:59Z">
        <w:r>
          <w:delText xml:space="preserve"> niezależne</w:delText>
        </w:r>
      </w:del>
      <w:r>
        <w:t xml:space="preserve"> przewody </w:t>
      </w:r>
      <w:del w:id="5083" w:author="Ewa Retajczyk" w:date="2026-10-08T10:15:14Z">
        <w:r>
          <w:delText xml:space="preserve">ładowania</w:delText>
        </w:r>
      </w:del>
      <w:ins w:id="5084" w:author="Ewa Retajczyk" w:date="2026-10-08T10:15:15Z">
        <w:r>
          <w:t xml:space="preserve">– drugi jako rezerwowy)</w:t>
        </w:r>
      </w:ins>
      <w:r>
        <w:t xml:space="preserve">;</w:t>
      </w:r>
    </w:p>
    <w:p w14:paraId="57BC4598" w14:textId="77777777" w:rsidR="005326F2" w:rsidRPr="005326F2" w:rsidRDefault="005326F2" w:rsidP="005326F2">
      <w:pPr>
        <w:numPr>
          <w:ilvl w:val="0"/>
          <w:numId w:val="6"/>
        </w:numPr>
      </w:pPr>
      <w:r>
        <w:t xml:space="preserve">złącza CCS2 / Combo 2</w:t>
      </w:r>
      <w:ins w:id="5085" w:author="Ewa Retajczyk" w:date="2026-10-08T10:15:17Z">
        <w:r>
          <w:t xml:space="preserve"> zgodne z normą EN 62196-3:2014</w:t>
        </w:r>
      </w:ins>
      <w:r>
        <w:t xml:space="preserve">;</w:t>
      </w:r>
    </w:p>
    <w:p w14:paraId="6CC6C5C3" w14:textId="77777777" w:rsidR="005326F2" w:rsidRPr="005326F2" w:rsidRDefault="005326F2" w:rsidP="005326F2">
      <w:pPr>
        <w:numPr>
          <w:ilvl w:val="0"/>
          <w:numId w:val="6"/>
        </w:numPr>
      </w:pPr>
      <w:r w:rsidRPr="005326F2">
        <w:t>przewody o długości użytkowej około 5 m;</w:t>
      </w:r>
    </w:p>
    <w:p w14:paraId="209DB91C" w14:textId="77777777" w:rsidR="005326F2" w:rsidRPr="005326F2" w:rsidRDefault="005326F2" w:rsidP="005326F2">
      <w:pPr>
        <w:numPr>
          <w:ilvl w:val="0"/>
          <w:numId w:val="6"/>
        </w:numPr>
      </w:pPr>
      <w:ins w:id="5086" w:author="Ewa Retajczyk" w:date="2026-10-08T10:15:19Z">
        <w:r>
          <w:t xml:space="preserve">w przypadku zaoferowania dwóch przewodów – </w:t>
        </w:r>
      </w:ins>
      <w:r>
        <w:t xml:space="preserve">rozwiązanie zapewniające funkcjonalną redundancję przewodów i złączy;</w:t>
      </w:r>
    </w:p>
    <w:p w14:paraId="5DD336F8" w14:textId="77777777" w:rsidR="005326F2" w:rsidRPr="005326F2" w:rsidRDefault="005326F2" w:rsidP="005326F2">
      <w:pPr>
        <w:numPr>
          <w:ilvl w:val="0"/>
          <w:numId w:val="6"/>
        </w:numPr>
      </w:pPr>
      <w:r w:rsidRPr="005326F2">
        <w:t>rozwiązania odpowiednie do obsługi pojazdów kategorii N2/N3.</w:t>
      </w:r>
    </w:p>
    <w:p w14:paraId="0AF0B318" w14:textId="77777777" w:rsidR="005326F2" w:rsidRPr="005326F2" w:rsidRDefault="005326F2" w:rsidP="005326F2">
      <w:r>
        <w:t xml:space="preserve">Dwa przewody jednego terminala stanowią wyposażenie jednego punktu ładowania i nie zwiększają liczby punktów ładowania.</w:t>
      </w:r>
      <w:ins w:id="5087" w:author="Ewa Retajczyk" w:date="2026-10-08T10:15:27Z">
        <w:r>
          <w:t xml:space="preserve"> W danej chwili pojazd może być ładowany wyłącznie jednym przewodem terminala, z mocą wymaganą dla punktu ładowania; drugi przewód stanowi rezerwę i nie może służyć do jednoczesnego ładowania drugiego pojazdu.</w:t>
        </w:r>
      </w:ins>
    </w:p>
    <w:p w14:paraId="4F1361E1" w14:textId="77777777" w:rsidR="005326F2" w:rsidRPr="005326F2" w:rsidRDefault="005326F2" w:rsidP="005326F2">
      <w:pPr>
        <w:rPr>
          <w:del w:id="5089" w:author="Ewa Retajczyk" w:date="2026-10-08T10:15:28Z"/>
        </w:rPr>
      </w:pPr>
      <w:del w:id="5088" w:author="Ewa Retajczyk" w:date="2026-10-08T10:15:38Z">
        <w:r w:rsidRPr="005326F2">
          <w:delText xml:space="preserve">Terminale oraz jednostki przekształtnikowe powinny być wykonane w kolorze RAL 7012, z dopuszczeniem innych rozwiązań wyłącznie po uzgodnieniu z Zamawiającym.</w:delText>
        </w:r>
      </w:del>
    </w:p>
    <w:p w14:paraId="359EDD7D" w14:textId="77777777" w:rsidR="005326F2" w:rsidRPr="005326F2" w:rsidRDefault="005326F2" w:rsidP="005326F2">
      <w:pPr>
        <w:rPr>
          <w:b/>
          <w:bCs/>
        </w:rPr>
      </w:pPr>
      <w:r w:rsidRPr="005326F2">
        <w:rPr>
          <w:b/>
          <w:bCs/>
        </w:rPr>
        <w:t>3.2. Architektura mocy</w:t>
      </w:r>
    </w:p>
    <w:p w14:paraId="2AA3DBB4" w14:textId="77777777" w:rsidR="005326F2" w:rsidRPr="005326F2" w:rsidRDefault="005326F2" w:rsidP="005326F2">
      <w:r w:rsidRPr="005326F2">
        <w:t>Preferowana jest konfiguracja:</w:t>
      </w:r>
    </w:p>
    <w:p w14:paraId="6B305351" w14:textId="77777777" w:rsidR="005326F2" w:rsidRPr="005326F2" w:rsidRDefault="005326F2" w:rsidP="005326F2">
      <w:r w:rsidRPr="005326F2">
        <w:rPr>
          <w:b/>
          <w:bCs/>
        </w:rPr>
        <w:t>3 × 720 kW DC + 6 × 360 kW terminali DC.</w:t>
      </w:r>
    </w:p>
    <w:p w14:paraId="37F93CD8" w14:textId="77777777" w:rsidR="005326F2" w:rsidRPr="005326F2" w:rsidRDefault="005326F2" w:rsidP="005326F2">
      <w:r w:rsidRPr="005326F2">
        <w:t>Każda jednostka przekształtnikowa powinna współpracować z dwoma terminalami.</w:t>
      </w:r>
    </w:p>
    <w:p w14:paraId="6F9FEC07" w14:textId="77777777" w:rsidR="005326F2" w:rsidRPr="005326F2" w:rsidRDefault="005326F2" w:rsidP="005326F2">
      <w:r w:rsidRPr="005326F2">
        <w:t>Dopuszcza się inne rozwiązania techniczne, jeżeli zapewnią co najmniej:</w:t>
      </w:r>
    </w:p>
    <w:p w14:paraId="652EC645" w14:textId="77777777" w:rsidR="005326F2" w:rsidRPr="005326F2" w:rsidRDefault="005326F2" w:rsidP="005326F2">
      <w:pPr>
        <w:numPr>
          <w:ilvl w:val="0"/>
          <w:numId w:val="7"/>
        </w:numPr>
      </w:pPr>
      <w:r>
        <w:t xml:space="preserve">6 niezależnych </w:t>
      </w:r>
      <w:del w:id="5090" w:author="Ewa Retajczyk" w:date="2026-10-08T10:15:42Z">
        <w:r>
          <w:delText xml:space="preserve">punktów</w:delText>
        </w:r>
      </w:del>
      <w:ins w:id="5091" w:author="Ewa Retajczyk" w:date="2026-10-08T10:16:10Z">
        <w:r>
          <w:t xml:space="preserve">stacji ładowania, każda z jednym punktem</w:t>
        </w:r>
      </w:ins>
      <w:r>
        <w:t xml:space="preserve"> ładowania;</w:t>
      </w:r>
    </w:p>
    <w:p w14:paraId="4E793D7A" w14:textId="77777777" w:rsidR="005326F2" w:rsidRPr="005326F2" w:rsidRDefault="005326F2" w:rsidP="005326F2">
      <w:pPr>
        <w:numPr>
          <w:ilvl w:val="0"/>
          <w:numId w:val="7"/>
        </w:numPr>
      </w:pPr>
      <w:r>
        <w:t xml:space="preserve">moc znamionową </w:t>
      </w:r>
      <w:del w:id="5092" w:author="Ewa Retajczyk" w:date="2026-10-08T10:16:26Z">
        <w:r>
          <w:delText xml:space="preserve">360</w:delText>
        </w:r>
      </w:del>
      <w:ins w:id="5093" w:author="Ewa Retajczyk" w:date="2026-10-08T10:16:36Z">
        <w:r>
          <w:t xml:space="preserve">co najmniej 350</w:t>
        </w:r>
      </w:ins>
      <w:r>
        <w:t xml:space="preserve"> kW dla każdego punktu</w:t>
      </w:r>
      <w:ins w:id="5094" w:author="Ewa Retajczyk" w:date="2026-10-08T10:16:43Z">
        <w:r>
          <w:t xml:space="preserve"> (preferowane 360 kW)</w:t>
        </w:r>
      </w:ins>
      <w:r>
        <w:t xml:space="preserve">;</w:t>
      </w:r>
    </w:p>
    <w:p w14:paraId="1C384731" w14:textId="77777777" w:rsidR="005326F2" w:rsidRPr="005326F2" w:rsidRDefault="005326F2" w:rsidP="005326F2">
      <w:pPr>
        <w:numPr>
          <w:ilvl w:val="0"/>
          <w:numId w:val="7"/>
        </w:numPr>
      </w:pPr>
      <w:r w:rsidRPr="005326F2">
        <w:t>wymagany poziom dostępności;</w:t>
      </w:r>
    </w:p>
    <w:p w14:paraId="360FDC6C" w14:textId="77777777" w:rsidR="005326F2" w:rsidRPr="005326F2" w:rsidRDefault="005326F2" w:rsidP="005326F2">
      <w:pPr>
        <w:numPr>
          <w:ilvl w:val="0"/>
          <w:numId w:val="7"/>
        </w:numPr>
      </w:pPr>
      <w:r w:rsidRPr="005326F2">
        <w:t>możliwość odpowiedniego zarządzania mocą;</w:t>
      </w:r>
    </w:p>
    <w:p w14:paraId="1987E8DD" w14:textId="77777777" w:rsidR="005326F2" w:rsidRPr="005326F2" w:rsidRDefault="005326F2" w:rsidP="005326F2">
      <w:pPr>
        <w:numPr>
          <w:ilvl w:val="0"/>
          <w:numId w:val="7"/>
        </w:numPr>
      </w:pPr>
      <w:r w:rsidRPr="005326F2">
        <w:t>funkcjonalność równoważną lub lepszą względem rozwiązania preferowanego.</w:t>
      </w:r>
    </w:p>
    <w:p w14:paraId="0DFD20A8" w14:textId="77777777" w:rsidR="005326F2" w:rsidRPr="005326F2" w:rsidRDefault="005326F2" w:rsidP="005326F2">
      <w:r w:rsidRPr="005326F2">
        <w:t>Wykonawca przedstawi schemat technologiczny oferowanego rozwiązania oraz sposób podziału i zarządzania mocą.</w:t>
      </w:r>
    </w:p>
    <w:p w14:paraId="42DA939D" w14:textId="77777777" w:rsidR="005326F2" w:rsidRPr="005326F2" w:rsidRDefault="005326F2" w:rsidP="005326F2">
      <w:pPr>
        <w:rPr>
          <w:b/>
          <w:bCs/>
        </w:rPr>
      </w:pPr>
      <w:r w:rsidRPr="005326F2">
        <w:rPr>
          <w:b/>
          <w:bCs/>
        </w:rPr>
        <w:t>3.3. Parametry elektryczne</w:t>
      </w:r>
    </w:p>
    <w:p w14:paraId="565DCBEB" w14:textId="77777777" w:rsidR="005326F2" w:rsidRPr="005326F2" w:rsidRDefault="005326F2" w:rsidP="005326F2">
      <w:r w:rsidRPr="005326F2">
        <w:t>Oferta musi zawierać co najmniej:</w:t>
      </w:r>
    </w:p>
    <w:p w14:paraId="6764E710" w14:textId="77777777" w:rsidR="005326F2" w:rsidRPr="005326F2" w:rsidRDefault="005326F2" w:rsidP="005326F2">
      <w:pPr>
        <w:numPr>
          <w:ilvl w:val="0"/>
          <w:numId w:val="8"/>
        </w:numPr>
      </w:pPr>
      <w:r w:rsidRPr="005326F2">
        <w:t>zakres napięcia zasilania AC;</w:t>
      </w:r>
    </w:p>
    <w:p w14:paraId="250131D9" w14:textId="77777777" w:rsidR="005326F2" w:rsidRPr="005326F2" w:rsidRDefault="005326F2" w:rsidP="005326F2">
      <w:pPr>
        <w:numPr>
          <w:ilvl w:val="0"/>
          <w:numId w:val="8"/>
        </w:numPr>
      </w:pPr>
      <w:r w:rsidRPr="005326F2">
        <w:t>zakres napięcia wyjściowego DC;</w:t>
      </w:r>
    </w:p>
    <w:p w14:paraId="39E20DED" w14:textId="77777777" w:rsidR="005326F2" w:rsidRPr="005326F2" w:rsidRDefault="005326F2" w:rsidP="005326F2">
      <w:pPr>
        <w:numPr>
          <w:ilvl w:val="0"/>
          <w:numId w:val="8"/>
        </w:numPr>
      </w:pPr>
      <w:r w:rsidRPr="005326F2">
        <w:t>maksymalny prąd wyjściowy;</w:t>
      </w:r>
    </w:p>
    <w:p w14:paraId="303D0A80" w14:textId="77777777" w:rsidR="005326F2" w:rsidRPr="005326F2" w:rsidRDefault="005326F2" w:rsidP="005326F2">
      <w:pPr>
        <w:numPr>
          <w:ilvl w:val="0"/>
          <w:numId w:val="8"/>
        </w:numPr>
      </w:pPr>
      <w:r w:rsidRPr="005326F2">
        <w:t>sprawność urządzeń;</w:t>
      </w:r>
    </w:p>
    <w:p w14:paraId="30C89C54" w14:textId="77777777" w:rsidR="005326F2" w:rsidRPr="005326F2" w:rsidRDefault="005326F2" w:rsidP="005326F2">
      <w:pPr>
        <w:numPr>
          <w:ilvl w:val="0"/>
          <w:numId w:val="8"/>
        </w:numPr>
      </w:pPr>
      <w:r w:rsidRPr="005326F2">
        <w:lastRenderedPageBreak/>
        <w:t>współczynnik mocy;</w:t>
      </w:r>
    </w:p>
    <w:p w14:paraId="1B221577" w14:textId="77777777" w:rsidR="005326F2" w:rsidRPr="005326F2" w:rsidRDefault="005326F2" w:rsidP="005326F2">
      <w:pPr>
        <w:numPr>
          <w:ilvl w:val="0"/>
          <w:numId w:val="8"/>
        </w:numPr>
      </w:pPr>
      <w:r w:rsidRPr="005326F2">
        <w:t>maksymalny pobór mocy AC;</w:t>
      </w:r>
    </w:p>
    <w:p w14:paraId="059E2CA2" w14:textId="77777777" w:rsidR="005326F2" w:rsidRPr="005326F2" w:rsidRDefault="005326F2" w:rsidP="005326F2">
      <w:pPr>
        <w:numPr>
          <w:ilvl w:val="0"/>
          <w:numId w:val="8"/>
        </w:numPr>
      </w:pPr>
      <w:r w:rsidRPr="005326F2">
        <w:t>wymagania dotyczące chłodzenia;</w:t>
      </w:r>
    </w:p>
    <w:p w14:paraId="2022F162" w14:textId="77777777" w:rsidR="005326F2" w:rsidRPr="005326F2" w:rsidRDefault="005326F2" w:rsidP="005326F2">
      <w:pPr>
        <w:numPr>
          <w:ilvl w:val="0"/>
          <w:numId w:val="8"/>
        </w:numPr>
      </w:pPr>
      <w:r w:rsidRPr="005326F2">
        <w:t>wymagania dotyczące zabezpieczeń;</w:t>
      </w:r>
    </w:p>
    <w:p w14:paraId="77930EB8" w14:textId="77777777" w:rsidR="005326F2" w:rsidRPr="005326F2" w:rsidRDefault="005326F2" w:rsidP="005326F2">
      <w:pPr>
        <w:numPr>
          <w:ilvl w:val="0"/>
          <w:numId w:val="8"/>
        </w:numPr>
      </w:pPr>
      <w:r w:rsidRPr="005326F2">
        <w:t>warunki pracy przy obciążeniu maksymalnym;</w:t>
      </w:r>
    </w:p>
    <w:p w14:paraId="5FA8AC0B" w14:textId="77777777" w:rsidR="005326F2" w:rsidRPr="005326F2" w:rsidRDefault="005326F2" w:rsidP="005326F2">
      <w:pPr>
        <w:numPr>
          <w:ilvl w:val="0"/>
          <w:numId w:val="8"/>
        </w:numPr>
      </w:pPr>
      <w:r w:rsidRPr="005326F2">
        <w:t>sposób ograniczania mocy w przypadku ograniczenia mocy dostępnej po stronie AC.</w:t>
      </w:r>
    </w:p>
    <w:p w14:paraId="64DCFDEE" w14:textId="77777777" w:rsidR="005326F2" w:rsidRPr="005326F2" w:rsidRDefault="005326F2" w:rsidP="005326F2">
      <w:r w:rsidRPr="005326F2">
        <w:t>Wykonawca przedstawi bilans mocy dla pełnego obciążenia 6 × 360 kW DC.</w:t>
      </w:r>
    </w:p>
    <w:p w14:paraId="0D068ECC" w14:textId="77777777" w:rsidR="005326F2" w:rsidRPr="005326F2" w:rsidRDefault="005326F2" w:rsidP="005326F2">
      <w:r>
        <w:t xml:space="preserve">W szczególności należy uwzględnić fakt, że dla inwestycji przyjęto moc przyłączeniową około 2,2 MW, przy łącznej nominalnej mocy wyjściowej DC </w:t>
      </w:r>
      <w:ins w:id="5095" w:author="Ewa Retajczyk" w:date="2026-10-08T10:16:52Z">
        <w:r>
          <w:t xml:space="preserve">od 2,1 MW (6 × 350 kW) do </w:t>
        </w:r>
      </w:ins>
      <w:r>
        <w:t xml:space="preserve">2,16 MW</w:t>
      </w:r>
      <w:ins w:id="5096" w:author="Ewa Retajczyk" w:date="2026-10-08T10:17:01Z">
        <w:r>
          <w:t xml:space="preserve"> (6 × 360 kW), oraz uwzględnić sprawność urządzeń i pobór mocy na potrzeby własne</w:t>
        </w:r>
      </w:ins>
      <w:r>
        <w:t xml:space="preserve">.</w:t>
      </w:r>
    </w:p>
    <w:p w14:paraId="4FA0DAD6" w14:textId="77777777" w:rsidR="005326F2" w:rsidRPr="005326F2" w:rsidRDefault="005326F2" w:rsidP="005326F2">
      <w:r w:rsidRPr="005326F2">
        <w:t>Sama deklaracja mocy znamionowej punktów nie jest wystarczająca do potwierdzenia możliwości ich jednoczesnej pracy.</w:t>
      </w:r>
    </w:p>
    <w:p w14:paraId="68F81C75" w14:textId="77777777" w:rsidR="005326F2" w:rsidRPr="005326F2" w:rsidRDefault="005326F2" w:rsidP="005326F2">
      <w:r>
        <w:t xml:space="preserve">Wykonawca wskaże sposób zarządzania mocą w przypadku ograniczenia mocy dostępnej po stronie AC oraz sposób współpracy systemu z infrastrukturą zasilającą realizowaną w ramach Zamówienia nr 3.</w:t>
      </w:r>
      <w:ins w:id="5097" w:author="Ewa Retajczyk" w:date="2026-10-08T10:17:14Z">
        <w:r>
          <w:t xml:space="preserve"> Dopuszcza się zarządzanie mocą pomiędzy punktami pod warunkiem, że każdy punkt ładowania, w którym ładowany jest pojazd, jest zdolny do pracy z mocą co najmniej 350 kW; Wykonawca wskaże, ile punktów może pracować jednocześnie z taką mocą przy mocy przyłączeniowej 2,2 MW.</w:t>
        </w:r>
      </w:ins>
    </w:p>
    <w:p w14:paraId="116890BE" w14:textId="77777777" w:rsidR="005326F2" w:rsidRPr="005326F2" w:rsidRDefault="00000000" w:rsidP="005326F2">
      <w:r>
        <w:pict w14:anchorId="07989A25">
          <v:rect id="_x0000_i1028" style="width:0;height:1.5pt" o:hralign="center" o:hrstd="t" o:hr="t" fillcolor="#a0a0a0" stroked="f"/>
        </w:pict>
      </w:r>
    </w:p>
    <w:p w14:paraId="73859380" w14:textId="77777777" w:rsidR="005326F2" w:rsidRDefault="005326F2" w:rsidP="005326F2">
      <w:pPr>
        <w:rPr>
          <w:b/>
          <w:bCs/>
        </w:rPr>
      </w:pPr>
      <w:r>
        <w:rPr>
          <w:b/>
          <w:bCs/>
        </w:rPr>
        <w:t xml:space="preserve">4. SYSTEM MONITOROWANIA I ZARZĄDZANIA DANYMI DLA OBWODÓW ZASILAJĄCYCH PUNKTY ŁADOWANIA</w:t>
      </w:r>
      <w:ins w:id="5098" w:author="Ewa Retajczyk" w:date="2026-10-08T10:17:17Z">
        <w:r>
          <w:rPr>
            <w:b/>
            <w:bCs/>
          </w:rPr>
          <w:t xml:space="preserve"> (OPIS PRZEDMIOTU ZAMÓWIENIA)</w:t>
        </w:r>
      </w:ins>
    </w:p>
    <w:p>
      <w:pPr>
        <w:rPr>
          <w:ins w:id="5099" w:author="Ewa Retajczyk" w:date="2026-10-08T10:17:23Z"/>
        </w:rPr>
      </w:pPr>
      <w:ins w:id="5100" w:author="Ewa Retajczyk" w:date="2026-10-08T10:17:31Z">
        <w:r>
          <w:t xml:space="preserve">Poniższe wymagania stanowią opis przedmiotu zamówienia; nie są odrębnym kryterium dostępowym ani kryterium oceny ofert. Wskazane normy, klasy i parametry określają minimalną funkcjonalność systemu; Zamawiający dopuszcza rozwiązania równoważne pod względem funkcjonalnym i technicznym, jeżeli Wykonawca wykaże ich równoważność w ofercie. System monitorowania obwodów zasilających punkty ładowania uzupełnia system operatorski OCPP (pkt 5), który odpowiada za zarządzanie i monitoring punktów ładowania (stan, dostępność, sesje, alarmy, rozliczenia).</w:t>
        </w:r>
      </w:ins>
    </w:p>
    <w:p w14:paraId="7CF83F5F" w14:textId="1587E16E" w:rsidR="005326F2" w:rsidRPr="005326F2" w:rsidRDefault="008F3CD5" w:rsidP="005326F2">
      <w:pPr>
        <w:spacing w:after="180"/>
      </w:pPr>
      <w:r>
        <w:rPr>
          <w:b/>
        </w:rPr>
        <w:t>Miejsce objęte monitoringiem</w:t>
      </w:r>
      <w:r w:rsidR="005326F2">
        <w:rPr>
          <w:b/>
        </w:rPr>
        <w:t xml:space="preserve">: </w:t>
      </w:r>
      <w:r w:rsidR="005326F2">
        <w:t xml:space="preserve">strona </w:t>
      </w:r>
      <w:proofErr w:type="spellStart"/>
      <w:r w:rsidR="005326F2">
        <w:t>nn</w:t>
      </w:r>
      <w:proofErr w:type="spellEnd"/>
      <w:r w:rsidR="005326F2">
        <w:t xml:space="preserve"> transformatora SN/</w:t>
      </w:r>
      <w:proofErr w:type="spellStart"/>
      <w:r w:rsidR="005326F2">
        <w:t>nn</w:t>
      </w:r>
      <w:proofErr w:type="spellEnd"/>
      <w:r w:rsidR="005326F2">
        <w:t>, punkt zasilania rozdzielnicy ładowarek.</w:t>
      </w:r>
    </w:p>
    <w:p w14:paraId="702F9155" w14:textId="283F9012" w:rsidR="005326F2" w:rsidRPr="005326F2" w:rsidRDefault="005326F2" w:rsidP="005326F2">
      <w:pPr>
        <w:rPr>
          <w:b/>
          <w:bCs/>
        </w:rPr>
      </w:pPr>
      <w:r w:rsidRPr="005326F2">
        <w:rPr>
          <w:b/>
          <w:bCs/>
        </w:rPr>
        <w:t>Uzasadnienie zastosowania monitoringu</w:t>
      </w:r>
    </w:p>
    <w:p w14:paraId="66788477" w14:textId="77777777" w:rsidR="005326F2" w:rsidRPr="005326F2" w:rsidRDefault="005326F2" w:rsidP="005326F2">
      <w:pPr>
        <w:rPr>
          <w:b/>
          <w:bCs/>
        </w:rPr>
      </w:pPr>
      <w:r w:rsidRPr="005326F2">
        <w:rPr>
          <w:b/>
          <w:bCs/>
        </w:rPr>
        <w:t>1. Ochrona infrastruktury i ciągłość ładowania</w:t>
      </w:r>
    </w:p>
    <w:p w14:paraId="387EC9E2" w14:textId="77777777" w:rsidR="005326F2" w:rsidRPr="005326F2" w:rsidRDefault="005326F2" w:rsidP="005326F2">
      <w:r w:rsidRPr="005326F2">
        <w:t>Układy energoelektroniczne ładowarek dużej mocy mogą wprowadzać do instalacji składowe częstotliwościowe odkształcające przebiegi napięcia i prądu oraz przewodzone zaburzenia wysokoczęstotliwościowe. Zjawiska te mogą zwiększać straty i nagrzewanie transformatora oraz przewodów, skracać żywotność urządzeń, a także powodować zakłócenia działania urządzeń i przerwy w ładowaniu, jak również zakłócać pracę innych odbiorców operatora sieci dystrybucyjnej. Stały monitoring jest wymagany w celu rozpoznawania takich warunków i podejmowania działań ograniczających ich skutki.</w:t>
      </w:r>
    </w:p>
    <w:p w14:paraId="7313B838" w14:textId="77777777" w:rsidR="005326F2" w:rsidRPr="005326F2" w:rsidRDefault="005326F2" w:rsidP="005326F2">
      <w:pPr>
        <w:rPr>
          <w:b/>
          <w:bCs/>
        </w:rPr>
      </w:pPr>
      <w:r w:rsidRPr="005326F2">
        <w:rPr>
          <w:b/>
          <w:bCs/>
        </w:rPr>
        <w:t>2. Diagnostyka przyczyn nieprawidłowej pracy</w:t>
      </w:r>
    </w:p>
    <w:p w14:paraId="568F235E" w14:textId="77777777" w:rsidR="005326F2" w:rsidRPr="005326F2" w:rsidRDefault="005326F2" w:rsidP="005326F2">
      <w:r w:rsidRPr="005326F2">
        <w:t>Monitoring ma umożliwiać ocenę warunków zasilania i łącznego oddziaływania ładowarek na instalację oraz analizę zależności pomiędzy zaburzeniami elektrycznymi, zmianami obciążenia i zadziałaniem zabezpieczeń. Zarejestrowane dane mają stanowić podstawę diagnostyki, doboru środków zaradczych oraz oceny skuteczności ich zastosowania.</w:t>
      </w:r>
    </w:p>
    <w:p w14:paraId="4C4CC40F" w14:textId="77777777" w:rsidR="005326F2" w:rsidRPr="005326F2" w:rsidRDefault="005326F2" w:rsidP="005326F2">
      <w:pPr>
        <w:rPr>
          <w:b/>
          <w:bCs/>
        </w:rPr>
      </w:pPr>
      <w:r w:rsidRPr="005326F2">
        <w:rPr>
          <w:b/>
          <w:bCs/>
        </w:rPr>
        <w:lastRenderedPageBreak/>
        <w:t>3. Miejsce i zakres pomiaru</w:t>
      </w:r>
    </w:p>
    <w:p w14:paraId="380A5768" w14:textId="77777777" w:rsidR="005326F2" w:rsidRPr="005326F2" w:rsidRDefault="005326F2" w:rsidP="005326F2">
      <w:r w:rsidRPr="005326F2">
        <w:t xml:space="preserve">Należy zastosować stacjonarny element pomiarowy systemu monitorowania po stronie </w:t>
      </w:r>
      <w:proofErr w:type="spellStart"/>
      <w:r w:rsidRPr="005326F2">
        <w:t>nN</w:t>
      </w:r>
      <w:proofErr w:type="spellEnd"/>
      <w:r w:rsidRPr="005326F2">
        <w:t xml:space="preserve"> transformatora SN/</w:t>
      </w:r>
      <w:proofErr w:type="spellStart"/>
      <w:r w:rsidRPr="005326F2">
        <w:t>nN</w:t>
      </w:r>
      <w:proofErr w:type="spellEnd"/>
      <w:r w:rsidRPr="005326F2">
        <w:t>, we wspólnym punkcie zasilania rozdzielnicy ładowarek. System musi zapewniać równoczesny pomiar napięć i prądów wszystkich trzech faz oraz przewodu neutralnego oraz rejestrację parametrów charakteryzujących łączne obciążenie i oddziaływanie ładowarek przyłączonych do tej rozdzielnicy.</w:t>
      </w:r>
    </w:p>
    <w:p w14:paraId="7FC7F018" w14:textId="77777777" w:rsidR="005326F2" w:rsidRPr="005326F2" w:rsidRDefault="005326F2" w:rsidP="005326F2">
      <w:pPr>
        <w:rPr>
          <w:b/>
          <w:bCs/>
        </w:rPr>
      </w:pPr>
      <w:r w:rsidRPr="005326F2">
        <w:rPr>
          <w:b/>
          <w:bCs/>
        </w:rPr>
        <w:t>4. Parametry elektryczne i metody pomiaru</w:t>
      </w:r>
    </w:p>
    <w:p w14:paraId="3452B537" w14:textId="77777777" w:rsidR="005326F2" w:rsidRPr="005326F2" w:rsidRDefault="005326F2" w:rsidP="005326F2">
      <w:r w:rsidRPr="005326F2">
        <w:t>System musi mierzyć i rejestrować co najmniej: wartości skuteczne napięć i prądów, częstotliwość, moce czynną, bierną i pozorną, współczynnik mocy, energię czynną i bierną oraz asymetrię i wskaźniki wahań napięcia. Dla parametrów objętych klasyfikacją IEC 61000-4-30 należy zapewnić metody pomiarowe klasy A. Analizę składowych częstotliwościowych i wahań napięcia należy wykonywać zgodnie z odpowiednimi metodami IEC 61000-4-7 i IEC 61000-4-15. Wykonawca musi wskazać zastosowane wydania norm oraz udokumentować zakres zgodności.</w:t>
      </w:r>
    </w:p>
    <w:p w14:paraId="63FED96B" w14:textId="77777777" w:rsidR="005326F2" w:rsidRPr="005326F2" w:rsidRDefault="005326F2" w:rsidP="005326F2">
      <w:pPr>
        <w:rPr>
          <w:b/>
          <w:bCs/>
        </w:rPr>
      </w:pPr>
      <w:r w:rsidRPr="005326F2">
        <w:rPr>
          <w:b/>
          <w:bCs/>
        </w:rPr>
        <w:t>5. Składowe częstotliwościowe odkształcające przebiegi</w:t>
      </w:r>
    </w:p>
    <w:p w14:paraId="42E7C0ED" w14:textId="77777777" w:rsidR="005326F2" w:rsidRPr="005326F2" w:rsidRDefault="005326F2" w:rsidP="005326F2">
      <w:r w:rsidRPr="005326F2">
        <w:t>System musi mierzyć, rejestrować i prezentować składowe napięcia i prądu o częstotliwościach stanowiących od 2. do co najmniej 50. całkowitej wielokrotności częstotliwości podstawowej, oddzielnie dla każdej fazy, jak również dla przewodu neutralnego. Wymagane są wartości bezwzględne, udziały procentowe odniesione do składowej podstawowej, kąty fazowe oraz wskaźniki łącznego odkształcenia przebiegów.</w:t>
      </w:r>
    </w:p>
    <w:p w14:paraId="4FE122E2" w14:textId="77777777" w:rsidR="005326F2" w:rsidRPr="005326F2" w:rsidRDefault="005326F2" w:rsidP="005326F2">
      <w:pPr>
        <w:rPr>
          <w:b/>
          <w:bCs/>
        </w:rPr>
      </w:pPr>
      <w:r w:rsidRPr="005326F2">
        <w:rPr>
          <w:b/>
          <w:bCs/>
        </w:rPr>
        <w:t>6. Kierunek przepływu mocy poszczególnych składowych</w:t>
      </w:r>
    </w:p>
    <w:p w14:paraId="0B040954" w14:textId="77777777" w:rsidR="005326F2" w:rsidRPr="005326F2" w:rsidRDefault="005326F2" w:rsidP="005326F2">
      <w:r w:rsidRPr="005326F2">
        <w:t>Dla składowych określonych w pkt 5 system musi wyznaczać i rejestrować wartość oraz znak mocy czynnej, z rozróżnieniem przepływu w kierunku od transformatora do ładowarek i w kierunku przeciwnym. Wyniki muszą być dostępne w postaci widm oraz zmian w czasie. Analiza kierunkowa, zestawiona ze zmianami napięć, prądów i stanami obwodów, ma wspomagać ocenę pochodzenia zaburzeń.</w:t>
      </w:r>
    </w:p>
    <w:p w14:paraId="34E68B19" w14:textId="77777777" w:rsidR="005326F2" w:rsidRPr="005326F2" w:rsidRDefault="005326F2" w:rsidP="005326F2">
      <w:pPr>
        <w:rPr>
          <w:b/>
          <w:bCs/>
        </w:rPr>
      </w:pPr>
      <w:r w:rsidRPr="005326F2">
        <w:rPr>
          <w:b/>
          <w:bCs/>
        </w:rPr>
        <w:t>7. Przewodzone zaburzenia wysokoczęstotliwościowe</w:t>
      </w:r>
    </w:p>
    <w:p w14:paraId="0B72FEAC" w14:textId="77777777" w:rsidR="005326F2" w:rsidRPr="005326F2" w:rsidRDefault="005326F2" w:rsidP="005326F2">
      <w:r w:rsidRPr="005326F2">
        <w:t xml:space="preserve">System musi zapewniać pomiar i rejestrację poziomów zaburzeń napięcia i prądu w zakresie od 2 kHz do co najmniej 148 kHz, z prezentacją widma, zmian w czasie oraz przekroczeń konfigurowalnych progów. Wymagane pasmo musi obejmować kompletny tor pomiarowy, łącznie z czujnikami lub przekładnikami i wejściami elementu pomiarowego. Tory pomiarowe stacjonarnego elementu pomiarowego muszą posiadać odpowiednie analogowe filtry </w:t>
      </w:r>
      <w:proofErr w:type="spellStart"/>
      <w:r w:rsidRPr="005326F2">
        <w:t>antyaliasingowe</w:t>
      </w:r>
      <w:proofErr w:type="spellEnd"/>
      <w:r w:rsidRPr="005326F2">
        <w:t xml:space="preserve"> na wejściach torów pomiarowych. Wykonawca musi udokumentować metodę pomiaru, podział na pasma, sposób agregacji wyników i niepewność pomiaru; dla analizy kierunkowej również właściwości fazowe torów napięciowych i prądowych.</w:t>
      </w:r>
    </w:p>
    <w:p w14:paraId="55A0D5FD" w14:textId="77777777" w:rsidR="005326F2" w:rsidRPr="005326F2" w:rsidRDefault="005326F2" w:rsidP="005326F2">
      <w:pPr>
        <w:rPr>
          <w:b/>
          <w:bCs/>
        </w:rPr>
      </w:pPr>
      <w:r w:rsidRPr="005326F2">
        <w:rPr>
          <w:b/>
          <w:bCs/>
        </w:rPr>
        <w:t>8. Przepięcia</w:t>
      </w:r>
    </w:p>
    <w:p w14:paraId="163E2C05" w14:textId="77777777" w:rsidR="005326F2" w:rsidRPr="005326F2" w:rsidRDefault="005326F2" w:rsidP="005326F2">
      <w:r w:rsidRPr="005326F2">
        <w:lastRenderedPageBreak/>
        <w:t>Stacjonarny element pomiarowy systemu monitorowania ma również rejestrować przepięcia, z wykorzystaniem oddzielnego toru pomiarowego. Dla szybkich i ultraszybkich zdarzeń należy zapewnić dwa podstawowe kryteria wyzwalania rejestracji: przekroczenie ustawionego poziomu chwilowego napięcia, określonego w woltach lub gwałtowną zmianę napięcia — porównanie bieżącej próbki z wcześniejszą. W trybie szybkim rozdzielczość czasowa minimum 200 µs, a w trybie ultra-szybkim 40 µs.</w:t>
      </w:r>
    </w:p>
    <w:p w14:paraId="6A2B7EE0" w14:textId="77777777" w:rsidR="005326F2" w:rsidRPr="005326F2" w:rsidRDefault="005326F2" w:rsidP="005326F2">
      <w:pPr>
        <w:rPr>
          <w:b/>
          <w:bCs/>
        </w:rPr>
      </w:pPr>
      <w:r w:rsidRPr="005326F2">
        <w:rPr>
          <w:b/>
          <w:bCs/>
        </w:rPr>
        <w:t>9. Rejestracja zdarzeń i stanów obwodów</w:t>
      </w:r>
    </w:p>
    <w:p w14:paraId="21AF4705" w14:textId="77777777" w:rsidR="005326F2" w:rsidRPr="005326F2" w:rsidRDefault="005326F2" w:rsidP="005326F2">
      <w:r w:rsidRPr="005326F2">
        <w:t>System musi wykrywać zapady, wzrosty i przerwy napięcia, szybkie zmiany napięcia oraz krótkotrwałe przepięcia, a także rejestrować przebiegi napięć i prądów przed zdarzeniem, podczas jego trwania i po jego wystąpieniu. Element pomiarowy musi posiadać co najmniej 6 wejść binarnych do rejestracji stanów łączników i sygnałów zadziałania zabezpieczeń. Zmiany stanów muszą otrzymywać znaczniki czasu umożliwiające ich zestawienie ze zdarzeniami elektrycznymi.</w:t>
      </w:r>
    </w:p>
    <w:p w14:paraId="5C445704" w14:textId="77777777" w:rsidR="005326F2" w:rsidRPr="005326F2" w:rsidRDefault="005326F2" w:rsidP="005326F2">
      <w:pPr>
        <w:rPr>
          <w:b/>
          <w:bCs/>
        </w:rPr>
      </w:pPr>
      <w:r w:rsidRPr="005326F2">
        <w:rPr>
          <w:b/>
          <w:bCs/>
        </w:rPr>
        <w:t>10. Alarmowanie</w:t>
      </w:r>
    </w:p>
    <w:p w14:paraId="44CB2A3E" w14:textId="77777777" w:rsidR="005326F2" w:rsidRPr="005326F2" w:rsidRDefault="005326F2" w:rsidP="005326F2">
      <w:r w:rsidRPr="005326F2">
        <w:t>System będzie umożliwiał monitorowanie zasilania ładowarek w czasie rzeczywistym (system wczesnego ostrzegania) poprzez ustawienie indywidualnych alarmów dla wszystkich parametrów EN 50160. W przypadku przekroczenia limitu personel operacyjny musi zostać powiadomiony e-mailem wygenerowanym w warstwie centralnej w celu podjęcia natychmiastowych działań.</w:t>
      </w:r>
    </w:p>
    <w:p w14:paraId="412054AE" w14:textId="77777777" w:rsidR="005326F2" w:rsidRPr="005326F2" w:rsidRDefault="005326F2" w:rsidP="005326F2">
      <w:pPr>
        <w:rPr>
          <w:b/>
          <w:bCs/>
        </w:rPr>
      </w:pPr>
      <w:r w:rsidRPr="005326F2">
        <w:rPr>
          <w:b/>
          <w:bCs/>
        </w:rPr>
        <w:t>11. Ciągłość pomiaru i zachowanie danych</w:t>
      </w:r>
    </w:p>
    <w:p w14:paraId="105D6DFB" w14:textId="77777777" w:rsidR="005326F2" w:rsidRPr="005326F2" w:rsidRDefault="005326F2" w:rsidP="005326F2">
      <w:r w:rsidRPr="005326F2">
        <w:t>System musi prowadzić ciągły monitoring oraz okresowy zapis wartości agregowanych niezależnie od wystąpienia alarmu. Rejestracja zdarzeń nie może przerywać pomiaru pozostałych parametrów. Należy zapewnić synchronizację czasu, lokalne buforowanie danych podczas utraty łączności pomiędzy stacjonarnym elementem pomiarowym a warstwą centralną Systemu i automatyczne uzupełnianie archiwum centralnego po jej przywróceniu. Zasilanie elementu pomiarowego musi umożliwiać rejestrację zaniku napięcia w monitorowanym obwodzie i zachowanie danych zdarzenia.</w:t>
      </w:r>
    </w:p>
    <w:p w14:paraId="6B50F6B2" w14:textId="77777777" w:rsidR="005326F2" w:rsidRPr="005326F2" w:rsidRDefault="005326F2" w:rsidP="005326F2">
      <w:pPr>
        <w:rPr>
          <w:b/>
          <w:bCs/>
        </w:rPr>
      </w:pPr>
      <w:r w:rsidRPr="005326F2">
        <w:rPr>
          <w:b/>
          <w:bCs/>
        </w:rPr>
        <w:t>12. Funkcje systemu centralnego</w:t>
      </w:r>
    </w:p>
    <w:p w14:paraId="1C14F391" w14:textId="77777777" w:rsidR="005326F2" w:rsidRPr="005326F2" w:rsidRDefault="005326F2" w:rsidP="005326F2">
      <w:r w:rsidRPr="005326F2">
        <w:t>System centralny musi automatycznie pobierać i archiwizować wyniki pomiarów, widma, rejestracje zdarzeń i stany wejść binarnych. Musi umożliwiać ich przeglądanie na wspólnej osi czasu, definiowanie progów alarmowych, wyszukiwanie przekroczeń, generowanie raportów oraz eksport danych do dalszej analizy. Funkcje te muszą obejmować również kierunkową analizę mocy składowych i monitorowane pasmo do co najmniej 148 kHz.</w:t>
      </w:r>
    </w:p>
    <w:p w14:paraId="6AD0C08A" w14:textId="77777777" w:rsidR="005326F2" w:rsidRPr="005326F2" w:rsidRDefault="005326F2" w:rsidP="005326F2">
      <w:pPr>
        <w:rPr>
          <w:b/>
          <w:bCs/>
        </w:rPr>
      </w:pPr>
      <w:r w:rsidRPr="005326F2">
        <w:rPr>
          <w:b/>
          <w:bCs/>
        </w:rPr>
        <w:t>13. Spójność rozwiązania i odpowiedzialność dostawcy</w:t>
      </w:r>
    </w:p>
    <w:p w14:paraId="6577572E" w14:textId="77777777" w:rsidR="005326F2" w:rsidRPr="005326F2" w:rsidRDefault="005326F2" w:rsidP="005326F2">
      <w:r>
        <w:t xml:space="preserve">Element pomiarowy oraz system centralny muszą </w:t>
      </w:r>
      <w:del w:id="5101" w:author="Ewa Retajczyk" w:date="2026-10-08T10:17:37Z">
        <w:r>
          <w:delText xml:space="preserve">być dostarczone przez jednego dostawcę jako</w:delText>
        </w:r>
      </w:del>
      <w:ins w:id="5102" w:author="Ewa Retajczyk" w:date="2026-10-08T10:17:38Z">
        <w:r>
          <w:t xml:space="preserve">stanowić</w:t>
        </w:r>
      </w:ins>
      <w:r>
        <w:t xml:space="preserve"> kompletny, wzajemnie kompatybilny system</w:t>
      </w:r>
      <w:ins w:id="5103" w:author="Ewa Retajczyk" w:date="2026-10-08T10:17:48Z">
        <w:r>
          <w:t xml:space="preserve">, za którego dostawę i działanie odpowiada Wykonawca (dopuszcza się komponenty różnych producentów, pod warunkiem wykazania pełnej kompatybilności)</w:t>
        </w:r>
      </w:ins>
      <w:r>
        <w:t xml:space="preserve">. </w:t>
      </w:r>
      <w:del w:id="5104" w:author="Ewa Retajczyk" w:date="2026-10-08T10:17:48Z">
        <w:r>
          <w:delText xml:space="preserve">Dostawca</w:delText>
        </w:r>
      </w:del>
      <w:ins w:id="5105" w:author="Ewa Retajczyk" w:date="2026-10-08T10:17:50Z">
        <w:r>
          <w:t xml:space="preserve">Wykonawca</w:t>
        </w:r>
      </w:ins>
      <w:r>
        <w:t xml:space="preserve"> musi odpowiadać za prawidłową </w:t>
      </w:r>
      <w:r>
        <w:t xml:space="preserve">interpretację i kompletność przesyłanych danych, obsługę wszystkich wymaganych funkcji, zgodność wersji oprogramowania, aktualizacje oraz serwis. Wymaganie służy zapewnieniu spójności pomiarów i analiz oraz jednoznacznej odpowiedzialności za działanie całego rozwiązania. System musi zapewnić dokładność znakowania zdarzeń nie gorszą niż 3 ms.</w:t>
      </w:r>
    </w:p>
    <w:p w14:paraId="2E587307" w14:textId="77777777" w:rsidR="005326F2" w:rsidRPr="005326F2" w:rsidRDefault="005326F2" w:rsidP="005326F2">
      <w:pPr>
        <w:rPr>
          <w:b/>
          <w:bCs/>
        </w:rPr>
      </w:pPr>
      <w:r w:rsidRPr="005326F2">
        <w:rPr>
          <w:b/>
          <w:bCs/>
        </w:rPr>
        <w:t>14. Kompletność dostawy i odbiór</w:t>
      </w:r>
    </w:p>
    <w:p w14:paraId="12419BED" w14:textId="77777777" w:rsidR="005326F2" w:rsidRPr="005326F2" w:rsidRDefault="005326F2" w:rsidP="005326F2">
      <w:r w:rsidRPr="005326F2">
        <w:t>Dostawa musi obejmować wszystkie moduły, czujniki, interfejsy i licencje niezbędne do realizacji wymagań. W ramach odbioru należy potwierdzić poprawność podłączenia torów pomiarowych i przyjętej konwencji kierunku mocy, obsługę wejść binarnych, rejestrację zdarzeń, przesyłanie danych oraz działanie analiz i raportów w systemie centralnym. Wykonawca musi przedstawić dokumentację potwierdzającą wymagane pasmo i parametry kompletnego toru pomiarowego.</w:t>
      </w:r>
    </w:p>
    <w:p w14:paraId="7A079867" w14:textId="77777777" w:rsidR="005326F2" w:rsidRPr="005326F2" w:rsidRDefault="005326F2" w:rsidP="005326F2">
      <w:pPr>
        <w:rPr>
          <w:b/>
          <w:bCs/>
        </w:rPr>
      </w:pPr>
      <w:r w:rsidRPr="005326F2">
        <w:rPr>
          <w:b/>
          <w:bCs/>
        </w:rPr>
        <w:t>15. Certyfikaty</w:t>
      </w:r>
    </w:p>
    <w:p w14:paraId="0B4C8CA9" w14:textId="77777777" w:rsidR="005326F2" w:rsidRDefault="005326F2" w:rsidP="005326F2">
      <w:r>
        <w:t xml:space="preserve">Certyfikaty na badanie typu potwierdzające zgodność urządzenia z normą IEC 61000-4-30 Klasa A, zgodnie z normą IEC 62586-2:2017 (wyd. 2.0). Certyfikat został wydany przez laboratorium akredytowane zrzeszone w BIPM/CIPM MRA. Pełna lista MRA jest dostępna tutaj: ( https://www.bipm.org/en/cipm-mra/participation/signatories.html )</w:t>
      </w:r>
      <w:ins w:id="5106" w:author="Ewa Retajczyk" w:date="2026-10-08T10:17:50Z">
        <w:r>
          <w:t xml:space="preserve"> Dopuszcza się równoważne dokumenty potwierdzające zgodność (np. raport z badań wydany przez niezależne laboratorium akredytowane).</w:t>
        </w:r>
      </w:ins>
    </w:p>
    <w:p w14:paraId="003B2F46" w14:textId="2F3E7CF5" w:rsidR="005326F2" w:rsidRPr="005326F2" w:rsidRDefault="005326F2" w:rsidP="005326F2">
      <w:pPr>
        <w:rPr>
          <w:b/>
          <w:bCs/>
        </w:rPr>
      </w:pPr>
      <w:r w:rsidRPr="005326F2">
        <w:rPr>
          <w:b/>
          <w:bCs/>
        </w:rPr>
        <w:t>16. Klasa FI1</w:t>
      </w:r>
    </w:p>
    <w:p w14:paraId="799144BA" w14:textId="77777777" w:rsidR="005326F2" w:rsidRPr="005326F2" w:rsidRDefault="005326F2" w:rsidP="005326F2">
      <w:r>
        <w:t xml:space="preserve">Produkt musi spełniać wymagania klasy FI1 zgodnie z normą IEC 62586-1:2017 (wyd. 2.0).</w:t>
      </w:r>
      <w:ins w:id="5107" w:author="Ewa Retajczyk" w:date="2026-10-08T10:17:56Z">
        <w:r>
          <w:t xml:space="preserve"> Dopuszcza się rozwiązanie równoważne.</w:t>
        </w:r>
      </w:ins>
    </w:p>
    <w:p w14:paraId="55068B88" w14:textId="77777777" w:rsidR="005326F2" w:rsidRPr="005326F2" w:rsidRDefault="005326F2" w:rsidP="005326F2">
      <w:pPr>
        <w:rPr>
          <w:b/>
          <w:bCs/>
        </w:rPr>
      </w:pPr>
      <w:r w:rsidRPr="005326F2">
        <w:rPr>
          <w:b/>
          <w:bCs/>
        </w:rPr>
        <w:t xml:space="preserve">17. </w:t>
      </w:r>
      <w:proofErr w:type="spellStart"/>
      <w:r w:rsidRPr="005326F2">
        <w:rPr>
          <w:b/>
          <w:bCs/>
        </w:rPr>
        <w:t>Cyberbezpieczeństwo</w:t>
      </w:r>
      <w:proofErr w:type="spellEnd"/>
    </w:p>
    <w:p w14:paraId="7723C149" w14:textId="77777777" w:rsidR="005326F2" w:rsidRPr="005326F2" w:rsidRDefault="005326F2" w:rsidP="005326F2">
      <w:r>
        <w:t xml:space="preserve">Stacjonarny element pomiarowy systemu monitorowania może być dostępny tylko i wyłącznie za pośrednictwem warstwy centralnej. Dostęp do warstwy centralnej systemu monitorowania ma być chroniony przed atakami typu </w:t>
      </w:r>
      <w:r>
        <w:t xml:space="preserve">DDoS</w:t>
      </w:r>
      <w:r>
        <w:t xml:space="preserve">, a adresy infrastruktury warstwy centralnej nie mogą być bezpośrednio osiągalne z Internetu. Należy zapewnić dostęp poprzez pośredniczącą</w:t>
      </w:r>
      <w:del w:id="5108" w:author="Ewa Retajczyk" w:date="2026-10-08T10:18:13Z">
        <w:r>
          <w:delText xml:space="preserve">, rozproszoną</w:delText>
        </w:r>
      </w:del>
      <w:r>
        <w:t xml:space="preserve"> platformę bezpieczeństwa dostępowego (</w:t>
      </w:r>
      <w:ins w:id="5109" w:author="Ewa Retajczyk" w:date="2026-10-08T10:18:35Z">
        <w:r>
          <w:t xml:space="preserve">np. </w:t>
        </w:r>
      </w:ins>
      <w:r>
        <w:t xml:space="preserve">Secure</w:t>
      </w:r>
      <w:r>
        <w:t xml:space="preserve"> Access Edge / </w:t>
      </w:r>
      <w:r>
        <w:t xml:space="preserve">Reverse</w:t>
      </w:r>
      <w:r>
        <w:t xml:space="preserve"> Proxy Security Platform</w:t>
      </w:r>
      <w:ins w:id="5110" w:author="Ewa Retajczyk" w:date="2026-10-08T10:19:02Z">
        <w:r>
          <w:t xml:space="preserve"> lub rozwiązanie równoważne</w:t>
        </w:r>
      </w:ins>
      <w:r>
        <w:t xml:space="preserve">), ukrywającą rzeczywiste adresy IP infrastruktury warstwy centralnej przed publicznym Internetem.</w:t>
      </w:r>
    </w:p>
    <w:p w14:paraId="31BB0867" w14:textId="77777777" w:rsidR="005326F2" w:rsidRPr="005326F2" w:rsidRDefault="005326F2" w:rsidP="005326F2">
      <w:pPr>
        <w:rPr>
          <w:b/>
          <w:bCs/>
        </w:rPr>
      </w:pPr>
      <w:r w:rsidRPr="005326F2">
        <w:rPr>
          <w:b/>
          <w:bCs/>
        </w:rPr>
        <w:t>18. Tajemnica przedsiębiorstwa</w:t>
      </w:r>
    </w:p>
    <w:p w14:paraId="3F5389E4" w14:textId="2E305087" w:rsidR="005326F2" w:rsidRPr="005326F2" w:rsidRDefault="008F3CD5" w:rsidP="005326F2">
      <w:r w:rsidRPr="008F3CD5">
        <w:t>Zamawiający dopuszcza zastrzeżenie przez Oferenta, jako tajemnicy przedsiębiorstwa, informacji dotyczących proponowanych rozwiązań Systemu monitorowania i zarządzania danymi dla obwodów zasilających punkty ładowania, o ile informacje te spełniają przesłanki tajemnicy przedsiębiorstwa określone w obowiązujących przepisach.</w:t>
      </w:r>
      <w:r w:rsidR="00000000">
        <w:pict w14:anchorId="045E20A9">
          <v:rect id="_x0000_i1029" style="width:0;height:1.5pt" o:hralign="center" o:hrstd="t" o:hr="t" fillcolor="#a0a0a0" stroked="f"/>
        </w:pict>
      </w:r>
    </w:p>
    <w:p w14:paraId="02DDC9F9" w14:textId="77777777" w:rsidR="005326F2" w:rsidRPr="005326F2" w:rsidRDefault="005326F2" w:rsidP="005326F2">
      <w:pPr>
        <w:rPr>
          <w:b/>
          <w:bCs/>
        </w:rPr>
      </w:pPr>
      <w:r w:rsidRPr="005326F2">
        <w:rPr>
          <w:b/>
          <w:bCs/>
        </w:rPr>
        <w:t>5. OCPP, BILLING I PŁATNOŚCI</w:t>
      </w:r>
    </w:p>
    <w:p w14:paraId="1199F647" w14:textId="77777777" w:rsidR="005326F2" w:rsidRPr="005326F2" w:rsidRDefault="005326F2" w:rsidP="005326F2">
      <w:r w:rsidRPr="005326F2">
        <w:t>Wykonawca zapewni:</w:t>
      </w:r>
    </w:p>
    <w:p w14:paraId="5A89CAB3" w14:textId="77777777" w:rsidR="005326F2" w:rsidRPr="005326F2" w:rsidRDefault="005326F2" w:rsidP="005326F2">
      <w:pPr>
        <w:numPr>
          <w:ilvl w:val="0"/>
          <w:numId w:val="9"/>
        </w:numPr>
      </w:pPr>
      <w:r w:rsidRPr="005326F2">
        <w:t>komunikację OCPP 1.6-J lub rozwiązanie równoważne;</w:t>
      </w:r>
    </w:p>
    <w:p w14:paraId="73321BC0" w14:textId="77777777" w:rsidR="005326F2" w:rsidRPr="005326F2" w:rsidRDefault="005326F2" w:rsidP="005326F2">
      <w:pPr>
        <w:numPr>
          <w:ilvl w:val="0"/>
          <w:numId w:val="9"/>
        </w:numPr>
      </w:pPr>
      <w:r w:rsidRPr="005326F2">
        <w:lastRenderedPageBreak/>
        <w:t>system operatorski umożliwiający monitoring i zarządzanie punktami;</w:t>
      </w:r>
    </w:p>
    <w:p w14:paraId="645F9613" w14:textId="77777777" w:rsidR="005326F2" w:rsidRPr="005326F2" w:rsidRDefault="005326F2" w:rsidP="005326F2">
      <w:pPr>
        <w:numPr>
          <w:ilvl w:val="0"/>
          <w:numId w:val="9"/>
        </w:numPr>
      </w:pPr>
      <w:r w:rsidRPr="005326F2">
        <w:t>billing;</w:t>
      </w:r>
    </w:p>
    <w:p w14:paraId="420D4486" w14:textId="77777777" w:rsidR="005326F2" w:rsidRPr="005326F2" w:rsidRDefault="005326F2" w:rsidP="005326F2">
      <w:pPr>
        <w:numPr>
          <w:ilvl w:val="0"/>
          <w:numId w:val="9"/>
        </w:numPr>
      </w:pPr>
      <w:r w:rsidRPr="005326F2">
        <w:t>zdalne zarządzanie;</w:t>
      </w:r>
    </w:p>
    <w:p w14:paraId="120A988E" w14:textId="77777777" w:rsidR="005326F2" w:rsidRPr="005326F2" w:rsidRDefault="005326F2" w:rsidP="005326F2">
      <w:pPr>
        <w:numPr>
          <w:ilvl w:val="0"/>
          <w:numId w:val="9"/>
        </w:numPr>
      </w:pPr>
      <w:r w:rsidRPr="005326F2">
        <w:t>raportowanie;</w:t>
      </w:r>
    </w:p>
    <w:p w14:paraId="3B8B4B30" w14:textId="77777777" w:rsidR="005326F2" w:rsidRPr="005326F2" w:rsidRDefault="005326F2" w:rsidP="005326F2">
      <w:pPr>
        <w:numPr>
          <w:ilvl w:val="0"/>
          <w:numId w:val="9"/>
        </w:numPr>
      </w:pPr>
      <w:r w:rsidRPr="005326F2">
        <w:t>integrację płatności;</w:t>
      </w:r>
    </w:p>
    <w:p w14:paraId="69D054D7" w14:textId="77777777" w:rsidR="005326F2" w:rsidRPr="005326F2" w:rsidRDefault="005326F2" w:rsidP="005326F2">
      <w:pPr>
        <w:numPr>
          <w:ilvl w:val="0"/>
          <w:numId w:val="9"/>
        </w:numPr>
      </w:pPr>
      <w:r>
        <w:t xml:space="preserve">możliwość płatności doraźnej kartą </w:t>
      </w:r>
      <w:ins w:id="5111" w:author="Ewa Retajczyk" w:date="2026-10-08T10:19:03Z">
        <w:r>
          <w:t xml:space="preserve">debetową </w:t>
        </w:r>
      </w:ins>
      <w:r>
        <w:t xml:space="preserve">lub </w:t>
      </w:r>
      <w:ins w:id="5112" w:author="Ewa Retajczyk" w:date="2026-10-08T10:19:03Z">
        <w:r>
          <w:t xml:space="preserve">kredytową (w tym </w:t>
        </w:r>
      </w:ins>
      <w:r>
        <w:t xml:space="preserve">zbliżeniowo</w:t>
      </w:r>
      <w:ins w:id="5113" w:author="Ewa Retajczyk" w:date="2026-10-08T10:19:09Z">
        <w:r>
          <w:t xml:space="preserve">)</w:t>
        </w:r>
      </w:ins>
      <w:r>
        <w:t xml:space="preserve">;</w:t>
      </w:r>
    </w:p>
    <w:p w14:paraId="7853A53A" w14:textId="77777777" w:rsidR="005326F2" w:rsidRPr="005326F2" w:rsidRDefault="005326F2" w:rsidP="005326F2">
      <w:pPr>
        <w:numPr>
          <w:ilvl w:val="0"/>
          <w:numId w:val="9"/>
        </w:numPr>
      </w:pPr>
      <w:r w:rsidRPr="005326F2">
        <w:t>możliwość korzystania z płatności bez konieczności wcześniejszej rejestracji użytkownika;</w:t>
      </w:r>
    </w:p>
    <w:p w14:paraId="3BF69C34" w14:textId="77777777" w:rsidR="005326F2" w:rsidRPr="005326F2" w:rsidRDefault="005326F2" w:rsidP="005326F2">
      <w:pPr>
        <w:numPr>
          <w:ilvl w:val="0"/>
          <w:numId w:val="9"/>
        </w:numPr>
      </w:pPr>
      <w:r w:rsidRPr="005326F2">
        <w:t>prezentację ceny za kWh przed rozpoczęciem sesji;</w:t>
      </w:r>
    </w:p>
    <w:p w14:paraId="7ED353B9" w14:textId="77777777" w:rsidR="005326F2" w:rsidRPr="005326F2" w:rsidRDefault="005326F2" w:rsidP="005326F2">
      <w:pPr>
        <w:numPr>
          <w:ilvl w:val="0"/>
          <w:numId w:val="9"/>
        </w:numPr>
      </w:pPr>
      <w:r>
        <w:t xml:space="preserve">przekazywanie danych o dostępności</w:t>
      </w:r>
      <w:ins w:id="5114" w:author="Ewa Retajczyk" w:date="2026-10-08T10:19:15Z">
        <w:r>
          <w:t xml:space="preserve">, stanie</w:t>
        </w:r>
      </w:ins>
      <w:r>
        <w:t xml:space="preserve"> i </w:t>
      </w:r>
      <w:del w:id="5115" w:author="Ewa Retajczyk" w:date="2026-10-08T10:19:42Z">
        <w:r>
          <w:delText xml:space="preserve">stanie</w:delText>
        </w:r>
      </w:del>
      <w:ins w:id="5116" w:author="Ewa Retajczyk" w:date="2026-10-08T10:19:49Z">
        <w:r>
          <w:t xml:space="preserve">cenie</w:t>
        </w:r>
      </w:ins>
      <w:r>
        <w:t xml:space="preserve"> punktów</w:t>
      </w:r>
      <w:ins w:id="5117" w:author="Ewa Retajczyk" w:date="2026-10-08T10:20:03Z">
        <w:r>
          <w:t xml:space="preserve"> w formacie umożliwiającym ich udostępnianie zgodnie z obowiązującymi przepisami (w tym do krajowego punktu dostępowego)</w:t>
        </w:r>
      </w:ins>
      <w:r>
        <w:t xml:space="preserve">;</w:t>
      </w:r>
    </w:p>
    <w:p w14:paraId="0C3FE270" w14:textId="77777777" w:rsidR="005326F2" w:rsidRPr="005326F2" w:rsidRDefault="005326F2" w:rsidP="005326F2">
      <w:pPr>
        <w:numPr>
          <w:ilvl w:val="0"/>
          <w:numId w:val="9"/>
        </w:numPr>
      </w:pPr>
      <w:r w:rsidRPr="005326F2">
        <w:t>możliwość integracji z systemami zewnętrznymi.</w:t>
      </w:r>
    </w:p>
    <w:p w14:paraId="09DE8A7A" w14:textId="77777777" w:rsidR="005326F2" w:rsidRPr="005326F2" w:rsidRDefault="005326F2" w:rsidP="005326F2">
      <w:r w:rsidRPr="005326F2">
        <w:t>Wykonawca zapewni możliwość zmiany platformy operatorskiej przez Zamawiającego bez konieczności wymiany urządzeń.</w:t>
      </w:r>
    </w:p>
    <w:p w14:paraId="39732F1B" w14:textId="77777777" w:rsidR="005326F2" w:rsidRPr="005326F2" w:rsidRDefault="005326F2" w:rsidP="005326F2">
      <w:r w:rsidRPr="005326F2">
        <w:t>Cena podstawowa musi obejmować wszystkie elementy niezbędne do uruchomienia systemu.</w:t>
      </w:r>
    </w:p>
    <w:p w14:paraId="12E2EEE9" w14:textId="77777777" w:rsidR="005326F2" w:rsidRPr="005326F2" w:rsidRDefault="005326F2" w:rsidP="005326F2">
      <w:r>
        <w:t xml:space="preserve">Wykonawca osobno wskaże </w:t>
      </w:r>
      <w:ins w:id="5118" w:author="Ewa Retajczyk" w:date="2026-10-08T10:20:20Z">
        <w:r>
          <w:t xml:space="preserve">(poza ceną oferty; informacja nie podlega ocenie punktowej) </w:t>
        </w:r>
      </w:ins>
      <w:r>
        <w:t xml:space="preserve">koszty:</w:t>
      </w:r>
    </w:p>
    <w:p w14:paraId="26F41ACA" w14:textId="77777777" w:rsidR="005326F2" w:rsidRPr="005326F2" w:rsidRDefault="005326F2" w:rsidP="005326F2">
      <w:pPr>
        <w:numPr>
          <w:ilvl w:val="0"/>
          <w:numId w:val="10"/>
        </w:numPr>
      </w:pPr>
      <w:r w:rsidRPr="005326F2">
        <w:t>licencji;</w:t>
      </w:r>
    </w:p>
    <w:p w14:paraId="7DB48F6C" w14:textId="77777777" w:rsidR="005326F2" w:rsidRPr="005326F2" w:rsidRDefault="005326F2" w:rsidP="005326F2">
      <w:pPr>
        <w:numPr>
          <w:ilvl w:val="0"/>
          <w:numId w:val="10"/>
        </w:numPr>
      </w:pPr>
      <w:r w:rsidRPr="005326F2">
        <w:t>abonamentów;</w:t>
      </w:r>
    </w:p>
    <w:p w14:paraId="12EF0C7C" w14:textId="77777777" w:rsidR="005326F2" w:rsidRPr="005326F2" w:rsidRDefault="005326F2" w:rsidP="005326F2">
      <w:pPr>
        <w:numPr>
          <w:ilvl w:val="0"/>
          <w:numId w:val="10"/>
        </w:numPr>
      </w:pPr>
      <w:r w:rsidRPr="005326F2">
        <w:t>transmisji danych;</w:t>
      </w:r>
    </w:p>
    <w:p w14:paraId="77BEBA66" w14:textId="77777777" w:rsidR="005326F2" w:rsidRPr="005326F2" w:rsidRDefault="005326F2" w:rsidP="005326F2">
      <w:pPr>
        <w:numPr>
          <w:ilvl w:val="0"/>
          <w:numId w:val="10"/>
        </w:numPr>
      </w:pPr>
      <w:r w:rsidRPr="005326F2">
        <w:t>operatora płatności;</w:t>
      </w:r>
    </w:p>
    <w:p w14:paraId="6B01D496" w14:textId="77777777" w:rsidR="005326F2" w:rsidRPr="005326F2" w:rsidRDefault="005326F2" w:rsidP="005326F2">
      <w:pPr>
        <w:numPr>
          <w:ilvl w:val="0"/>
          <w:numId w:val="10"/>
        </w:numPr>
      </w:pPr>
      <w:r w:rsidRPr="005326F2">
        <w:t>innych opłat związanych z funkcjonowaniem systemu w kolejnych latach.</w:t>
      </w:r>
    </w:p>
    <w:p w14:paraId="4045704F" w14:textId="77777777" w:rsidR="005326F2" w:rsidRPr="005326F2" w:rsidRDefault="005326F2" w:rsidP="005326F2">
      <w:r w:rsidRPr="005326F2">
        <w:t xml:space="preserve">Wykonawca Zamówienia nr 1 odpowiada za aktywną część systemu komunikacyjnego, OCPP, billing, płatności i system operatorski oraz za </w:t>
      </w:r>
      <w:r w:rsidRPr="0061581A">
        <w:t>System monitorowania i zarządzania danymi dla obwodów zasilających punkty ładowania w zakresie</w:t>
      </w:r>
      <w:r w:rsidRPr="005326F2">
        <w:t xml:space="preserve"> określonym w niniejszym zamówieniu.</w:t>
      </w:r>
    </w:p>
    <w:p w14:paraId="42F25D3E" w14:textId="77777777" w:rsidR="005326F2" w:rsidRPr="005326F2" w:rsidRDefault="005326F2" w:rsidP="005326F2">
      <w:r w:rsidRPr="005326F2">
        <w:t>Terenowa trasa światłowodowa, pasywne okablowanie oraz doprowadzenie infrastruktury do uzgodnionego punktu styku z Internetem Zamawiającego są realizowane w ramach Zamówienia nr 2.</w:t>
      </w:r>
    </w:p>
    <w:p w14:paraId="66EFE57E" w14:textId="77777777" w:rsidR="005326F2" w:rsidRPr="005326F2" w:rsidRDefault="00000000" w:rsidP="005326F2">
      <w:r>
        <w:pict w14:anchorId="2A17B51C">
          <v:rect id="_x0000_i1030" style="width:0;height:1.5pt" o:hralign="center" o:hrstd="t" o:hr="t" fillcolor="#a0a0a0" stroked="f"/>
        </w:pict>
      </w:r>
    </w:p>
    <w:p w14:paraId="1C44080A" w14:textId="77777777" w:rsidR="005326F2" w:rsidRPr="005326F2" w:rsidRDefault="005326F2" w:rsidP="005326F2">
      <w:pPr>
        <w:rPr>
          <w:b/>
          <w:bCs/>
        </w:rPr>
      </w:pPr>
      <w:r w:rsidRPr="005326F2">
        <w:rPr>
          <w:b/>
          <w:bCs/>
        </w:rPr>
        <w:t>6. DOKUMENTACJA I UDT</w:t>
      </w:r>
    </w:p>
    <w:p w14:paraId="78F5255F" w14:textId="77777777" w:rsidR="005326F2" w:rsidRPr="005326F2" w:rsidRDefault="005326F2" w:rsidP="005326F2">
      <w:r w:rsidRPr="005326F2">
        <w:t>Wykonawca dostarczy dokumentację niezbędną do prawidłowej eksploatacji urządzeń oraz przeprowadzenia wymaganych odbiorów.</w:t>
      </w:r>
    </w:p>
    <w:p w14:paraId="6FA7A120" w14:textId="77777777" w:rsidR="005326F2" w:rsidRPr="005326F2" w:rsidRDefault="005326F2" w:rsidP="005326F2">
      <w:r w:rsidRPr="005326F2">
        <w:lastRenderedPageBreak/>
        <w:t>W szczególności wymagane są:</w:t>
      </w:r>
    </w:p>
    <w:p w14:paraId="0CDD2CF5" w14:textId="77777777" w:rsidR="005326F2" w:rsidRPr="005326F2" w:rsidRDefault="005326F2" w:rsidP="005326F2">
      <w:pPr>
        <w:numPr>
          <w:ilvl w:val="0"/>
          <w:numId w:val="11"/>
        </w:numPr>
      </w:pPr>
      <w:r w:rsidRPr="005326F2">
        <w:t>deklaracje zgodności UE;</w:t>
      </w:r>
    </w:p>
    <w:p w14:paraId="1C126EE0" w14:textId="77777777" w:rsidR="005326F2" w:rsidRPr="005326F2" w:rsidRDefault="005326F2" w:rsidP="005326F2">
      <w:pPr>
        <w:numPr>
          <w:ilvl w:val="0"/>
          <w:numId w:val="11"/>
        </w:numPr>
      </w:pPr>
      <w:r w:rsidRPr="005326F2">
        <w:t>wykaz zastosowanych norm;</w:t>
      </w:r>
    </w:p>
    <w:p w14:paraId="0A343FE0" w14:textId="77777777" w:rsidR="005326F2" w:rsidRPr="005326F2" w:rsidRDefault="005326F2" w:rsidP="005326F2">
      <w:pPr>
        <w:numPr>
          <w:ilvl w:val="0"/>
          <w:numId w:val="11"/>
        </w:numPr>
      </w:pPr>
      <w:r w:rsidRPr="005326F2">
        <w:t>instrukcje obsługi w języku polskim;</w:t>
      </w:r>
    </w:p>
    <w:p w14:paraId="11832635" w14:textId="77777777" w:rsidR="005326F2" w:rsidRPr="005326F2" w:rsidRDefault="005326F2" w:rsidP="005326F2">
      <w:pPr>
        <w:numPr>
          <w:ilvl w:val="0"/>
          <w:numId w:val="11"/>
        </w:numPr>
      </w:pPr>
      <w:r w:rsidRPr="005326F2">
        <w:t>dokumentacja techniczno-ruchowa;</w:t>
      </w:r>
    </w:p>
    <w:p w14:paraId="6F5D6AB6" w14:textId="77777777" w:rsidR="005326F2" w:rsidRPr="005326F2" w:rsidRDefault="005326F2" w:rsidP="005326F2">
      <w:pPr>
        <w:numPr>
          <w:ilvl w:val="0"/>
          <w:numId w:val="11"/>
        </w:numPr>
      </w:pPr>
      <w:r w:rsidRPr="005326F2">
        <w:t>schematy elektryczne i technologiczne;</w:t>
      </w:r>
    </w:p>
    <w:p w14:paraId="6DD3AF71" w14:textId="77777777" w:rsidR="005326F2" w:rsidRPr="005326F2" w:rsidRDefault="005326F2" w:rsidP="005326F2">
      <w:pPr>
        <w:numPr>
          <w:ilvl w:val="0"/>
          <w:numId w:val="11"/>
        </w:numPr>
      </w:pPr>
      <w:r w:rsidRPr="005326F2">
        <w:t>dokumentacja parametrów urządzeń;</w:t>
      </w:r>
    </w:p>
    <w:p w14:paraId="6CFE6E78" w14:textId="77777777" w:rsidR="005326F2" w:rsidRPr="005326F2" w:rsidRDefault="005326F2" w:rsidP="005326F2">
      <w:pPr>
        <w:numPr>
          <w:ilvl w:val="0"/>
          <w:numId w:val="11"/>
        </w:numPr>
      </w:pPr>
      <w:r w:rsidRPr="005326F2">
        <w:t>dokumentacja wymagana przez UDT;</w:t>
      </w:r>
    </w:p>
    <w:p w14:paraId="77E0EB80" w14:textId="77777777" w:rsidR="005326F2" w:rsidRPr="005326F2" w:rsidRDefault="005326F2" w:rsidP="005326F2">
      <w:pPr>
        <w:numPr>
          <w:ilvl w:val="0"/>
          <w:numId w:val="11"/>
        </w:numPr>
      </w:pPr>
      <w:r w:rsidRPr="005326F2">
        <w:t>dokumentacja instalacyjna i serwisowa;</w:t>
      </w:r>
    </w:p>
    <w:p w14:paraId="0AB77BB9" w14:textId="77777777" w:rsidR="005326F2" w:rsidRPr="005326F2" w:rsidRDefault="005326F2" w:rsidP="005326F2">
      <w:pPr>
        <w:numPr>
          <w:ilvl w:val="0"/>
          <w:numId w:val="11"/>
        </w:numPr>
      </w:pPr>
      <w:r w:rsidRPr="005326F2">
        <w:t>dokumentacja komunikacyjna i integracyjna;</w:t>
      </w:r>
    </w:p>
    <w:p w14:paraId="3C12232D" w14:textId="77777777" w:rsidR="005326F2" w:rsidRPr="005326F2" w:rsidRDefault="005326F2" w:rsidP="005326F2">
      <w:pPr>
        <w:numPr>
          <w:ilvl w:val="0"/>
          <w:numId w:val="11"/>
        </w:numPr>
      </w:pPr>
      <w:r>
        <w:t xml:space="preserve">dokumentacja </w:t>
      </w:r>
      <w:r>
        <w:t xml:space="preserve">Systemu monitorowania i zarządzania danymi dla obwodów zasilających punkty ładowania, w tym</w:t>
      </w:r>
      <w:r>
        <w:t xml:space="preserve"> dokumentacja torów pomiarowych, komunikacji, konfiguracji, alarmów, rejestracji danych oraz integracji z systemem centralnym</w:t>
      </w:r>
      <w:del w:id="5119" w:author="Ewa Retajczyk" w:date="2026-10-08T10:20:47Z">
        <w:r>
          <w:delText xml:space="preserve">.</w:delText>
        </w:r>
      </w:del>
      <w:ins w:id="5120" w:author="Ewa Retajczyk" w:date="2026-10-08T10:20:59Z">
        <w:r>
          <w:t xml:space="preserve">;</w:t>
        </w:r>
      </w:ins>
    </w:p>
    <w:p>
      <w:pPr>
        <w:numPr>
          <w:ilvl w:val="0"/>
          <w:numId w:val="11"/>
        </w:numPr>
        <w:rPr>
          <w:ins w:id="5121" w:author="Ewa Retajczyk" w:date="2026-10-08T10:21:03Z"/>
        </w:rPr>
      </w:pPr>
      <w:ins w:id="5122" w:author="Ewa Retajczyk" w:date="2026-10-08T10:21:19Z">
        <w:r>
          <w:t xml:space="preserve">dokument potwierdzający zgodność złączy punktów ładowania z normą EN 62196-3:2014 (Combo 2);</w:t>
        </w:r>
      </w:ins>
    </w:p>
    <w:p>
      <w:pPr>
        <w:numPr>
          <w:ilvl w:val="0"/>
          <w:numId w:val="11"/>
        </w:numPr>
        <w:rPr>
          <w:ins w:id="5123" w:author="Ewa Retajczyk" w:date="2026-10-08T10:21:36Z"/>
        </w:rPr>
      </w:pPr>
      <w:ins w:id="5124" w:author="Ewa Retajczyk" w:date="2026-10-08T10:22:21Z">
        <w:r>
          <w:t xml:space="preserve">dokumenty potwierdzające, że urządzenia są fabrycznie nowe, nieużywane i wyprodukowane nie wcześniej niż 24 miesiące przed montażem (np. oświadczenie producenta z numerami seryjnymi i datami produkcji);</w:t>
        </w:r>
      </w:ins>
    </w:p>
    <w:p>
      <w:pPr>
        <w:numPr>
          <w:ilvl w:val="0"/>
          <w:numId w:val="11"/>
        </w:numPr>
        <w:rPr>
          <w:ins w:id="5125" w:author="Ewa Retajczyk" w:date="2026-10-08T10:23:05Z"/>
        </w:rPr>
      </w:pPr>
      <w:ins w:id="5126" w:author="Ewa Retajczyk" w:date="2026-10-08T10:23:12Z">
        <w:r>
          <w:t xml:space="preserve">dokumentację zdjęciową tabliczek znamionowych każdej stacji ładowania;</w:t>
        </w:r>
      </w:ins>
    </w:p>
    <w:p>
      <w:pPr>
        <w:numPr>
          <w:ilvl w:val="0"/>
          <w:numId w:val="11"/>
        </w:numPr>
        <w:rPr>
          <w:ins w:id="5127" w:author="Ewa Retajczyk" w:date="2026-10-08T10:23:30Z"/>
        </w:rPr>
      </w:pPr>
      <w:ins w:id="5128" w:author="Ewa Retajczyk" w:date="2026-10-08T10:23:42Z">
        <w:r>
          <w:t xml:space="preserve">dokumenty i oświadczenia potwierdzające zgodność z zasadą DNSH (m.in. instrukcje użytkowania oraz instrukcje i standardy zagospodarowania odpadów i likwidacji urządzeń zgodnie z hierarchią postępowania z odpadami).</w:t>
        </w:r>
      </w:ins>
    </w:p>
    <w:p w14:paraId="1EDC4D51" w14:textId="77777777" w:rsidR="005326F2" w:rsidRPr="005326F2" w:rsidRDefault="005326F2" w:rsidP="005326F2">
      <w:r>
        <w:t xml:space="preserve">Wykonawca zapewni wsparcie techniczne podczas odbiorów oraz badań UDT dotyczących dostarczonej technologii.</w:t>
      </w:r>
      <w:ins w:id="5129" w:author="Ewa Retajczyk" w:date="2026-10-08T10:23:48Z">
        <w:r>
          <w:t xml:space="preserve"> Każda z 6 stacji ładowania wymaga odrębnej dokumentacji do badania UDT i odrębnej tabliczki znamionowej. Opłaty UDT ponosi Zamawiający jako podmiot eksploatujący.</w:t>
        </w:r>
      </w:ins>
    </w:p>
    <w:p w14:paraId="048ED959" w14:textId="77777777" w:rsidR="005326F2" w:rsidRPr="005326F2" w:rsidRDefault="005326F2" w:rsidP="005326F2">
      <w:r w:rsidRPr="005326F2">
        <w:t>Wykonawca przekaże komplet dokumentów dotyczących własnego zakresu Wykonawcy Zamówienia nr 2 w terminach umożliwiających przygotowanie kompletnej dokumentacji powykonawczej oraz dokumentacji wymaganej do UDT.</w:t>
      </w:r>
    </w:p>
    <w:p w14:paraId="7734D24B" w14:textId="77777777" w:rsidR="005326F2" w:rsidRPr="005326F2" w:rsidRDefault="005326F2" w:rsidP="005326F2">
      <w:r w:rsidRPr="005326F2">
        <w:t>W przypadku stwierdzenia podczas odbiorów wad urządzeń, dokumentacji lub konfiguracji leżących po stronie Wykonawcy, Wykonawca zobowiązany będzie do ich usunięcia i ponownego udziału w czynnościach odbiorowych.</w:t>
      </w:r>
    </w:p>
    <w:p w14:paraId="40747278" w14:textId="77777777" w:rsidR="005326F2" w:rsidRPr="005326F2" w:rsidRDefault="005326F2" w:rsidP="005326F2">
      <w:r w:rsidRPr="005326F2">
        <w:t>Koordynacja dokumentacji UDT dla całej inwestycji będzie prowadzona zgodnie z podziałem odpowiedzialności pomiędzy Zamówieniem nr 1, Zamówieniem nr 2 i Zamówieniem nr 3.</w:t>
      </w:r>
    </w:p>
    <w:p w14:paraId="4E583CBC" w14:textId="77777777" w:rsidR="005326F2" w:rsidRPr="005326F2" w:rsidRDefault="00000000" w:rsidP="005326F2">
      <w:r>
        <w:pict w14:anchorId="6A8BB21C">
          <v:rect id="_x0000_i1031" style="width:0;height:1.5pt" o:hralign="center" o:hrstd="t" o:hr="t" fillcolor="#a0a0a0" stroked="f"/>
        </w:pict>
      </w:r>
    </w:p>
    <w:p w14:paraId="2A1EDBA7" w14:textId="77777777" w:rsidR="005326F2" w:rsidRPr="005326F2" w:rsidRDefault="005326F2" w:rsidP="005326F2">
      <w:pPr>
        <w:rPr>
          <w:b/>
          <w:bCs/>
        </w:rPr>
      </w:pPr>
      <w:r w:rsidRPr="005326F2">
        <w:rPr>
          <w:b/>
          <w:bCs/>
        </w:rPr>
        <w:t>7. GRANICE ODPOWIEDZIALNOŚCI POMIĘDZY ZAMÓWIENIAMI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2969"/>
        <w:gridCol w:w="3574"/>
      </w:tblGrid>
      <w:tr w:rsidR="005326F2" w:rsidRPr="005326F2" w14:paraId="51B4CA22" w14:textId="77777777">
        <w:trPr>
          <w:tblHeader/>
          <w:tblCellSpacing w:w="15" w:type="dxa"/>
        </w:trPr>
        <w:tc>
          <w:tcPr>
            <w:tcW w:w="0" w:type="auto"/>
            <w:vAlign w:val="center"/>
            <w:hideMark/>
          </w:tcPr>
          <w:p w14:paraId="7CDD69F5" w14:textId="77777777" w:rsidR="005326F2" w:rsidRPr="005326F2" w:rsidRDefault="005326F2" w:rsidP="005326F2">
            <w:pPr>
              <w:rPr>
                <w:b/>
                <w:bCs/>
              </w:rPr>
            </w:pPr>
            <w:r w:rsidRPr="005326F2">
              <w:rPr>
                <w:b/>
                <w:bCs/>
              </w:rPr>
              <w:t>Element</w:t>
            </w:r>
          </w:p>
        </w:tc>
        <w:tc>
          <w:tcPr>
            <w:tcW w:w="0" w:type="auto"/>
            <w:vAlign w:val="center"/>
            <w:hideMark/>
          </w:tcPr>
          <w:p w14:paraId="5536E978" w14:textId="77777777" w:rsidR="005326F2" w:rsidRPr="005326F2" w:rsidRDefault="005326F2" w:rsidP="005326F2">
            <w:pPr>
              <w:rPr>
                <w:b/>
                <w:bCs/>
              </w:rPr>
            </w:pPr>
            <w:r w:rsidRPr="005326F2">
              <w:rPr>
                <w:b/>
                <w:bCs/>
              </w:rPr>
              <w:t>Zamówienie nr 1</w:t>
            </w:r>
          </w:p>
        </w:tc>
        <w:tc>
          <w:tcPr>
            <w:tcW w:w="0" w:type="auto"/>
            <w:vAlign w:val="center"/>
            <w:hideMark/>
          </w:tcPr>
          <w:p w14:paraId="36A77809" w14:textId="77777777" w:rsidR="005326F2" w:rsidRPr="005326F2" w:rsidRDefault="005326F2" w:rsidP="005326F2">
            <w:pPr>
              <w:rPr>
                <w:b/>
                <w:bCs/>
              </w:rPr>
            </w:pPr>
            <w:r w:rsidRPr="005326F2">
              <w:rPr>
                <w:b/>
                <w:bCs/>
              </w:rPr>
              <w:t>Zamówienie nr 2 / Zamówienie nr 3 / Zamawiający</w:t>
            </w:r>
          </w:p>
        </w:tc>
      </w:tr>
      <w:tr w:rsidR="005326F2" w:rsidRPr="005326F2" w14:paraId="4DFB74D6" w14:textId="77777777">
        <w:trPr>
          <w:tblCellSpacing w:w="15" w:type="dxa"/>
        </w:trPr>
        <w:tc>
          <w:tcPr>
            <w:tcW w:w="0" w:type="auto"/>
            <w:vAlign w:val="center"/>
            <w:hideMark/>
          </w:tcPr>
          <w:p w14:paraId="1FBB6487" w14:textId="77777777" w:rsidR="005326F2" w:rsidRPr="005326F2" w:rsidRDefault="005326F2" w:rsidP="005326F2">
            <w:r w:rsidRPr="005326F2">
              <w:t>Jednostki przekształtnikowe i terminale</w:t>
            </w:r>
          </w:p>
        </w:tc>
        <w:tc>
          <w:tcPr>
            <w:tcW w:w="0" w:type="auto"/>
            <w:vAlign w:val="center"/>
            <w:hideMark/>
          </w:tcPr>
          <w:p w14:paraId="730C5147" w14:textId="77777777" w:rsidR="005326F2" w:rsidRPr="005326F2" w:rsidRDefault="005326F2" w:rsidP="005326F2">
            <w:r w:rsidRPr="005326F2">
              <w:t xml:space="preserve">Dostawa, transport, ustawienie, połączenia </w:t>
            </w:r>
            <w:r w:rsidRPr="005326F2">
              <w:lastRenderedPageBreak/>
              <w:t>wewnętrzne, konfiguracja i rozruch</w:t>
            </w:r>
          </w:p>
        </w:tc>
        <w:tc>
          <w:tcPr>
            <w:tcW w:w="0" w:type="auto"/>
            <w:vAlign w:val="center"/>
            <w:hideMark/>
          </w:tcPr>
          <w:p w14:paraId="3A970083" w14:textId="77777777" w:rsidR="005326F2" w:rsidRPr="005326F2" w:rsidRDefault="005326F2" w:rsidP="005326F2">
            <w:r w:rsidRPr="005326F2">
              <w:lastRenderedPageBreak/>
              <w:t xml:space="preserve">Przygotowanie fundamentów, terenu i zewnętrznych instalacji </w:t>
            </w:r>
            <w:r w:rsidRPr="005326F2">
              <w:lastRenderedPageBreak/>
              <w:t>zgodnie z projektem Zamówienia nr 2</w:t>
            </w:r>
          </w:p>
        </w:tc>
      </w:tr>
      <w:tr w:rsidR="005326F2" w:rsidRPr="005326F2" w14:paraId="26C34D08" w14:textId="77777777">
        <w:trPr>
          <w:tblCellSpacing w:w="15" w:type="dxa"/>
        </w:trPr>
        <w:tc>
          <w:tcPr>
            <w:tcW w:w="0" w:type="auto"/>
            <w:vAlign w:val="center"/>
            <w:hideMark/>
          </w:tcPr>
          <w:p w14:paraId="42BE0803" w14:textId="77777777" w:rsidR="005326F2" w:rsidRPr="005326F2" w:rsidRDefault="005326F2" w:rsidP="005326F2">
            <w:r w:rsidRPr="005326F2">
              <w:lastRenderedPageBreak/>
              <w:t xml:space="preserve">Zasilanie SN, transformator, rozdzielnia </w:t>
            </w:r>
            <w:proofErr w:type="spellStart"/>
            <w:r w:rsidRPr="005326F2">
              <w:t>nN</w:t>
            </w:r>
            <w:proofErr w:type="spellEnd"/>
          </w:p>
        </w:tc>
        <w:tc>
          <w:tcPr>
            <w:tcW w:w="0" w:type="auto"/>
            <w:vAlign w:val="center"/>
            <w:hideMark/>
          </w:tcPr>
          <w:p w14:paraId="0F4645DE" w14:textId="77777777" w:rsidR="005326F2" w:rsidRPr="005326F2" w:rsidRDefault="005326F2" w:rsidP="005326F2">
            <w:r w:rsidRPr="005326F2">
              <w:t>Przekazanie parametrów zasilania, wymagań zabezpieczeń i udział w testach</w:t>
            </w:r>
          </w:p>
        </w:tc>
        <w:tc>
          <w:tcPr>
            <w:tcW w:w="0" w:type="auto"/>
            <w:vAlign w:val="center"/>
            <w:hideMark/>
          </w:tcPr>
          <w:p w14:paraId="15F302E8" w14:textId="77777777" w:rsidR="005326F2" w:rsidRPr="005326F2" w:rsidRDefault="005326F2" w:rsidP="005326F2">
            <w:r w:rsidRPr="005326F2">
              <w:t>Zamówienie nr 3: linia SN, transformator, rozdzielnia SN/</w:t>
            </w:r>
            <w:proofErr w:type="spellStart"/>
            <w:r w:rsidRPr="005326F2">
              <w:t>nN</w:t>
            </w:r>
            <w:proofErr w:type="spellEnd"/>
            <w:r w:rsidRPr="005326F2">
              <w:t>, pomiary, podanie napięcia i odbiory OSD</w:t>
            </w:r>
          </w:p>
        </w:tc>
      </w:tr>
      <w:tr w:rsidR="005326F2" w:rsidRPr="005326F2" w14:paraId="04A73666" w14:textId="77777777">
        <w:trPr>
          <w:tblCellSpacing w:w="15" w:type="dxa"/>
        </w:trPr>
        <w:tc>
          <w:tcPr>
            <w:tcW w:w="0" w:type="auto"/>
            <w:vAlign w:val="center"/>
            <w:hideMark/>
          </w:tcPr>
          <w:p w14:paraId="2D6F0213" w14:textId="77777777" w:rsidR="005326F2" w:rsidRPr="005326F2" w:rsidRDefault="005326F2" w:rsidP="005326F2">
            <w:r w:rsidRPr="005326F2">
              <w:t>Zewnętrzne kable AC i DC</w:t>
            </w:r>
          </w:p>
        </w:tc>
        <w:tc>
          <w:tcPr>
            <w:tcW w:w="0" w:type="auto"/>
            <w:vAlign w:val="center"/>
            <w:hideMark/>
          </w:tcPr>
          <w:p w14:paraId="16AF6866" w14:textId="77777777" w:rsidR="005326F2" w:rsidRPr="005326F2" w:rsidRDefault="005326F2" w:rsidP="005326F2">
            <w:r w:rsidRPr="005326F2">
              <w:t>Przekroje, maksymalne długości, zaciski, schematy połączeń, wymagania techniczne, nadzór nad podłączeniem i kontrola przed podaniem napięcia</w:t>
            </w:r>
          </w:p>
        </w:tc>
        <w:tc>
          <w:tcPr>
            <w:tcW w:w="0" w:type="auto"/>
            <w:vAlign w:val="center"/>
            <w:hideMark/>
          </w:tcPr>
          <w:p w14:paraId="6244CE32" w14:textId="77777777" w:rsidR="005326F2" w:rsidRPr="005326F2" w:rsidRDefault="005326F2" w:rsidP="005326F2">
            <w:r w:rsidRPr="005326F2">
              <w:t>Zamówienie nr 2: projekt i wykonanie tras oraz zewnętrznych kabli AC/DC wraz z osprzętem</w:t>
            </w:r>
          </w:p>
        </w:tc>
      </w:tr>
      <w:tr w:rsidR="005326F2" w:rsidRPr="005326F2" w14:paraId="6F517DD7" w14:textId="77777777">
        <w:trPr>
          <w:tblCellSpacing w:w="15" w:type="dxa"/>
        </w:trPr>
        <w:tc>
          <w:tcPr>
            <w:tcW w:w="0" w:type="auto"/>
            <w:vAlign w:val="center"/>
            <w:hideMark/>
          </w:tcPr>
          <w:p w14:paraId="1DDE9F8E" w14:textId="77777777" w:rsidR="005326F2" w:rsidRPr="005326F2" w:rsidRDefault="005326F2" w:rsidP="005326F2">
            <w:r w:rsidRPr="005326F2">
              <w:t>Fundamenty i posadowienie</w:t>
            </w:r>
          </w:p>
        </w:tc>
        <w:tc>
          <w:tcPr>
            <w:tcW w:w="0" w:type="auto"/>
            <w:vAlign w:val="center"/>
            <w:hideMark/>
          </w:tcPr>
          <w:p w14:paraId="009BBC6B" w14:textId="77777777" w:rsidR="005326F2" w:rsidRPr="005326F2" w:rsidRDefault="005326F2" w:rsidP="005326F2">
            <w:r w:rsidRPr="005326F2">
              <w:t>Przekazanie gabarytów, mas, obciążeń, szablonów, wymagań producenta i stref serwisowych</w:t>
            </w:r>
          </w:p>
        </w:tc>
        <w:tc>
          <w:tcPr>
            <w:tcW w:w="0" w:type="auto"/>
            <w:vAlign w:val="center"/>
            <w:hideMark/>
          </w:tcPr>
          <w:p w14:paraId="71980054" w14:textId="77777777" w:rsidR="005326F2" w:rsidRPr="005326F2" w:rsidRDefault="005326F2" w:rsidP="005326F2">
            <w:r w:rsidRPr="005326F2">
              <w:t>Zamówienie nr 2: projekt i wykonanie fundamentów, przygotowanie terenu i stanowisk</w:t>
            </w:r>
          </w:p>
        </w:tc>
      </w:tr>
      <w:tr w:rsidR="005326F2" w:rsidRPr="005326F2" w14:paraId="1D780DBC" w14:textId="77777777">
        <w:trPr>
          <w:tblCellSpacing w:w="15" w:type="dxa"/>
        </w:trPr>
        <w:tc>
          <w:tcPr>
            <w:tcW w:w="0" w:type="auto"/>
            <w:vAlign w:val="center"/>
            <w:hideMark/>
          </w:tcPr>
          <w:p w14:paraId="24559911" w14:textId="77777777" w:rsidR="005326F2" w:rsidRPr="005326F2" w:rsidRDefault="005326F2" w:rsidP="005326F2">
            <w:del w:id="5130" w:author="Ewa Retajczyk" w:date="2026-10-08T10:24:06Z">
              <w:r>
                <w:delText xml:space="preserve">Zadaszenie, oświetlenie</w:delText>
              </w:r>
            </w:del>
            <w:ins w:id="5131" w:author="Ewa Retajczyk" w:date="2026-10-08T10:24:12Z">
              <w:r>
                <w:t xml:space="preserve">Oświetlenie</w:t>
              </w:r>
            </w:ins>
            <w:r>
              <w:t xml:space="preserve">, organizacja ruchu</w:t>
            </w:r>
          </w:p>
        </w:tc>
        <w:tc>
          <w:tcPr>
            <w:tcW w:w="0" w:type="auto"/>
            <w:vAlign w:val="center"/>
            <w:hideMark/>
          </w:tcPr>
          <w:p w14:paraId="02DDF3AD" w14:textId="77777777" w:rsidR="005326F2" w:rsidRPr="005326F2" w:rsidRDefault="005326F2" w:rsidP="005326F2">
            <w:r w:rsidRPr="005326F2">
              <w:t>Przekazanie wymagań technicznych urządzeń</w:t>
            </w:r>
          </w:p>
        </w:tc>
        <w:tc>
          <w:tcPr>
            <w:tcW w:w="0" w:type="auto"/>
            <w:vAlign w:val="center"/>
            <w:hideMark/>
          </w:tcPr>
          <w:p w14:paraId="17D9E6CD" w14:textId="77777777" w:rsidR="005326F2" w:rsidRPr="005326F2" w:rsidRDefault="005326F2" w:rsidP="005326F2">
            <w:r w:rsidRPr="005326F2">
              <w:t>Zamówienie nr 2</w:t>
            </w:r>
          </w:p>
        </w:tc>
      </w:tr>
      <w:tr w:rsidR="005326F2" w:rsidRPr="005326F2" w14:paraId="3F1A6AC0" w14:textId="77777777">
        <w:trPr>
          <w:tblCellSpacing w:w="15" w:type="dxa"/>
        </w:trPr>
        <w:tc>
          <w:tcPr>
            <w:tcW w:w="0" w:type="auto"/>
            <w:vAlign w:val="center"/>
            <w:hideMark/>
          </w:tcPr>
          <w:p w14:paraId="21B3A5D0" w14:textId="77777777" w:rsidR="005326F2" w:rsidRPr="005326F2" w:rsidRDefault="005326F2" w:rsidP="005326F2">
            <w:r w:rsidRPr="005326F2">
              <w:t>Internet i światłowód</w:t>
            </w:r>
          </w:p>
        </w:tc>
        <w:tc>
          <w:tcPr>
            <w:tcW w:w="0" w:type="auto"/>
            <w:vAlign w:val="center"/>
            <w:hideMark/>
          </w:tcPr>
          <w:p w14:paraId="03ECDF1A" w14:textId="77777777" w:rsidR="005326F2" w:rsidRPr="005326F2" w:rsidRDefault="005326F2" w:rsidP="005326F2">
            <w:r w:rsidRPr="005326F2">
              <w:t>System aktywny, OCPP, billing, monitoring, płatności, konfiguracja i test integracji</w:t>
            </w:r>
          </w:p>
        </w:tc>
        <w:tc>
          <w:tcPr>
            <w:tcW w:w="0" w:type="auto"/>
            <w:vAlign w:val="center"/>
            <w:hideMark/>
          </w:tcPr>
          <w:p w14:paraId="3137A750" w14:textId="77777777" w:rsidR="005326F2" w:rsidRPr="005326F2" w:rsidRDefault="005326F2" w:rsidP="005326F2">
            <w:r w:rsidRPr="005326F2">
              <w:t>Zamówienie nr 2: terenowa trasa światłowodowa, pasywne okablowanie i punkt styku z Internetem Zamawiającego</w:t>
            </w:r>
          </w:p>
        </w:tc>
      </w:tr>
      <w:tr w:rsidR="005326F2" w:rsidRPr="005326F2" w14:paraId="27785845" w14:textId="77777777">
        <w:trPr>
          <w:tblCellSpacing w:w="15" w:type="dxa"/>
        </w:trPr>
        <w:tc>
          <w:tcPr>
            <w:tcW w:w="0" w:type="auto"/>
            <w:vAlign w:val="center"/>
            <w:hideMark/>
          </w:tcPr>
          <w:p w14:paraId="737E148C" w14:textId="77777777" w:rsidR="005326F2" w:rsidRPr="005326F2" w:rsidRDefault="005326F2" w:rsidP="005326F2">
            <w:r w:rsidRPr="005326F2">
              <w:t>System monitorowania i zarządzania danymi dla obwodów zasilających punkty ładowania</w:t>
            </w:r>
          </w:p>
        </w:tc>
        <w:tc>
          <w:tcPr>
            <w:tcW w:w="0" w:type="auto"/>
            <w:vAlign w:val="center"/>
            <w:hideMark/>
          </w:tcPr>
          <w:p w14:paraId="46E74608" w14:textId="77777777" w:rsidR="005326F2" w:rsidRPr="005326F2" w:rsidRDefault="005326F2" w:rsidP="005326F2">
            <w:r w:rsidRPr="005326F2">
              <w:t>Dostawa, konfiguracja, integracja, uruchomienie, system centralny, element pomiarowy, analiza, archiwizacja, alarmowanie i dokumentacja zgodnie z rozdz. 4</w:t>
            </w:r>
          </w:p>
        </w:tc>
        <w:tc>
          <w:tcPr>
            <w:tcW w:w="0" w:type="auto"/>
            <w:vAlign w:val="center"/>
            <w:hideMark/>
          </w:tcPr>
          <w:p w14:paraId="31766E75" w14:textId="77777777" w:rsidR="005326F2" w:rsidRPr="005326F2" w:rsidRDefault="005326F2" w:rsidP="005326F2">
            <w:r w:rsidRPr="005326F2">
              <w:t>Zamówienie nr 2: infrastruktura teletechniczna; Zamówienie nr 3: odpowiednie punkty i tory pomiarowe w stacji transformatorowej</w:t>
            </w:r>
          </w:p>
        </w:tc>
      </w:tr>
      <w:tr w:rsidR="005326F2" w:rsidRPr="005326F2" w14:paraId="357EFF2C" w14:textId="77777777">
        <w:trPr>
          <w:tblCellSpacing w:w="15" w:type="dxa"/>
        </w:trPr>
        <w:tc>
          <w:tcPr>
            <w:tcW w:w="0" w:type="auto"/>
            <w:vAlign w:val="center"/>
            <w:hideMark/>
          </w:tcPr>
          <w:p w14:paraId="4EDF19C5" w14:textId="77777777" w:rsidR="005326F2" w:rsidRPr="005326F2" w:rsidRDefault="005326F2" w:rsidP="005326F2">
            <w:r w:rsidRPr="005326F2">
              <w:t>Projekt całej inwestycji</w:t>
            </w:r>
          </w:p>
        </w:tc>
        <w:tc>
          <w:tcPr>
            <w:tcW w:w="0" w:type="auto"/>
            <w:vAlign w:val="center"/>
            <w:hideMark/>
          </w:tcPr>
          <w:p w14:paraId="5FEC7813" w14:textId="77777777" w:rsidR="005326F2" w:rsidRPr="005326F2" w:rsidRDefault="005326F2" w:rsidP="005326F2">
            <w:r w:rsidRPr="005326F2">
              <w:t>Dane technologiczne urządzeń, wymagania i uzgodnienia dotyczące technologii</w:t>
            </w:r>
          </w:p>
        </w:tc>
        <w:tc>
          <w:tcPr>
            <w:tcW w:w="0" w:type="auto"/>
            <w:vAlign w:val="center"/>
            <w:hideMark/>
          </w:tcPr>
          <w:p w14:paraId="0DC7651F" w14:textId="77777777" w:rsidR="005326F2" w:rsidRPr="005326F2" w:rsidRDefault="005326F2" w:rsidP="005326F2">
            <w:r w:rsidRPr="005326F2">
              <w:t>Zamówienie nr 2: projekt całej instalacji i koordynacja międzybranżowa</w:t>
            </w:r>
          </w:p>
        </w:tc>
      </w:tr>
      <w:tr w:rsidR="005326F2" w:rsidRPr="005326F2" w14:paraId="117FADF9" w14:textId="77777777">
        <w:trPr>
          <w:tblCellSpacing w:w="15" w:type="dxa"/>
        </w:trPr>
        <w:tc>
          <w:tcPr>
            <w:tcW w:w="0" w:type="auto"/>
            <w:vAlign w:val="center"/>
            <w:hideMark/>
          </w:tcPr>
          <w:p w14:paraId="64101B91" w14:textId="77777777" w:rsidR="005326F2" w:rsidRPr="005326F2" w:rsidRDefault="005326F2" w:rsidP="005326F2">
            <w:r w:rsidRPr="005326F2">
              <w:lastRenderedPageBreak/>
              <w:t>UDT</w:t>
            </w:r>
          </w:p>
        </w:tc>
        <w:tc>
          <w:tcPr>
            <w:tcW w:w="0" w:type="auto"/>
            <w:vAlign w:val="center"/>
            <w:hideMark/>
          </w:tcPr>
          <w:p w14:paraId="58FE68AF" w14:textId="77777777" w:rsidR="005326F2" w:rsidRPr="005326F2" w:rsidRDefault="005326F2" w:rsidP="005326F2">
            <w:r w:rsidRPr="005326F2">
              <w:t>Dokumentacja producenta, obecność techniczna, testy urządzeń i usunięcie usterek własnego zakresu</w:t>
            </w:r>
          </w:p>
        </w:tc>
        <w:tc>
          <w:tcPr>
            <w:tcW w:w="0" w:type="auto"/>
            <w:vAlign w:val="center"/>
            <w:hideMark/>
          </w:tcPr>
          <w:p w14:paraId="3302E7B4" w14:textId="77777777" w:rsidR="005326F2" w:rsidRPr="005326F2" w:rsidRDefault="005326F2" w:rsidP="005326F2">
            <w:r>
              <w:t xml:space="preserve">Zamówienie nr 2: koordynacja dokumentacji i badań całej inwestycji; Zamówienie nr 3: dokumentacja i odbiory SN/</w:t>
            </w:r>
            <w:r>
              <w:t xml:space="preserve">nN</w:t>
            </w:r>
            <w:r>
              <w:t xml:space="preserve">; MEGALOG: wystąpienie jako eksploatujący</w:t>
            </w:r>
            <w:del w:id="5132" w:author="Ewa Retajczyk" w:date="2026-10-08T10:24:18Z">
              <w:r>
                <w:delText xml:space="preserve"> i</w:delText>
              </w:r>
            </w:del>
            <w:ins w:id="5133" w:author="Ewa Retajczyk" w:date="2026-10-08T10:24:38Z">
              <w:r>
                <w:t xml:space="preserve">,</w:t>
              </w:r>
            </w:ins>
            <w:r>
              <w:t xml:space="preserve"> koordynacja formalna</w:t>
            </w:r>
            <w:ins w:id="5134" w:author="Ewa Retajczyk" w:date="2026-10-08T10:24:45Z">
              <w:r>
                <w:t xml:space="preserve"> i ponoszenie opłat UDT</w:t>
              </w:r>
            </w:ins>
          </w:p>
        </w:tc>
      </w:tr>
      <w:tr w:rsidR="005326F2" w:rsidRPr="005326F2" w14:paraId="1DB1CADF" w14:textId="77777777">
        <w:trPr>
          <w:tblCellSpacing w:w="15" w:type="dxa"/>
        </w:trPr>
        <w:tc>
          <w:tcPr>
            <w:tcW w:w="0" w:type="auto"/>
            <w:vAlign w:val="center"/>
            <w:hideMark/>
          </w:tcPr>
          <w:p w14:paraId="6A41EB2B" w14:textId="77777777" w:rsidR="005326F2" w:rsidRPr="005326F2" w:rsidRDefault="005326F2" w:rsidP="005326F2">
            <w:r w:rsidRPr="005326F2">
              <w:t>Testy wspólne</w:t>
            </w:r>
          </w:p>
        </w:tc>
        <w:tc>
          <w:tcPr>
            <w:tcW w:w="0" w:type="auto"/>
            <w:vAlign w:val="center"/>
            <w:hideMark/>
          </w:tcPr>
          <w:p w14:paraId="7DE7B5EC" w14:textId="77777777" w:rsidR="005326F2" w:rsidRPr="005326F2" w:rsidRDefault="005326F2" w:rsidP="005326F2">
            <w:r w:rsidRPr="005326F2">
              <w:t>Testy urządzeń, ładowania, OCPP, komunikacji, systemu monitorowania oraz systemów zarządzania danymi</w:t>
            </w:r>
          </w:p>
        </w:tc>
        <w:tc>
          <w:tcPr>
            <w:tcW w:w="0" w:type="auto"/>
            <w:vAlign w:val="center"/>
            <w:hideMark/>
          </w:tcPr>
          <w:p w14:paraId="3D3B0EC1" w14:textId="77777777" w:rsidR="005326F2" w:rsidRPr="005326F2" w:rsidRDefault="005326F2" w:rsidP="005326F2">
            <w:r w:rsidRPr="005326F2">
              <w:t>Zamówienie nr 2 i 3: testy infrastruktury własnych zakresów oraz udział w testach wspólnych</w:t>
            </w:r>
          </w:p>
        </w:tc>
      </w:tr>
      <w:tr w:rsidR="005326F2" w:rsidRPr="005326F2" w14:paraId="5F483CC5" w14:textId="77777777">
        <w:trPr>
          <w:tblCellSpacing w:w="15" w:type="dxa"/>
        </w:trPr>
        <w:tc>
          <w:tcPr>
            <w:tcW w:w="0" w:type="auto"/>
            <w:vAlign w:val="center"/>
            <w:hideMark/>
          </w:tcPr>
          <w:p w14:paraId="48C08ECC" w14:textId="77777777" w:rsidR="005326F2" w:rsidRPr="005326F2" w:rsidRDefault="005326F2" w:rsidP="005326F2">
            <w:r w:rsidRPr="005326F2">
              <w:t>Podanie napięcia</w:t>
            </w:r>
          </w:p>
        </w:tc>
        <w:tc>
          <w:tcPr>
            <w:tcW w:w="0" w:type="auto"/>
            <w:vAlign w:val="center"/>
            <w:hideMark/>
          </w:tcPr>
          <w:p w14:paraId="1E331462" w14:textId="77777777" w:rsidR="005326F2" w:rsidRPr="005326F2" w:rsidRDefault="005326F2" w:rsidP="005326F2">
            <w:r w:rsidRPr="005326F2">
              <w:t>Udział w uruchomieniu urządzeń</w:t>
            </w:r>
          </w:p>
        </w:tc>
        <w:tc>
          <w:tcPr>
            <w:tcW w:w="0" w:type="auto"/>
            <w:vAlign w:val="center"/>
            <w:hideMark/>
          </w:tcPr>
          <w:p w14:paraId="28A1B923" w14:textId="77777777" w:rsidR="005326F2" w:rsidRPr="005326F2" w:rsidRDefault="005326F2" w:rsidP="005326F2">
            <w:r w:rsidRPr="005326F2">
              <w:t>Zamówienie nr 3: wykonanie infrastruktury SN/</w:t>
            </w:r>
            <w:proofErr w:type="spellStart"/>
            <w:r w:rsidRPr="005326F2">
              <w:t>nN</w:t>
            </w:r>
            <w:proofErr w:type="spellEnd"/>
            <w:r w:rsidRPr="005326F2">
              <w:t xml:space="preserve"> i podanie napięcia</w:t>
            </w:r>
          </w:p>
        </w:tc>
      </w:tr>
      <w:tr w:rsidR="005326F2" w:rsidRPr="005326F2" w14:paraId="7D962ED7" w14:textId="77777777">
        <w:trPr>
          <w:tblCellSpacing w:w="15" w:type="dxa"/>
        </w:trPr>
        <w:tc>
          <w:tcPr>
            <w:tcW w:w="0" w:type="auto"/>
            <w:vAlign w:val="center"/>
            <w:hideMark/>
          </w:tcPr>
          <w:p w14:paraId="71502F39" w14:textId="77777777" w:rsidR="005326F2" w:rsidRPr="005326F2" w:rsidRDefault="005326F2" w:rsidP="005326F2">
            <w:r w:rsidRPr="005326F2">
              <w:t>Dokumentacja powykonawcza</w:t>
            </w:r>
          </w:p>
        </w:tc>
        <w:tc>
          <w:tcPr>
            <w:tcW w:w="0" w:type="auto"/>
            <w:vAlign w:val="center"/>
            <w:hideMark/>
          </w:tcPr>
          <w:p w14:paraId="2C309FDC" w14:textId="77777777" w:rsidR="005326F2" w:rsidRPr="005326F2" w:rsidRDefault="005326F2" w:rsidP="005326F2">
            <w:r w:rsidRPr="005326F2">
              <w:t>Dokumentacja urządzeń i systemów Zamówienia nr 1</w:t>
            </w:r>
          </w:p>
        </w:tc>
        <w:tc>
          <w:tcPr>
            <w:tcW w:w="0" w:type="auto"/>
            <w:vAlign w:val="center"/>
            <w:hideMark/>
          </w:tcPr>
          <w:p w14:paraId="60718207" w14:textId="77777777" w:rsidR="005326F2" w:rsidRPr="005326F2" w:rsidRDefault="005326F2" w:rsidP="005326F2">
            <w:r w:rsidRPr="005326F2">
              <w:t>Zamówienie nr 2: koordynacja i kompletacja dokumentacji całej inwestycji; Zamówienie nr 3: dokumentacja SN/stacji</w:t>
            </w:r>
          </w:p>
        </w:tc>
      </w:tr>
      <w:tr w:rsidR="005326F2" w:rsidRPr="005326F2" w14:paraId="69B4F4F6" w14:textId="77777777">
        <w:trPr>
          <w:tblCellSpacing w:w="15" w:type="dxa"/>
        </w:trPr>
        <w:tc>
          <w:tcPr>
            <w:tcW w:w="0" w:type="auto"/>
            <w:vAlign w:val="center"/>
            <w:hideMark/>
          </w:tcPr>
          <w:p w14:paraId="058FE851" w14:textId="77777777" w:rsidR="005326F2" w:rsidRPr="005326F2" w:rsidRDefault="005326F2" w:rsidP="005326F2">
            <w:r w:rsidRPr="005326F2">
              <w:t>Termin zakończenia</w:t>
            </w:r>
          </w:p>
        </w:tc>
        <w:tc>
          <w:tcPr>
            <w:tcW w:w="0" w:type="auto"/>
            <w:vAlign w:val="center"/>
            <w:hideMark/>
          </w:tcPr>
          <w:p w14:paraId="7CD028CA" w14:textId="77777777" w:rsidR="005326F2" w:rsidRPr="005326F2" w:rsidRDefault="005326F2" w:rsidP="005326F2">
            <w:r w:rsidRPr="005326F2">
              <w:t>Realizacja zakresu umożliwiająca zakończenie całej inwestycji</w:t>
            </w:r>
          </w:p>
        </w:tc>
        <w:tc>
          <w:tcPr>
            <w:tcW w:w="0" w:type="auto"/>
            <w:vAlign w:val="center"/>
            <w:hideMark/>
          </w:tcPr>
          <w:p w14:paraId="58B9C485" w14:textId="77777777" w:rsidR="005326F2" w:rsidRPr="005326F2" w:rsidRDefault="005326F2" w:rsidP="005326F2">
            <w:r>
              <w:t xml:space="preserve">Zamówienia nr 2 i 3 muszą być skoordynowane z Zamówieniem nr 1 w celu zakończenia całej inwestycji do 31.12.2026 r.</w:t>
            </w:r>
            <w:ins w:id="5135" w:author="Ewa Retajczyk" w:date="2026-10-08T10:24:51Z">
              <w:r>
                <w:t xml:space="preserve"> (z zastrzeżeniem wydłużenia terminu aneksem do Umowy dotacji); termin wykonania Zamówienia nr 1: 15.12.2026 r.</w:t>
              </w:r>
            </w:ins>
          </w:p>
        </w:tc>
      </w:tr>
    </w:tbl>
    <w:p w14:paraId="5E26689E" w14:textId="77777777" w:rsidR="005326F2" w:rsidRPr="005326F2" w:rsidRDefault="005326F2" w:rsidP="005326F2">
      <w:r w:rsidRPr="005326F2">
        <w:t>Żaden z wykonawców nie może jednostronnie zmieniać rozwiązania projektowego ani parametrów wpływających na zakres innego zamówienia.</w:t>
      </w:r>
    </w:p>
    <w:p w14:paraId="02885AC8" w14:textId="77777777" w:rsidR="005326F2" w:rsidRPr="005326F2" w:rsidRDefault="005326F2" w:rsidP="005326F2">
      <w:r w:rsidRPr="005326F2">
        <w:t>W przypadku stwierdzenia kolizji lub niezgodności Wykonawca zobowiązany jest niezwłocznie poinformować Zamawiającego oraz projektanta odpowiedzialnego za Zamówienie nr 2.</w:t>
      </w:r>
    </w:p>
    <w:p w14:paraId="440F54EA" w14:textId="77777777" w:rsidR="005326F2" w:rsidRPr="005326F2" w:rsidRDefault="005326F2" w:rsidP="005326F2">
      <w:r w:rsidRPr="005326F2">
        <w:t>Granice odpowiedzialności nie zwalniają Wykonawcy z obowiązku współpracy z pozostałymi wykonawcami i przekazywania informacji niezbędnych do prawidłowej realizacji całej inwestycji.</w:t>
      </w:r>
    </w:p>
    <w:p w14:paraId="1B397FEF" w14:textId="77777777" w:rsidR="005326F2" w:rsidRPr="005326F2" w:rsidRDefault="00000000" w:rsidP="005326F2">
      <w:r>
        <w:pict w14:anchorId="0C3CCC31">
          <v:rect id="_x0000_i1032" style="width:0;height:1.5pt" o:hralign="center" o:hrstd="t" o:hr="t" fillcolor="#a0a0a0" stroked="f"/>
        </w:pict>
      </w:r>
    </w:p>
    <w:p w14:paraId="07EDC606" w14:textId="77777777" w:rsidR="005326F2" w:rsidRPr="005326F2" w:rsidRDefault="005326F2" w:rsidP="005326F2">
      <w:pPr>
        <w:rPr>
          <w:b/>
          <w:bCs/>
        </w:rPr>
      </w:pPr>
      <w:r w:rsidRPr="005326F2">
        <w:rPr>
          <w:b/>
          <w:bCs/>
        </w:rPr>
        <w:t>8. ZAKRES WYKONAWCY</w:t>
      </w:r>
    </w:p>
    <w:p w14:paraId="47D2919F" w14:textId="77777777" w:rsidR="005326F2" w:rsidRPr="005326F2" w:rsidRDefault="005326F2" w:rsidP="005326F2">
      <w:r w:rsidRPr="005326F2">
        <w:t>Zakres Wykonawcy Zamówienia nr 1 obejmuje w szczególności:</w:t>
      </w:r>
    </w:p>
    <w:p w14:paraId="74295880" w14:textId="77777777" w:rsidR="005326F2" w:rsidRPr="005326F2" w:rsidRDefault="005326F2" w:rsidP="005326F2">
      <w:pPr>
        <w:numPr>
          <w:ilvl w:val="0"/>
          <w:numId w:val="12"/>
        </w:numPr>
      </w:pPr>
      <w:r w:rsidRPr="005326F2">
        <w:lastRenderedPageBreak/>
        <w:t>dostawę urządzeń;</w:t>
      </w:r>
    </w:p>
    <w:p w14:paraId="71351B3C" w14:textId="77777777" w:rsidR="005326F2" w:rsidRPr="005326F2" w:rsidRDefault="005326F2" w:rsidP="005326F2">
      <w:pPr>
        <w:numPr>
          <w:ilvl w:val="0"/>
          <w:numId w:val="12"/>
        </w:numPr>
      </w:pPr>
      <w:r w:rsidRPr="005326F2">
        <w:t>transport i rozładunek;</w:t>
      </w:r>
    </w:p>
    <w:p w14:paraId="1D62CD00" w14:textId="77777777" w:rsidR="005326F2" w:rsidRPr="005326F2" w:rsidRDefault="005326F2" w:rsidP="005326F2">
      <w:pPr>
        <w:numPr>
          <w:ilvl w:val="0"/>
          <w:numId w:val="12"/>
        </w:numPr>
      </w:pPr>
      <w:r w:rsidRPr="005326F2">
        <w:t>ustawienie urządzeń na przygotowanych podstawach;</w:t>
      </w:r>
    </w:p>
    <w:p w14:paraId="725F4ABE" w14:textId="77777777" w:rsidR="005326F2" w:rsidRPr="005326F2" w:rsidRDefault="005326F2" w:rsidP="005326F2">
      <w:pPr>
        <w:numPr>
          <w:ilvl w:val="0"/>
          <w:numId w:val="12"/>
        </w:numPr>
      </w:pPr>
      <w:r w:rsidRPr="005326F2">
        <w:t>montaż technologiczny;</w:t>
      </w:r>
    </w:p>
    <w:p w14:paraId="4CC361BE" w14:textId="77777777" w:rsidR="005326F2" w:rsidRPr="005326F2" w:rsidRDefault="005326F2" w:rsidP="005326F2">
      <w:pPr>
        <w:numPr>
          <w:ilvl w:val="0"/>
          <w:numId w:val="12"/>
        </w:numPr>
      </w:pPr>
      <w:r w:rsidRPr="005326F2">
        <w:t>wewnętrzne połączenia urządzeń;</w:t>
      </w:r>
    </w:p>
    <w:p w14:paraId="7E89A6A3" w14:textId="77777777" w:rsidR="005326F2" w:rsidRPr="005326F2" w:rsidRDefault="005326F2" w:rsidP="005326F2">
      <w:pPr>
        <w:numPr>
          <w:ilvl w:val="0"/>
          <w:numId w:val="12"/>
        </w:numPr>
      </w:pPr>
      <w:r w:rsidRPr="005326F2">
        <w:t>konfigurację;</w:t>
      </w:r>
    </w:p>
    <w:p w14:paraId="01CABBA5" w14:textId="77777777" w:rsidR="005326F2" w:rsidRPr="005326F2" w:rsidRDefault="005326F2" w:rsidP="005326F2">
      <w:pPr>
        <w:numPr>
          <w:ilvl w:val="0"/>
          <w:numId w:val="12"/>
        </w:numPr>
      </w:pPr>
      <w:r w:rsidRPr="005326F2">
        <w:t>uruchomienie;</w:t>
      </w:r>
    </w:p>
    <w:p w14:paraId="598D694E" w14:textId="77777777" w:rsidR="005326F2" w:rsidRPr="005326F2" w:rsidRDefault="005326F2" w:rsidP="005326F2">
      <w:pPr>
        <w:numPr>
          <w:ilvl w:val="0"/>
          <w:numId w:val="12"/>
        </w:numPr>
      </w:pPr>
      <w:r w:rsidRPr="005326F2">
        <w:t>nadzór nad wykonaniem podłączeń;</w:t>
      </w:r>
    </w:p>
    <w:p w14:paraId="210DB04E" w14:textId="77777777" w:rsidR="005326F2" w:rsidRPr="005326F2" w:rsidRDefault="005326F2" w:rsidP="005326F2">
      <w:pPr>
        <w:numPr>
          <w:ilvl w:val="0"/>
          <w:numId w:val="12"/>
        </w:numPr>
      </w:pPr>
      <w:r>
        <w:t xml:space="preserve">integrację </w:t>
      </w:r>
      <w:del w:id="5136" w:author="Ewa Retajczyk" w:date="2026-10-08T10:24:54Z">
        <w:r>
          <w:delText xml:space="preserve">systemów</w:delText>
        </w:r>
      </w:del>
      <w:ins w:id="5137" w:author="Ewa Retajczyk" w:date="2026-10-08T10:25:54Z">
        <w:r>
          <w:t xml:space="preserve">z systemem operatorskim OCPP, systemem płatności i systemem monitorowania (w zakresie niezbędnym do działania stacji)</w:t>
        </w:r>
      </w:ins>
      <w:r>
        <w:t xml:space="preserve">;</w:t>
      </w:r>
    </w:p>
    <w:p w14:paraId="25315816" w14:textId="77777777" w:rsidR="005326F2" w:rsidRPr="005326F2" w:rsidRDefault="005326F2" w:rsidP="005326F2">
      <w:pPr>
        <w:numPr>
          <w:ilvl w:val="0"/>
          <w:numId w:val="12"/>
        </w:numPr>
      </w:pPr>
      <w:r w:rsidRPr="005326F2">
        <w:t>konfigurację OCPP, billing i płatności;</w:t>
      </w:r>
    </w:p>
    <w:p w14:paraId="710CFCDC" w14:textId="77777777" w:rsidR="005326F2" w:rsidRPr="005326F2" w:rsidRDefault="005326F2" w:rsidP="005326F2">
      <w:pPr>
        <w:numPr>
          <w:ilvl w:val="0"/>
          <w:numId w:val="12"/>
        </w:numPr>
      </w:pPr>
      <w:r w:rsidRPr="005326F2">
        <w:t xml:space="preserve">dostawę, konfigurację, uruchomienie i integrację </w:t>
      </w:r>
      <w:r w:rsidRPr="0061581A">
        <w:t>Systemu monitorowania i zarządzania danymi dla obwodów zasilających punkty ładowania;</w:t>
      </w:r>
    </w:p>
    <w:p w14:paraId="1A4D7EF5" w14:textId="77777777" w:rsidR="005326F2" w:rsidRPr="005326F2" w:rsidRDefault="005326F2" w:rsidP="005326F2">
      <w:pPr>
        <w:numPr>
          <w:ilvl w:val="0"/>
          <w:numId w:val="12"/>
        </w:numPr>
      </w:pPr>
      <w:r w:rsidRPr="005326F2">
        <w:t>przekazanie danych interfejsowych;</w:t>
      </w:r>
    </w:p>
    <w:p w14:paraId="2A0C3A5F" w14:textId="77777777" w:rsidR="005326F2" w:rsidRPr="005326F2" w:rsidRDefault="005326F2" w:rsidP="005326F2">
      <w:pPr>
        <w:numPr>
          <w:ilvl w:val="0"/>
          <w:numId w:val="12"/>
        </w:numPr>
      </w:pPr>
      <w:r w:rsidRPr="005326F2">
        <w:t>dokumentację;</w:t>
      </w:r>
    </w:p>
    <w:p w14:paraId="32281F49" w14:textId="77777777" w:rsidR="005326F2" w:rsidRPr="005326F2" w:rsidRDefault="005326F2" w:rsidP="005326F2">
      <w:pPr>
        <w:numPr>
          <w:ilvl w:val="0"/>
          <w:numId w:val="12"/>
        </w:numPr>
      </w:pPr>
      <w:r w:rsidRPr="005326F2">
        <w:t>szkolenie;</w:t>
      </w:r>
    </w:p>
    <w:p w14:paraId="48450604" w14:textId="77777777" w:rsidR="005326F2" w:rsidRPr="005326F2" w:rsidRDefault="005326F2" w:rsidP="005326F2">
      <w:pPr>
        <w:numPr>
          <w:ilvl w:val="0"/>
          <w:numId w:val="12"/>
        </w:numPr>
      </w:pPr>
      <w:r w:rsidRPr="005326F2">
        <w:t>wsparcie przy odbiorach i UDT;</w:t>
      </w:r>
    </w:p>
    <w:p w14:paraId="1B04A0C5" w14:textId="77777777" w:rsidR="005326F2" w:rsidRPr="005326F2" w:rsidRDefault="005326F2" w:rsidP="005326F2">
      <w:pPr>
        <w:numPr>
          <w:ilvl w:val="0"/>
          <w:numId w:val="12"/>
        </w:numPr>
      </w:pPr>
      <w:r w:rsidRPr="005326F2">
        <w:t>serwis gwarancyjny.</w:t>
      </w:r>
    </w:p>
    <w:p w14:paraId="1B986CD3" w14:textId="77777777" w:rsidR="005326F2" w:rsidRPr="005326F2" w:rsidRDefault="005326F2" w:rsidP="005326F2">
      <w:r w:rsidRPr="005326F2">
        <w:t>Wykonawca przekaże dane niezbędne do wykonania pozostałych elementów infrastruktury, w szczególności:</w:t>
      </w:r>
    </w:p>
    <w:p w14:paraId="4193AA87" w14:textId="77777777" w:rsidR="005326F2" w:rsidRPr="005326F2" w:rsidRDefault="005326F2" w:rsidP="005326F2">
      <w:pPr>
        <w:numPr>
          <w:ilvl w:val="0"/>
          <w:numId w:val="13"/>
        </w:numPr>
      </w:pPr>
      <w:r w:rsidRPr="005326F2">
        <w:t>gabaryty;</w:t>
      </w:r>
    </w:p>
    <w:p w14:paraId="5901C8A5" w14:textId="77777777" w:rsidR="005326F2" w:rsidRPr="005326F2" w:rsidRDefault="005326F2" w:rsidP="005326F2">
      <w:pPr>
        <w:numPr>
          <w:ilvl w:val="0"/>
          <w:numId w:val="13"/>
        </w:numPr>
      </w:pPr>
      <w:r w:rsidRPr="005326F2">
        <w:t>wymagania dotyczące posadowienia;</w:t>
      </w:r>
    </w:p>
    <w:p w14:paraId="347B4659" w14:textId="77777777" w:rsidR="005326F2" w:rsidRPr="005326F2" w:rsidRDefault="005326F2" w:rsidP="005326F2">
      <w:pPr>
        <w:numPr>
          <w:ilvl w:val="0"/>
          <w:numId w:val="13"/>
        </w:numPr>
      </w:pPr>
      <w:r w:rsidRPr="005326F2">
        <w:t>obciążenia;</w:t>
      </w:r>
    </w:p>
    <w:p w14:paraId="78468717" w14:textId="77777777" w:rsidR="005326F2" w:rsidRPr="005326F2" w:rsidRDefault="005326F2" w:rsidP="005326F2">
      <w:pPr>
        <w:numPr>
          <w:ilvl w:val="0"/>
          <w:numId w:val="13"/>
        </w:numPr>
      </w:pPr>
      <w:r w:rsidRPr="005326F2">
        <w:t>schematy;</w:t>
      </w:r>
    </w:p>
    <w:p w14:paraId="44B9777D" w14:textId="77777777" w:rsidR="005326F2" w:rsidRPr="005326F2" w:rsidRDefault="005326F2" w:rsidP="005326F2">
      <w:pPr>
        <w:numPr>
          <w:ilvl w:val="0"/>
          <w:numId w:val="13"/>
        </w:numPr>
      </w:pPr>
      <w:r w:rsidRPr="005326F2">
        <w:t>listę zacisków;</w:t>
      </w:r>
    </w:p>
    <w:p w14:paraId="1A29D340" w14:textId="77777777" w:rsidR="005326F2" w:rsidRPr="005326F2" w:rsidRDefault="005326F2" w:rsidP="005326F2">
      <w:pPr>
        <w:numPr>
          <w:ilvl w:val="0"/>
          <w:numId w:val="13"/>
        </w:numPr>
      </w:pPr>
      <w:r w:rsidRPr="005326F2">
        <w:t>wymagania dotyczące kabli;</w:t>
      </w:r>
    </w:p>
    <w:p w14:paraId="5199F3C0" w14:textId="77777777" w:rsidR="005326F2" w:rsidRPr="005326F2" w:rsidRDefault="005326F2" w:rsidP="005326F2">
      <w:pPr>
        <w:numPr>
          <w:ilvl w:val="0"/>
          <w:numId w:val="13"/>
        </w:numPr>
      </w:pPr>
      <w:r w:rsidRPr="005326F2">
        <w:t>wymagania dotyczące zabezpieczeń;</w:t>
      </w:r>
    </w:p>
    <w:p w14:paraId="1A28DAC1" w14:textId="77777777" w:rsidR="005326F2" w:rsidRPr="005326F2" w:rsidRDefault="005326F2" w:rsidP="005326F2">
      <w:pPr>
        <w:numPr>
          <w:ilvl w:val="0"/>
          <w:numId w:val="13"/>
        </w:numPr>
      </w:pPr>
      <w:r w:rsidRPr="005326F2">
        <w:t>bilans mocy;</w:t>
      </w:r>
    </w:p>
    <w:p w14:paraId="2C5CD4F6" w14:textId="77777777" w:rsidR="005326F2" w:rsidRPr="005326F2" w:rsidRDefault="005326F2" w:rsidP="005326F2">
      <w:pPr>
        <w:numPr>
          <w:ilvl w:val="0"/>
          <w:numId w:val="13"/>
        </w:numPr>
      </w:pPr>
      <w:r w:rsidRPr="005326F2">
        <w:t>wymagania komunikacyjne;</w:t>
      </w:r>
    </w:p>
    <w:p w14:paraId="0062B9B6" w14:textId="77777777" w:rsidR="005326F2" w:rsidRPr="005326F2" w:rsidRDefault="005326F2" w:rsidP="005326F2">
      <w:pPr>
        <w:numPr>
          <w:ilvl w:val="0"/>
          <w:numId w:val="13"/>
        </w:numPr>
      </w:pPr>
      <w:r w:rsidRPr="005326F2">
        <w:t>wymagane strefy serwisowe;</w:t>
      </w:r>
    </w:p>
    <w:p w14:paraId="667B3483" w14:textId="77777777" w:rsidR="005326F2" w:rsidRPr="005326F2" w:rsidRDefault="005326F2" w:rsidP="005326F2">
      <w:pPr>
        <w:numPr>
          <w:ilvl w:val="0"/>
          <w:numId w:val="13"/>
        </w:numPr>
      </w:pPr>
      <w:r w:rsidRPr="005326F2">
        <w:lastRenderedPageBreak/>
        <w:t>wymagania dotyczące wentylacji, chłodzenia i ochrony urządzeń;</w:t>
      </w:r>
    </w:p>
    <w:p w14:paraId="1F9A64AD" w14:textId="77777777" w:rsidR="005326F2" w:rsidRPr="005326F2" w:rsidRDefault="005326F2" w:rsidP="005326F2">
      <w:pPr>
        <w:numPr>
          <w:ilvl w:val="0"/>
          <w:numId w:val="13"/>
        </w:numPr>
      </w:pPr>
      <w:r w:rsidRPr="005326F2">
        <w:t>wymagania dotyczące wykonania i prowadzenia przewodów;</w:t>
      </w:r>
    </w:p>
    <w:p w14:paraId="011515F8" w14:textId="77777777" w:rsidR="005326F2" w:rsidRPr="005326F2" w:rsidRDefault="005326F2" w:rsidP="005326F2">
      <w:pPr>
        <w:numPr>
          <w:ilvl w:val="0"/>
          <w:numId w:val="13"/>
        </w:numPr>
      </w:pPr>
      <w:r w:rsidRPr="005326F2">
        <w:t>wymagania dotyczące maksymalnych długości połączeń;</w:t>
      </w:r>
    </w:p>
    <w:p w14:paraId="20F88BC2" w14:textId="77777777" w:rsidR="005326F2" w:rsidRPr="005326F2" w:rsidRDefault="005326F2" w:rsidP="005326F2">
      <w:pPr>
        <w:numPr>
          <w:ilvl w:val="0"/>
          <w:numId w:val="13"/>
        </w:numPr>
      </w:pPr>
      <w:r w:rsidRPr="005326F2">
        <w:t xml:space="preserve">wymagania dotyczące torów pomiarowych i komunikacji </w:t>
      </w:r>
      <w:r w:rsidRPr="0061581A">
        <w:t>Systemu monitorowania i zarządzania danymi dla obwodów zasilających punkty ładowania.</w:t>
      </w:r>
    </w:p>
    <w:p w14:paraId="7A1661F3" w14:textId="77777777" w:rsidR="005326F2" w:rsidRPr="005326F2" w:rsidRDefault="005326F2" w:rsidP="005326F2">
      <w:r>
        <w:t xml:space="preserve">Wykonanie infrastruktury SN, stacji transformatorowej, zewnętrznych instalacji </w:t>
      </w:r>
      <w:r>
        <w:t xml:space="preserve">nN</w:t>
      </w:r>
      <w:r>
        <w:t xml:space="preserve">/DC, tras kablowych, robót ziemnych, fundamentów</w:t>
      </w:r>
      <w:del w:id="5138" w:author="Ewa Retajczyk" w:date="2026-10-08T10:26:00Z">
        <w:r>
          <w:delText xml:space="preserve">, zadaszenia</w:delText>
        </w:r>
      </w:del>
      <w:r>
        <w:t xml:space="preserve">, oświetlenia i stanowisk postojowych odbywa się w ramach Zamówienia nr 2 i Zamówienia nr 3, zgodnie z ich zakresami.</w:t>
      </w:r>
    </w:p>
    <w:p w14:paraId="47B88FC4" w14:textId="77777777" w:rsidR="005326F2" w:rsidRPr="005326F2" w:rsidRDefault="00000000" w:rsidP="005326F2">
      <w:r>
        <w:pict w14:anchorId="13723C7C">
          <v:rect id="_x0000_i1033" style="width:0;height:1.5pt" o:hralign="center" o:hrstd="t" o:hr="t" fillcolor="#a0a0a0" stroked="f"/>
        </w:pict>
      </w:r>
    </w:p>
    <w:p w14:paraId="0E702467" w14:textId="77777777" w:rsidR="005326F2" w:rsidRPr="005326F2" w:rsidRDefault="005326F2" w:rsidP="005326F2">
      <w:pPr>
        <w:rPr>
          <w:b/>
          <w:bCs/>
        </w:rPr>
      </w:pPr>
      <w:r w:rsidRPr="005326F2">
        <w:rPr>
          <w:b/>
          <w:bCs/>
        </w:rPr>
        <w:t>9. TESTY I ODBIÓR</w:t>
      </w:r>
    </w:p>
    <w:p w14:paraId="7F3140DB" w14:textId="77777777" w:rsidR="005326F2" w:rsidRPr="005326F2" w:rsidRDefault="005326F2" w:rsidP="005326F2">
      <w:r w:rsidRPr="005326F2">
        <w:t>Odbiór technologii obejmuje w szczególności:</w:t>
      </w:r>
    </w:p>
    <w:p w14:paraId="1F920FAA" w14:textId="77777777" w:rsidR="005326F2" w:rsidRPr="005326F2" w:rsidRDefault="005326F2" w:rsidP="005326F2">
      <w:pPr>
        <w:numPr>
          <w:ilvl w:val="0"/>
          <w:numId w:val="14"/>
        </w:numPr>
      </w:pPr>
      <w:r w:rsidRPr="005326F2">
        <w:t>sprawdzenie kompletności dostawy;</w:t>
      </w:r>
    </w:p>
    <w:p w14:paraId="416FBB35" w14:textId="77777777" w:rsidR="005326F2" w:rsidRPr="005326F2" w:rsidRDefault="005326F2" w:rsidP="005326F2">
      <w:pPr>
        <w:numPr>
          <w:ilvl w:val="0"/>
          <w:numId w:val="14"/>
        </w:numPr>
      </w:pPr>
      <w:r w:rsidRPr="005326F2">
        <w:t>sprawdzenie numerów seryjnych;</w:t>
      </w:r>
    </w:p>
    <w:p w14:paraId="766DC0E9" w14:textId="77777777" w:rsidR="005326F2" w:rsidRPr="005326F2" w:rsidRDefault="005326F2" w:rsidP="005326F2">
      <w:pPr>
        <w:numPr>
          <w:ilvl w:val="0"/>
          <w:numId w:val="14"/>
        </w:numPr>
      </w:pPr>
      <w:r w:rsidRPr="005326F2">
        <w:t>sprawdzenie dokumentacji;</w:t>
      </w:r>
    </w:p>
    <w:p w14:paraId="6B8E909F" w14:textId="77777777" w:rsidR="005326F2" w:rsidRPr="005326F2" w:rsidRDefault="005326F2" w:rsidP="005326F2">
      <w:pPr>
        <w:numPr>
          <w:ilvl w:val="0"/>
          <w:numId w:val="14"/>
        </w:numPr>
      </w:pPr>
      <w:r w:rsidRPr="005326F2">
        <w:t>testy bezpieczeństwa;</w:t>
      </w:r>
    </w:p>
    <w:p w14:paraId="574F05D7" w14:textId="77777777" w:rsidR="005326F2" w:rsidRPr="005326F2" w:rsidRDefault="005326F2" w:rsidP="005326F2">
      <w:pPr>
        <w:numPr>
          <w:ilvl w:val="0"/>
          <w:numId w:val="14"/>
        </w:numPr>
      </w:pPr>
      <w:r w:rsidRPr="005326F2">
        <w:t>testy wyłączenia awaryjnego;</w:t>
      </w:r>
    </w:p>
    <w:p w14:paraId="0DA00078" w14:textId="77777777" w:rsidR="005326F2" w:rsidRPr="005326F2" w:rsidRDefault="005326F2" w:rsidP="005326F2">
      <w:pPr>
        <w:numPr>
          <w:ilvl w:val="0"/>
          <w:numId w:val="14"/>
        </w:numPr>
      </w:pPr>
      <w:r w:rsidRPr="005326F2">
        <w:t>testy ładowania każdego punktu;</w:t>
      </w:r>
    </w:p>
    <w:p w14:paraId="4E3EBCA2" w14:textId="77777777" w:rsidR="005326F2" w:rsidRPr="005326F2" w:rsidRDefault="005326F2" w:rsidP="005326F2">
      <w:pPr>
        <w:numPr>
          <w:ilvl w:val="0"/>
          <w:numId w:val="14"/>
        </w:numPr>
      </w:pPr>
      <w:r w:rsidRPr="005326F2">
        <w:t>testy komunikacji;</w:t>
      </w:r>
    </w:p>
    <w:p w14:paraId="57D75FCD" w14:textId="77777777" w:rsidR="005326F2" w:rsidRPr="005326F2" w:rsidRDefault="005326F2" w:rsidP="005326F2">
      <w:pPr>
        <w:numPr>
          <w:ilvl w:val="0"/>
          <w:numId w:val="14"/>
        </w:numPr>
      </w:pPr>
      <w:r w:rsidRPr="005326F2">
        <w:t>testy OCPP;</w:t>
      </w:r>
    </w:p>
    <w:p w14:paraId="7C832A37" w14:textId="77777777" w:rsidR="005326F2" w:rsidRPr="005326F2" w:rsidRDefault="005326F2" w:rsidP="005326F2">
      <w:pPr>
        <w:numPr>
          <w:ilvl w:val="0"/>
          <w:numId w:val="14"/>
        </w:numPr>
      </w:pPr>
      <w:r w:rsidRPr="005326F2">
        <w:t>testy zdalnego monitoringu;</w:t>
      </w:r>
    </w:p>
    <w:p w14:paraId="4EF76BA7" w14:textId="77777777" w:rsidR="005326F2" w:rsidRPr="005326F2" w:rsidRDefault="005326F2" w:rsidP="005326F2">
      <w:pPr>
        <w:numPr>
          <w:ilvl w:val="0"/>
          <w:numId w:val="14"/>
        </w:numPr>
      </w:pPr>
      <w:r w:rsidRPr="005326F2">
        <w:t>testy systemu zarządzania;</w:t>
      </w:r>
    </w:p>
    <w:p w14:paraId="04E9C043" w14:textId="77777777" w:rsidR="005326F2" w:rsidRPr="005326F2" w:rsidRDefault="005326F2" w:rsidP="005326F2">
      <w:pPr>
        <w:numPr>
          <w:ilvl w:val="0"/>
          <w:numId w:val="14"/>
        </w:numPr>
      </w:pPr>
      <w:r w:rsidRPr="005326F2">
        <w:t>testy płatności;</w:t>
      </w:r>
    </w:p>
    <w:p w14:paraId="16816E9C" w14:textId="77777777" w:rsidR="005326F2" w:rsidRPr="005326F2" w:rsidRDefault="005326F2" w:rsidP="005326F2">
      <w:pPr>
        <w:numPr>
          <w:ilvl w:val="0"/>
          <w:numId w:val="14"/>
        </w:numPr>
      </w:pPr>
      <w:r w:rsidRPr="005326F2">
        <w:t>testy prezentacji ceny;</w:t>
      </w:r>
    </w:p>
    <w:p w14:paraId="7E7D06D9" w14:textId="77777777" w:rsidR="005326F2" w:rsidRPr="005326F2" w:rsidRDefault="005326F2" w:rsidP="005326F2">
      <w:pPr>
        <w:numPr>
          <w:ilvl w:val="0"/>
          <w:numId w:val="14"/>
        </w:numPr>
      </w:pPr>
      <w:r w:rsidRPr="005326F2">
        <w:t>testy przekazywania danych;</w:t>
      </w:r>
    </w:p>
    <w:p w14:paraId="1D7CAB2B" w14:textId="77777777" w:rsidR="005326F2" w:rsidRPr="005326F2" w:rsidRDefault="005326F2" w:rsidP="005326F2">
      <w:pPr>
        <w:numPr>
          <w:ilvl w:val="0"/>
          <w:numId w:val="14"/>
        </w:numPr>
      </w:pPr>
      <w:r>
        <w:t xml:space="preserve">testy funkcjonalności redundantnych przewodów i złączy</w:t>
      </w:r>
      <w:ins w:id="5139" w:author="Ewa Retajczyk" w:date="2026-10-08T10:26:19Z">
        <w:r>
          <w:t xml:space="preserve"> (jeżeli zaoferowano drugi przewód), w tym potwierdzenie, że w danej chwili aktywny jest wyłącznie jeden przewód</w:t>
        </w:r>
      </w:ins>
      <w:r>
        <w:t xml:space="preserve">;</w:t>
      </w:r>
    </w:p>
    <w:p w14:paraId="52BF5FAB" w14:textId="77777777" w:rsidR="005326F2" w:rsidRPr="005326F2" w:rsidRDefault="005326F2" w:rsidP="005326F2">
      <w:pPr>
        <w:numPr>
          <w:ilvl w:val="0"/>
          <w:numId w:val="14"/>
        </w:numPr>
      </w:pPr>
      <w:r w:rsidRPr="005326F2">
        <w:t>test równoczesnej pracy punktów w warunkach określonych przez strony;</w:t>
      </w:r>
    </w:p>
    <w:p w14:paraId="12C6152A" w14:textId="77777777" w:rsidR="005326F2" w:rsidRPr="005326F2" w:rsidRDefault="005326F2" w:rsidP="005326F2">
      <w:pPr>
        <w:numPr>
          <w:ilvl w:val="0"/>
          <w:numId w:val="14"/>
        </w:numPr>
      </w:pPr>
      <w:r w:rsidRPr="005326F2">
        <w:t>test współpracy z systemem ograniczania mocy dostępnej po stronie AC;</w:t>
      </w:r>
    </w:p>
    <w:p w14:paraId="5426B144" w14:textId="77777777" w:rsidR="005326F2" w:rsidRPr="005326F2" w:rsidRDefault="005326F2" w:rsidP="005326F2">
      <w:pPr>
        <w:numPr>
          <w:ilvl w:val="0"/>
          <w:numId w:val="14"/>
        </w:numPr>
      </w:pPr>
      <w:r w:rsidRPr="005326F2">
        <w:t xml:space="preserve">testy </w:t>
      </w:r>
      <w:r w:rsidRPr="0061581A">
        <w:t>Systemu monitorowania i zarządzania danymi dla obwodów zasilających punkty ładowania,</w:t>
      </w:r>
      <w:r w:rsidRPr="005326F2">
        <w:t xml:space="preserve"> obejmujące wymagania określone w rozdziale 4;</w:t>
      </w:r>
    </w:p>
    <w:p w14:paraId="6B6B62B4" w14:textId="77777777" w:rsidR="005326F2" w:rsidRPr="005326F2" w:rsidRDefault="005326F2" w:rsidP="005326F2">
      <w:pPr>
        <w:numPr>
          <w:ilvl w:val="0"/>
          <w:numId w:val="14"/>
        </w:numPr>
      </w:pPr>
      <w:r w:rsidRPr="005326F2">
        <w:lastRenderedPageBreak/>
        <w:t>udział w zbiorczym teście całej stacji.</w:t>
      </w:r>
    </w:p>
    <w:p w14:paraId="11B68DE7" w14:textId="77777777" w:rsidR="005326F2" w:rsidRPr="005326F2" w:rsidRDefault="005326F2" w:rsidP="005326F2">
      <w:r w:rsidRPr="005326F2">
        <w:t>Wykonawca przedstawi wyniki testów oraz dokumentację potwierdzającą prawidłową pracę urządzeń.</w:t>
      </w:r>
    </w:p>
    <w:p w14:paraId="236E89CC" w14:textId="77777777" w:rsidR="005326F2" w:rsidRPr="005326F2" w:rsidRDefault="005326F2" w:rsidP="005326F2">
      <w:r w:rsidRPr="005326F2">
        <w:t>Testy całej stacji będą prowadzone przy współudziale wykonawców Zamówienia nr 1, Zamówienia nr 2 i Zamówienia nr 3.</w:t>
      </w:r>
    </w:p>
    <w:p w14:paraId="62A91765" w14:textId="77777777" w:rsidR="005326F2" w:rsidRPr="005326F2" w:rsidRDefault="005326F2" w:rsidP="005326F2">
      <w:r w:rsidRPr="005326F2">
        <w:t>Test wspólny powinien potwierdzić prawidłową współpracę technologii ładowania z infrastrukturą SN/</w:t>
      </w:r>
      <w:proofErr w:type="spellStart"/>
      <w:r w:rsidRPr="005326F2">
        <w:t>nN</w:t>
      </w:r>
      <w:proofErr w:type="spellEnd"/>
      <w:r w:rsidRPr="005326F2">
        <w:t>, instalacjami AC/</w:t>
      </w:r>
      <w:r w:rsidRPr="0061581A">
        <w:t>DC, Systemem monitorowania i zarządzania danymi dla obwodów zasilających punkty ładowania oraz</w:t>
      </w:r>
      <w:r w:rsidRPr="005326F2">
        <w:t xml:space="preserve"> ograniczeniem mocy przyłączeniowej.</w:t>
      </w:r>
    </w:p>
    <w:p w14:paraId="0BF3780E" w14:textId="77777777" w:rsidR="005326F2" w:rsidRPr="005326F2" w:rsidRDefault="00000000" w:rsidP="005326F2">
      <w:r>
        <w:pict w14:anchorId="20871BDE">
          <v:rect id="_x0000_i1034" style="width:0;height:1.5pt" o:hralign="center" o:hrstd="t" o:hr="t" fillcolor="#a0a0a0" stroked="f"/>
        </w:pict>
      </w:r>
    </w:p>
    <w:p w14:paraId="165155F4" w14:textId="77777777" w:rsidR="005326F2" w:rsidRPr="005326F2" w:rsidRDefault="005326F2" w:rsidP="005326F2">
      <w:pPr>
        <w:rPr>
          <w:b/>
          <w:bCs/>
        </w:rPr>
      </w:pPr>
      <w:r w:rsidRPr="005326F2">
        <w:rPr>
          <w:b/>
          <w:bCs/>
        </w:rPr>
        <w:t>10. GWARANCJA I SERWIS</w:t>
      </w:r>
    </w:p>
    <w:p w14:paraId="495B3334" w14:textId="77777777" w:rsidR="005326F2" w:rsidRPr="005326F2" w:rsidRDefault="005326F2" w:rsidP="005326F2">
      <w:del w:id="5140" w:author="Ewa Retajczyk" w:date="2026-10-08T10:26:20Z">
        <w:r>
          <w:delText xml:space="preserve">Warunkiem</w:delText>
        </w:r>
      </w:del>
      <w:ins w:id="5141" w:author="Ewa Retajczyk" w:date="2026-10-08T10:26:45Z">
        <w:r>
          <w:t xml:space="preserve">Wymaganiem</w:t>
        </w:r>
      </w:ins>
      <w:r>
        <w:t xml:space="preserve"> </w:t>
      </w:r>
      <w:del w:id="5142" w:author="Ewa Retajczyk" w:date="2026-10-08T10:26:46Z">
        <w:r>
          <w:delText xml:space="preserve">udziału w postępowaniu</w:delText>
        </w:r>
      </w:del>
      <w:ins w:id="5143" w:author="Ewa Retajczyk" w:date="2026-10-08T10:27:07Z">
        <w:r>
          <w:t xml:space="preserve">obligatoryjnym</w:t>
        </w:r>
      </w:ins>
      <w:r>
        <w:t xml:space="preserve"> jest udzielenie przez Wykonawcę gwarancji na okres co najmniej 60 miesięcy (5 lat) na dostarczoną technologię.</w:t>
      </w:r>
    </w:p>
    <w:p w14:paraId="4AC82942" w14:textId="77777777" w:rsidR="005326F2" w:rsidRPr="005326F2" w:rsidRDefault="005326F2" w:rsidP="005326F2">
      <w:r w:rsidRPr="005326F2">
        <w:t>Gwarancja obejmuje w szczególności:</w:t>
      </w:r>
    </w:p>
    <w:p w14:paraId="7BE39ADF" w14:textId="77777777" w:rsidR="005326F2" w:rsidRPr="005326F2" w:rsidRDefault="005326F2" w:rsidP="005326F2">
      <w:pPr>
        <w:numPr>
          <w:ilvl w:val="0"/>
          <w:numId w:val="15"/>
        </w:numPr>
      </w:pPr>
      <w:r w:rsidRPr="005326F2">
        <w:t>terminale ładowania;</w:t>
      </w:r>
    </w:p>
    <w:p w14:paraId="65B94B4E" w14:textId="77777777" w:rsidR="005326F2" w:rsidRPr="005326F2" w:rsidRDefault="005326F2" w:rsidP="005326F2">
      <w:pPr>
        <w:numPr>
          <w:ilvl w:val="0"/>
          <w:numId w:val="15"/>
        </w:numPr>
      </w:pPr>
      <w:r w:rsidRPr="005326F2">
        <w:t>jednostki przekształtnikowe;</w:t>
      </w:r>
    </w:p>
    <w:p w14:paraId="108AD790" w14:textId="77777777" w:rsidR="005326F2" w:rsidRPr="005326F2" w:rsidRDefault="005326F2" w:rsidP="005326F2">
      <w:pPr>
        <w:numPr>
          <w:ilvl w:val="0"/>
          <w:numId w:val="15"/>
        </w:numPr>
      </w:pPr>
      <w:r w:rsidRPr="005326F2">
        <w:t>przewody i złącza CCS2;</w:t>
      </w:r>
    </w:p>
    <w:p w14:paraId="397C7C31" w14:textId="77777777" w:rsidR="005326F2" w:rsidRPr="005326F2" w:rsidRDefault="005326F2" w:rsidP="005326F2">
      <w:pPr>
        <w:numPr>
          <w:ilvl w:val="0"/>
          <w:numId w:val="15"/>
        </w:numPr>
      </w:pPr>
      <w:r w:rsidRPr="005326F2">
        <w:t>systemy sterowania;</w:t>
      </w:r>
    </w:p>
    <w:p w14:paraId="77B52536" w14:textId="77777777" w:rsidR="005326F2" w:rsidRPr="005326F2" w:rsidRDefault="005326F2" w:rsidP="005326F2">
      <w:pPr>
        <w:numPr>
          <w:ilvl w:val="0"/>
          <w:numId w:val="15"/>
        </w:numPr>
      </w:pPr>
      <w:r w:rsidRPr="005326F2">
        <w:t>elementy komunikacyjne;</w:t>
      </w:r>
    </w:p>
    <w:p w14:paraId="7B617868" w14:textId="77777777" w:rsidR="005326F2" w:rsidRPr="0061581A" w:rsidRDefault="005326F2" w:rsidP="005326F2">
      <w:pPr>
        <w:numPr>
          <w:ilvl w:val="0"/>
          <w:numId w:val="15"/>
        </w:numPr>
      </w:pPr>
      <w:r w:rsidRPr="0061581A">
        <w:t>System monitorowania i zarządzania danymi dla obwodów zasilających punkty ładowania;</w:t>
      </w:r>
    </w:p>
    <w:p w14:paraId="65552E48" w14:textId="77777777" w:rsidR="005326F2" w:rsidRPr="005326F2" w:rsidRDefault="005326F2" w:rsidP="005326F2">
      <w:pPr>
        <w:numPr>
          <w:ilvl w:val="0"/>
          <w:numId w:val="15"/>
        </w:numPr>
      </w:pPr>
      <w:r w:rsidRPr="005326F2">
        <w:t>oprogramowanie niezbędne do funkcjonowania systemu w zakresie objętym ofertą.</w:t>
      </w:r>
    </w:p>
    <w:p w14:paraId="0FDD6DC8" w14:textId="77777777" w:rsidR="005326F2" w:rsidRPr="005326F2" w:rsidRDefault="005326F2" w:rsidP="005326F2">
      <w:r w:rsidRPr="005326F2">
        <w:t>Wykonawca określi:</w:t>
      </w:r>
    </w:p>
    <w:p w14:paraId="3CC93B2B" w14:textId="77777777" w:rsidR="005326F2" w:rsidRPr="005326F2" w:rsidRDefault="005326F2" w:rsidP="005326F2">
      <w:pPr>
        <w:numPr>
          <w:ilvl w:val="0"/>
          <w:numId w:val="16"/>
        </w:numPr>
      </w:pPr>
      <w:r w:rsidRPr="005326F2">
        <w:t>czas reakcji zdalnej;</w:t>
      </w:r>
    </w:p>
    <w:p w14:paraId="0EEFAC3A" w14:textId="77777777" w:rsidR="005326F2" w:rsidRPr="005326F2" w:rsidRDefault="005326F2" w:rsidP="005326F2">
      <w:pPr>
        <w:numPr>
          <w:ilvl w:val="0"/>
          <w:numId w:val="16"/>
        </w:numPr>
      </w:pPr>
      <w:r w:rsidRPr="005326F2">
        <w:t>czas reakcji serwisowej na miejscu;</w:t>
      </w:r>
    </w:p>
    <w:p w14:paraId="1BAEEB1D" w14:textId="77777777" w:rsidR="005326F2" w:rsidRPr="005326F2" w:rsidRDefault="005326F2" w:rsidP="005326F2">
      <w:pPr>
        <w:numPr>
          <w:ilvl w:val="0"/>
          <w:numId w:val="16"/>
        </w:numPr>
      </w:pPr>
      <w:r w:rsidRPr="005326F2">
        <w:t>maksymalny czas usunięcia awarii;</w:t>
      </w:r>
    </w:p>
    <w:p w14:paraId="207E7A4C" w14:textId="77777777" w:rsidR="005326F2" w:rsidRPr="005326F2" w:rsidRDefault="005326F2" w:rsidP="005326F2">
      <w:pPr>
        <w:numPr>
          <w:ilvl w:val="0"/>
          <w:numId w:val="16"/>
        </w:numPr>
      </w:pPr>
      <w:r w:rsidRPr="005326F2">
        <w:t>dostępność części zamiennych;</w:t>
      </w:r>
    </w:p>
    <w:p w14:paraId="2F268961" w14:textId="77777777" w:rsidR="005326F2" w:rsidRPr="005326F2" w:rsidRDefault="005326F2" w:rsidP="005326F2">
      <w:pPr>
        <w:numPr>
          <w:ilvl w:val="0"/>
          <w:numId w:val="16"/>
        </w:numPr>
      </w:pPr>
      <w:r w:rsidRPr="005326F2">
        <w:t>sposób realizacji przeglądów;</w:t>
      </w:r>
    </w:p>
    <w:p w14:paraId="74712AEC" w14:textId="77777777" w:rsidR="005326F2" w:rsidRPr="005326F2" w:rsidRDefault="005326F2" w:rsidP="005326F2">
      <w:pPr>
        <w:numPr>
          <w:ilvl w:val="0"/>
          <w:numId w:val="16"/>
        </w:numPr>
      </w:pPr>
      <w:r w:rsidRPr="005326F2">
        <w:t>zasady aktualizacji oprogramowania;</w:t>
      </w:r>
    </w:p>
    <w:p w14:paraId="34889406" w14:textId="77777777" w:rsidR="005326F2" w:rsidRPr="005326F2" w:rsidRDefault="005326F2" w:rsidP="005326F2">
      <w:pPr>
        <w:numPr>
          <w:ilvl w:val="0"/>
          <w:numId w:val="16"/>
        </w:numPr>
      </w:pPr>
      <w:r w:rsidRPr="005326F2">
        <w:t>warunki utrzymania systemu po zakończeniu gwarancji.</w:t>
      </w:r>
    </w:p>
    <w:p w14:paraId="76A3806B" w14:textId="77777777" w:rsidR="005326F2" w:rsidRPr="005326F2" w:rsidRDefault="00000000" w:rsidP="005326F2">
      <w:r>
        <w:pict w14:anchorId="7A44DDAD">
          <v:rect id="_x0000_i1035" style="width:0;height:1.5pt" o:hralign="center" o:hrstd="t" o:hr="t" fillcolor="#a0a0a0" stroked="f"/>
        </w:pict>
      </w:r>
    </w:p>
    <w:p w14:paraId="79828BB1" w14:textId="77777777" w:rsidR="005326F2" w:rsidRPr="005326F2" w:rsidRDefault="005326F2" w:rsidP="005326F2">
      <w:pPr>
        <w:rPr>
          <w:b/>
          <w:bCs/>
        </w:rPr>
      </w:pPr>
      <w:r w:rsidRPr="005326F2">
        <w:rPr>
          <w:b/>
          <w:bCs/>
        </w:rPr>
        <w:lastRenderedPageBreak/>
        <w:t>11. TERMIN REALIZACJI</w:t>
      </w:r>
    </w:p>
    <w:p>
      <w:pPr>
        <w:rPr>
          <w:ins w:id="5144" w:author="Ewa Retajczyk" w:date="2026-10-08T10:27:18Z"/>
        </w:rPr>
      </w:pPr>
      <w:ins w:id="5145" w:author="Ewa Retajczyk" w:date="2026-10-08T10:27:22Z">
        <w:r>
          <w:t xml:space="preserve">Termin wykonania Zamówienia nr 1 (dostawa, montaż technologiczny, konfiguracja, uruchomienie, testy zakresu własnego Wykonawcy i przekazanie kompletnej dokumentacji do odbiorów): do dnia 15.12.2026 r., z możliwością wydłużenia po uzyskaniu przez Zamawiającego zgody NFOŚiGW potwierdzonej aneksem do Umowy dotacji. W takim przypadku termin wykonania zamówienia zostanie zmieniony aneksem do umowy z Wykonawcą w zakresie wynikającym z aneksu do Umowy dotacji.</w:t>
        </w:r>
      </w:ins>
    </w:p>
    <w:p>
      <w:pPr>
        <w:rPr>
          <w:ins w:id="5146" w:author="Ewa Retajczyk" w:date="2026-10-08T10:27:28Z"/>
        </w:rPr>
      </w:pPr>
      <w:ins w:id="5147" w:author="Ewa Retajczyk" w:date="2026-10-08T10:27:32Z">
        <w:r>
          <w:t xml:space="preserve">Graniczny termin dostawy sprzętu na miejsce realizacji: nie później niż do dnia 30.11.2026 r. Termin dostawy sprzętu (w dniach kalendarzowych od dnia zawarcia umowy) podlega ocenie w kryterium opisanym w pkt 16.2; oferta z terminem dostawy późniejszym niż 30.11.2026 r. zostanie odrzucona.</w:t>
        </w:r>
      </w:ins>
    </w:p>
    <w:p w14:paraId="20360B33" w14:textId="77777777" w:rsidR="005326F2" w:rsidRPr="005326F2" w:rsidRDefault="005326F2" w:rsidP="005326F2">
      <w:r w:rsidRPr="005326F2">
        <w:t>Wykonawca poda:</w:t>
      </w:r>
    </w:p>
    <w:p w14:paraId="54586DC8" w14:textId="77777777" w:rsidR="005326F2" w:rsidRPr="005326F2" w:rsidRDefault="005326F2" w:rsidP="005326F2">
      <w:pPr>
        <w:numPr>
          <w:ilvl w:val="0"/>
          <w:numId w:val="17"/>
        </w:numPr>
      </w:pPr>
      <w:r w:rsidRPr="005326F2">
        <w:t>termin przekazania danych interfejsowych;</w:t>
      </w:r>
    </w:p>
    <w:p w14:paraId="5F786BB8" w14:textId="77777777" w:rsidR="005326F2" w:rsidRPr="005326F2" w:rsidRDefault="005326F2" w:rsidP="005326F2">
      <w:pPr>
        <w:numPr>
          <w:ilvl w:val="0"/>
          <w:numId w:val="17"/>
        </w:numPr>
      </w:pPr>
      <w:r w:rsidRPr="005326F2">
        <w:t>termin przedstawienia dokumentacji technologicznej;</w:t>
      </w:r>
    </w:p>
    <w:p w14:paraId="29C9586C" w14:textId="77777777" w:rsidR="005326F2" w:rsidRPr="005326F2" w:rsidRDefault="005326F2" w:rsidP="005326F2">
      <w:pPr>
        <w:numPr>
          <w:ilvl w:val="0"/>
          <w:numId w:val="17"/>
        </w:numPr>
      </w:pPr>
      <w:r>
        <w:t xml:space="preserve">termin dostawy</w:t>
      </w:r>
      <w:ins w:id="5148" w:author="Ewa Retajczyk" w:date="2026-10-08T10:28:08Z">
        <w:r>
          <w:t xml:space="preserve"> sprzętu na miejsce realizacji (w dniach kalendarzowych od dnia zawarcia umowy, nie później niż do 30.11.2026 r.)</w:t>
        </w:r>
      </w:ins>
      <w:r>
        <w:t xml:space="preserve">;</w:t>
      </w:r>
    </w:p>
    <w:p w14:paraId="2C51F443" w14:textId="77777777" w:rsidR="005326F2" w:rsidRPr="005326F2" w:rsidRDefault="005326F2" w:rsidP="005326F2">
      <w:pPr>
        <w:numPr>
          <w:ilvl w:val="0"/>
          <w:numId w:val="17"/>
        </w:numPr>
      </w:pPr>
      <w:r w:rsidRPr="005326F2">
        <w:t>termin montażu;</w:t>
      </w:r>
    </w:p>
    <w:p w14:paraId="5F147DB0" w14:textId="77777777" w:rsidR="005326F2" w:rsidRPr="005326F2" w:rsidRDefault="005326F2" w:rsidP="005326F2">
      <w:pPr>
        <w:numPr>
          <w:ilvl w:val="0"/>
          <w:numId w:val="17"/>
        </w:numPr>
      </w:pPr>
      <w:r w:rsidRPr="005326F2">
        <w:t>termin konfiguracji;</w:t>
      </w:r>
    </w:p>
    <w:p w14:paraId="3026B07D" w14:textId="77777777" w:rsidR="005326F2" w:rsidRPr="005326F2" w:rsidRDefault="005326F2" w:rsidP="005326F2">
      <w:pPr>
        <w:numPr>
          <w:ilvl w:val="0"/>
          <w:numId w:val="17"/>
        </w:numPr>
      </w:pPr>
      <w:r w:rsidRPr="005326F2">
        <w:t>termin uruchomienia;</w:t>
      </w:r>
    </w:p>
    <w:p w14:paraId="574D864C" w14:textId="77777777" w:rsidR="005326F2" w:rsidRPr="005326F2" w:rsidRDefault="005326F2" w:rsidP="005326F2">
      <w:pPr>
        <w:numPr>
          <w:ilvl w:val="0"/>
          <w:numId w:val="17"/>
        </w:numPr>
      </w:pPr>
      <w:r w:rsidRPr="005326F2">
        <w:t>termin wykonania testów;</w:t>
      </w:r>
    </w:p>
    <w:p w14:paraId="5425F81C" w14:textId="77777777" w:rsidR="005326F2" w:rsidRPr="005326F2" w:rsidRDefault="005326F2" w:rsidP="005326F2">
      <w:pPr>
        <w:numPr>
          <w:ilvl w:val="0"/>
          <w:numId w:val="17"/>
        </w:numPr>
      </w:pPr>
      <w:r w:rsidRPr="005326F2">
        <w:t>termin przekazania kompletnej dokumentacji do odbiorów.</w:t>
      </w:r>
    </w:p>
    <w:p w14:paraId="4FAC3698" w14:textId="77777777" w:rsidR="005326F2" w:rsidRPr="005326F2" w:rsidRDefault="005326F2" w:rsidP="005326F2">
      <w:r>
        <w:t xml:space="preserve">Terminy zależne od udostępnienia zasilania, przygotowania stanowisk, wykonania infrastruktury lub przekazania danych przez wykonawców Zamówienia nr 2 i Zamówienia nr 3 należy wskazać odrębnie.</w:t>
      </w:r>
      <w:ins w:id="5149" w:author="Ewa Retajczyk" w:date="2026-10-08T10:28:23Z">
        <w:r>
          <w:t xml:space="preserve"> Terminy podane przez Wykonawcę muszą zapewniać wykonanie zamówienia w terminie do 15.12.2026 r.</w:t>
        </w:r>
      </w:ins>
    </w:p>
    <w:p w14:paraId="1CB738B1" w14:textId="77777777" w:rsidR="005326F2" w:rsidRPr="005326F2" w:rsidRDefault="005326F2" w:rsidP="005326F2">
      <w:r w:rsidRPr="005326F2">
        <w:t>Wykonawca zobowiązany jest uwzględnić zależność realizacji Zamówienia nr 1 od harmonogramu Zamówienia nr 2 i Zamówienia nr 3.</w:t>
      </w:r>
    </w:p>
    <w:p w14:paraId="3C069F1D" w14:textId="77777777" w:rsidR="005326F2" w:rsidRPr="005326F2" w:rsidRDefault="005326F2" w:rsidP="005326F2">
      <w:r>
        <w:t xml:space="preserve">Wszystkie trzy zamówienia muszą być realizowane w sposób skoordynowany i umożliwiający zakończenie całej inwestycji, obejmującej wykonanie infrastruktury, dostawę, montaż i uruchomienie technologii, przeprowadzenie wymaganych testów, usunięcie usterek oraz przeprowadzenie wymaganych odbiorów UDT całej ogólnodostępnej stacji ładowania, nie później niż do dnia 31.12.2026 r.</w:t>
      </w:r>
      <w:ins w:id="5150" w:author="Ewa Retajczyk" w:date="2026-10-08T10:28:23Z">
        <w:r>
          <w:t xml:space="preserve"> (termin wynikający z obowiązującej Umowy dotacji; do czasu zawarcia aneksu do Umowy dotacji wydłużającego ten termin obowiązuje termin z Umowy dotacji)</w:t>
        </w:r>
      </w:ins>
    </w:p>
    <w:p w14:paraId="6512F9F1" w14:textId="77777777" w:rsidR="005326F2" w:rsidRPr="005326F2" w:rsidRDefault="005326F2" w:rsidP="005326F2">
      <w:r w:rsidRPr="005326F2">
        <w:t>Wykonawca zobowiązany jest niezwłocznie informować Zamawiającego o każdym ryzyku wystąpienia opóźnienia, które może wpłynąć na termin zakończenia całej inwestycji.</w:t>
      </w:r>
    </w:p>
    <w:p w14:paraId="240B8DA9" w14:textId="77777777" w:rsidR="005326F2" w:rsidRPr="005326F2" w:rsidRDefault="00000000" w:rsidP="005326F2">
      <w:r>
        <w:pict w14:anchorId="3EF9215F">
          <v:rect id="_x0000_i1036" style="width:0;height:1.5pt" o:hralign="center" o:hrstd="t" o:hr="t" fillcolor="#a0a0a0" stroked="f"/>
        </w:pict>
      </w:r>
    </w:p>
    <w:p w14:paraId="6A465094" w14:textId="77777777" w:rsidR="005326F2" w:rsidRPr="005326F2" w:rsidRDefault="005326F2" w:rsidP="005326F2">
      <w:pPr>
        <w:rPr>
          <w:b/>
          <w:bCs/>
        </w:rPr>
      </w:pPr>
      <w:r w:rsidRPr="005326F2">
        <w:rPr>
          <w:b/>
          <w:bCs/>
        </w:rPr>
        <w:t>12. WARUNKI UDZIAŁU I WYMAGANIA DOTYCZĄCE OFERTY</w:t>
      </w:r>
    </w:p>
    <w:p w14:paraId="268E22D9" w14:textId="77777777" w:rsidR="005326F2" w:rsidRPr="005326F2" w:rsidRDefault="005326F2" w:rsidP="005326F2">
      <w:del w:id="5151" w:author="Ewa Retajczyk" w:date="2026-10-08T10:28:34Z">
        <w:r>
          <w:delText xml:space="preserve">Wykonawca</w:delText>
        </w:r>
      </w:del>
      <w:ins w:id="5152" w:author="Ewa Retajczyk" w:date="2026-10-08T10:28:48Z">
        <w:r>
          <w:t xml:space="preserve">Zamawiający</w:t>
        </w:r>
      </w:ins>
      <w:r>
        <w:t xml:space="preserve"> </w:t>
      </w:r>
      <w:del w:id="5153" w:author="Ewa Retajczyk" w:date="2026-10-08T10:28:50Z">
        <w:r>
          <w:delText xml:space="preserve">powinien</w:delText>
        </w:r>
      </w:del>
      <w:ins w:id="5154" w:author="Ewa Retajczyk" w:date="2026-10-08T10:29:13Z">
        <w:r>
          <w:t xml:space="preserve">stawia</w:t>
        </w:r>
      </w:ins>
      <w:r>
        <w:t xml:space="preserve"> </w:t>
      </w:r>
      <w:del w:id="5155" w:author="Ewa Retajczyk" w:date="2026-10-08T10:29:19Z">
        <w:r>
          <w:delText xml:space="preserve">posiadać</w:delText>
        </w:r>
      </w:del>
      <w:ins w:id="5156" w:author="Ewa Retajczyk" w:date="2026-10-08T10:29:33Z">
        <w:r>
          <w:t xml:space="preserve">następujące</w:t>
        </w:r>
      </w:ins>
      <w:r>
        <w:t xml:space="preserve"> </w:t>
      </w:r>
      <w:del w:id="5157" w:author="Ewa Retajczyk" w:date="2026-10-08T10:29:42Z">
        <w:r>
          <w:delText xml:space="preserve">doświadczenie</w:delText>
        </w:r>
      </w:del>
      <w:ins w:id="5158" w:author="Ewa Retajczyk" w:date="2026-10-08T10:29:45Z">
        <w:r>
          <w:t xml:space="preserve">minimalne</w:t>
        </w:r>
      </w:ins>
      <w:r>
        <w:t xml:space="preserve"> </w:t>
      </w:r>
      <w:del w:id="5159" w:author="Ewa Retajczyk" w:date="2026-10-08T10:29:45Z">
        <w:r>
          <w:delText xml:space="preserve">oraz</w:delText>
        </w:r>
      </w:del>
      <w:ins w:id="5160" w:author="Ewa Retajczyk" w:date="2026-10-08T10:29:57Z">
        <w:r>
          <w:t xml:space="preserve">warunki</w:t>
        </w:r>
      </w:ins>
      <w:r>
        <w:t xml:space="preserve"> </w:t>
      </w:r>
      <w:del w:id="5161" w:author="Ewa Retajczyk" w:date="2026-10-08T10:30:09Z">
        <w:r>
          <w:delText xml:space="preserve">potencjał</w:delText>
        </w:r>
      </w:del>
      <w:ins w:id="5162" w:author="Ewa Retajczyk" w:date="2026-10-08T10:30:30Z">
        <w:r>
          <w:t xml:space="preserve">udziału</w:t>
        </w:r>
      </w:ins>
      <w:r>
        <w:t xml:space="preserve"> </w:t>
      </w:r>
      <w:del w:id="5163" w:author="Ewa Retajczyk" w:date="2026-10-08T10:30:34Z">
        <w:r>
          <w:delText xml:space="preserve">techniczny</w:delText>
        </w:r>
      </w:del>
      <w:ins w:id="5164" w:author="Ewa Retajczyk" w:date="2026-10-08T10:30:36Z">
        <w:r>
          <w:t xml:space="preserve">w</w:t>
        </w:r>
      </w:ins>
      <w:r>
        <w:t xml:space="preserve"> </w:t>
      </w:r>
      <w:del w:id="5165" w:author="Ewa Retajczyk" w:date="2026-10-08T10:30:37Z">
        <w:r>
          <w:delText xml:space="preserve">umożliwiający</w:delText>
        </w:r>
      </w:del>
      <w:ins w:id="5166" w:author="Ewa Retajczyk" w:date="2026-10-08T10:30:48Z">
        <w:r>
          <w:t xml:space="preserve">postępowaniu;</w:t>
        </w:r>
      </w:ins>
      <w:r>
        <w:t xml:space="preserve"> </w:t>
      </w:r>
      <w:del w:id="5167" w:author="Ewa Retajczyk" w:date="2026-10-08T10:31:00Z">
        <w:r>
          <w:delText xml:space="preserve">wykonanie</w:delText>
        </w:r>
      </w:del>
      <w:ins w:id="5168" w:author="Ewa Retajczyk" w:date="2026-10-08T10:31:03Z">
        <w:r>
          <w:t xml:space="preserve">ich</w:t>
        </w:r>
      </w:ins>
      <w:r>
        <w:t xml:space="preserve"> </w:t>
      </w:r>
      <w:del w:id="5169" w:author="Ewa Retajczyk" w:date="2026-10-08T10:31:10Z">
        <w:r>
          <w:delText xml:space="preserve">zamówienia.</w:delText>
        </w:r>
      </w:del>
      <w:ins w:id="5170" w:author="Ewa Retajczyk" w:date="2026-10-08T10:31:14Z">
        <w:r>
          <w:t xml:space="preserve">spełnienie oceniane jest metodą „spełnia / nie spełnia" na podstawie oświadczeń i dokumentów wskazanych poniżej:</w:t>
        </w:r>
      </w:ins>
    </w:p>
    <w:p>
      <w:pPr>
        <w:rPr>
          <w:ins w:id="5171" w:author="Ewa Retajczyk" w:date="2026-10-08T10:31:20Z"/>
        </w:rPr>
      </w:pPr>
      <w:ins w:id="5172" w:author="Ewa Retajczyk" w:date="2026-10-08T10:31:20Z">
        <w:r>
          <w:t xml:space="preserve">1) zdolność do występowania w obrocie gospodarczym – Wykonawca prowadzi działalność gospodarczą w zakresie objętym zamówieniem i jest wpisany do właściwego rejestru (KRS/CEiDG); na potwierdzenie – aktualny odpis lub informacja z rejestru (albo wskazanie danych umożliwiających Zamawiającemu pobranie dokumentu z ogólnodostępnej bazy danych);</w:t>
        </w:r>
      </w:ins>
    </w:p>
    <w:p>
      <w:pPr>
        <w:rPr>
          <w:ins w:id="5173" w:author="Ewa Retajczyk" w:date="2026-10-08T10:31:36Z"/>
        </w:rPr>
      </w:pPr>
      <w:ins w:id="5174" w:author="Ewa Retajczyk" w:date="2026-10-08T10:31:42Z">
        <w:r>
          <w:t xml:space="preserve">2) doświadczenie – w okresie ostatnich 5 lat przed upływem terminu składania ofert Wykonawca (lub producent oferowanych urządzeń, na którego zasoby Wykonawca się powołuje) należycie wykonał co najmniej jedną dostawę wraz z uruchomieniem stacji ładowania pojazdów elektrycznych prądem stałym (DC), obejmującą łącznie co najmniej 6 punktów ładowania o mocy każdego punktu co najmniej 150 kW; na potwierdzenie – wykaz dostaw (zakres, liczba i moc punktów, data, odbiorca) wraz z referencjami lub innym dokumentem potwierdzającym należyte wykonanie. Zamawiający nie wymaga doświadczenia zdobytego na terytorium Polski ani w zamówieniach współfinansowanych ze środków publicznych;</w:t>
        </w:r>
      </w:ins>
    </w:p>
    <w:p>
      <w:pPr>
        <w:rPr>
          <w:ins w:id="5175" w:author="Ewa Retajczyk" w:date="2026-10-08T10:31:42Z"/>
        </w:rPr>
      </w:pPr>
      <w:ins w:id="5176" w:author="Ewa Retajczyk" w:date="2026-10-08T10:31:54Z">
        <w:r>
          <w:t xml:space="preserve">3) brak powiązań osobowych i kapitałowych z Zamawiającym – na zasadach określonych w pkt 22 (oświadczenie Wykonawcy).</w:t>
        </w:r>
      </w:ins>
    </w:p>
    <w:p>
      <w:pPr>
        <w:rPr>
          <w:ins w:id="5177" w:author="Ewa Retajczyk" w:date="2026-10-08T10:32:28Z"/>
        </w:rPr>
      </w:pPr>
      <w:ins w:id="5178" w:author="Ewa Retajczyk" w:date="2026-10-08T10:32:40Z">
        <w:r>
          <w:t xml:space="preserve">Wykonawca może polegać na zasobach (w tym doświadczeniu) innych podmiotów; w takim przypadku dołącza do oferty zobowiązanie tego podmiotu do udostępnienia zasobów na czas realizacji zamówienia. Brakujące dokumenty lub oświadczenia Zamawiający wezwie do uzupełnienia na zasadach określonych w pkt 20.1.</w:t>
        </w:r>
      </w:ins>
    </w:p>
    <w:p w14:paraId="35DB9395" w14:textId="77777777" w:rsidR="005326F2" w:rsidRPr="005326F2" w:rsidRDefault="005326F2" w:rsidP="005326F2">
      <w:r w:rsidRPr="005326F2">
        <w:t>Oferta musi zawierać co najmniej:</w:t>
      </w:r>
    </w:p>
    <w:p w14:paraId="43B9902C" w14:textId="77777777" w:rsidR="005326F2" w:rsidRPr="005326F2" w:rsidRDefault="005326F2" w:rsidP="005326F2">
      <w:pPr>
        <w:numPr>
          <w:ilvl w:val="0"/>
          <w:numId w:val="18"/>
        </w:numPr>
      </w:pPr>
      <w:r w:rsidRPr="005326F2">
        <w:t>dane Wykonawcy;</w:t>
      </w:r>
    </w:p>
    <w:p w14:paraId="40DCC80B" w14:textId="77777777" w:rsidR="005326F2" w:rsidRPr="005326F2" w:rsidRDefault="005326F2" w:rsidP="005326F2">
      <w:pPr>
        <w:numPr>
          <w:ilvl w:val="0"/>
          <w:numId w:val="18"/>
        </w:numPr>
      </w:pPr>
      <w:r w:rsidRPr="005326F2">
        <w:t>NIP i dane rejestrowe;</w:t>
      </w:r>
    </w:p>
    <w:p w14:paraId="70F32296" w14:textId="77777777" w:rsidR="005326F2" w:rsidRPr="005326F2" w:rsidRDefault="005326F2" w:rsidP="005326F2">
      <w:pPr>
        <w:numPr>
          <w:ilvl w:val="0"/>
          <w:numId w:val="18"/>
        </w:numPr>
      </w:pPr>
      <w:r w:rsidRPr="005326F2">
        <w:t>dane osoby uprawnionej do reprezentacji;</w:t>
      </w:r>
    </w:p>
    <w:p w14:paraId="3A82D778" w14:textId="77777777" w:rsidR="005326F2" w:rsidRPr="005326F2" w:rsidRDefault="005326F2" w:rsidP="005326F2">
      <w:pPr>
        <w:numPr>
          <w:ilvl w:val="0"/>
          <w:numId w:val="18"/>
        </w:numPr>
      </w:pPr>
      <w:r w:rsidRPr="005326F2">
        <w:t>producenta i modele oferowanych urządzeń;</w:t>
      </w:r>
    </w:p>
    <w:p w14:paraId="4890DD8D" w14:textId="77777777" w:rsidR="005326F2" w:rsidRPr="005326F2" w:rsidRDefault="005326F2" w:rsidP="005326F2">
      <w:pPr>
        <w:numPr>
          <w:ilvl w:val="0"/>
          <w:numId w:val="18"/>
        </w:numPr>
      </w:pPr>
      <w:r w:rsidRPr="005326F2">
        <w:lastRenderedPageBreak/>
        <w:t>opis architektury technologicznej;</w:t>
      </w:r>
    </w:p>
    <w:p w14:paraId="78904495" w14:textId="77777777" w:rsidR="005326F2" w:rsidRPr="005326F2" w:rsidRDefault="005326F2" w:rsidP="005326F2">
      <w:pPr>
        <w:numPr>
          <w:ilvl w:val="0"/>
          <w:numId w:val="18"/>
        </w:numPr>
      </w:pPr>
      <w:r w:rsidRPr="005326F2">
        <w:t>karty katalogowe;</w:t>
      </w:r>
    </w:p>
    <w:p w14:paraId="51A40A94" w14:textId="77777777" w:rsidR="005326F2" w:rsidRPr="005326F2" w:rsidRDefault="005326F2" w:rsidP="005326F2">
      <w:pPr>
        <w:numPr>
          <w:ilvl w:val="0"/>
          <w:numId w:val="18"/>
        </w:numPr>
      </w:pPr>
      <w:r w:rsidRPr="005326F2">
        <w:t>schemat technologiczny;</w:t>
      </w:r>
    </w:p>
    <w:p w14:paraId="1D36B2C0" w14:textId="77777777" w:rsidR="005326F2" w:rsidRPr="005326F2" w:rsidRDefault="005326F2" w:rsidP="005326F2">
      <w:pPr>
        <w:numPr>
          <w:ilvl w:val="0"/>
          <w:numId w:val="18"/>
        </w:numPr>
      </w:pPr>
      <w:r w:rsidRPr="005326F2">
        <w:t>bilans mocy;</w:t>
      </w:r>
    </w:p>
    <w:p w14:paraId="56742134" w14:textId="77777777" w:rsidR="005326F2" w:rsidRPr="005326F2" w:rsidRDefault="005326F2" w:rsidP="005326F2">
      <w:pPr>
        <w:numPr>
          <w:ilvl w:val="0"/>
          <w:numId w:val="18"/>
        </w:numPr>
      </w:pPr>
      <w:r w:rsidRPr="005326F2">
        <w:t>informacje dotyczące parametrów elektrycznych;</w:t>
      </w:r>
    </w:p>
    <w:p w14:paraId="402A9D3C" w14:textId="77777777" w:rsidR="005326F2" w:rsidRPr="005326F2" w:rsidRDefault="005326F2" w:rsidP="005326F2">
      <w:pPr>
        <w:numPr>
          <w:ilvl w:val="0"/>
          <w:numId w:val="18"/>
        </w:numPr>
      </w:pPr>
      <w:r>
        <w:t xml:space="preserve">informacje dotyczące </w:t>
      </w:r>
      <w:r>
        <w:t xml:space="preserve">Systemu monitorowania i zarządzania danymi dla obwodów zasilających punkty ładowania,</w:t>
      </w:r>
      <w:r>
        <w:t xml:space="preserve"> w tym </w:t>
      </w:r>
      <w:del w:id="5179" w:author="Ewa Retajczyk" w:date="2026-10-08T10:32:51Z">
        <w:r>
          <w:delText xml:space="preserve">potwierdzenie</w:delText>
        </w:r>
      </w:del>
      <w:ins w:id="5180" w:author="Ewa Retajczyk" w:date="2026-10-08T10:32:58Z">
        <w:r>
          <w:t xml:space="preserve">wykazanie</w:t>
        </w:r>
      </w:ins>
      <w:r>
        <w:t xml:space="preserve"> spełnienia </w:t>
      </w:r>
      <w:ins w:id="5181" w:author="Ewa Retajczyk" w:date="2026-10-08T10:33:16Z">
        <w:r>
          <w:t xml:space="preserve">(lub równoważności) </w:t>
        </w:r>
      </w:ins>
      <w:r>
        <w:t xml:space="preserve">wymagań</w:t>
      </w:r>
      <w:ins w:id="5182" w:author="Ewa Retajczyk" w:date="2026-10-08T10:33:34Z">
        <w:r>
          <w:t xml:space="preserve"> opisu przedmiotu zamówienia z</w:t>
        </w:r>
      </w:ins>
      <w:r>
        <w:t xml:space="preserve"> rozdziału 4;</w:t>
      </w:r>
    </w:p>
    <w:p w14:paraId="3DDEDC5E" w14:textId="77777777" w:rsidR="005326F2" w:rsidRPr="005326F2" w:rsidRDefault="005326F2" w:rsidP="005326F2">
      <w:pPr>
        <w:numPr>
          <w:ilvl w:val="0"/>
          <w:numId w:val="18"/>
        </w:numPr>
      </w:pPr>
      <w:r w:rsidRPr="005326F2">
        <w:t>informacje dotyczące integracji z systemami zewnętrznymi;</w:t>
      </w:r>
    </w:p>
    <w:p w14:paraId="29B8C643" w14:textId="77777777" w:rsidR="005326F2" w:rsidRPr="005326F2" w:rsidRDefault="005326F2" w:rsidP="005326F2">
      <w:pPr>
        <w:numPr>
          <w:ilvl w:val="0"/>
          <w:numId w:val="18"/>
        </w:numPr>
      </w:pPr>
      <w:r w:rsidRPr="005326F2">
        <w:t>informacje dotyczące OCPP, billing i płatności;</w:t>
      </w:r>
    </w:p>
    <w:p w14:paraId="309AB016" w14:textId="77777777" w:rsidR="005326F2" w:rsidRPr="005326F2" w:rsidRDefault="005326F2" w:rsidP="005326F2">
      <w:pPr>
        <w:numPr>
          <w:ilvl w:val="0"/>
          <w:numId w:val="18"/>
        </w:numPr>
      </w:pPr>
      <w:r w:rsidRPr="005326F2">
        <w:t>harmonogram realizacji;</w:t>
      </w:r>
    </w:p>
    <w:p w14:paraId="39621B3A" w14:textId="77777777" w:rsidR="005326F2" w:rsidRPr="005326F2" w:rsidRDefault="005326F2" w:rsidP="005326F2">
      <w:pPr>
        <w:numPr>
          <w:ilvl w:val="0"/>
          <w:numId w:val="18"/>
        </w:numPr>
      </w:pPr>
      <w:r w:rsidRPr="005326F2">
        <w:t>okres gwarancji;</w:t>
      </w:r>
    </w:p>
    <w:p w14:paraId="03BB54BE" w14:textId="77777777" w:rsidR="005326F2" w:rsidRPr="005326F2" w:rsidRDefault="005326F2" w:rsidP="005326F2">
      <w:pPr>
        <w:numPr>
          <w:ilvl w:val="0"/>
          <w:numId w:val="18"/>
        </w:numPr>
      </w:pPr>
      <w:r w:rsidRPr="005326F2">
        <w:t>warunki serwisu;</w:t>
      </w:r>
    </w:p>
    <w:p w14:paraId="44AEBA3D" w14:textId="77777777" w:rsidR="005326F2" w:rsidRPr="005326F2" w:rsidRDefault="005326F2" w:rsidP="005326F2">
      <w:pPr>
        <w:numPr>
          <w:ilvl w:val="0"/>
          <w:numId w:val="18"/>
        </w:numPr>
      </w:pPr>
      <w:del w:id="5183" w:author="Ewa Retajczyk" w:date="2026-10-08T10:33:58Z">
        <w:r>
          <w:delText xml:space="preserve">referencje lub </w:delText>
        </w:r>
      </w:del>
      <w:r>
        <w:t xml:space="preserve">wykaz </w:t>
      </w:r>
      <w:del w:id="5184" w:author="Ewa Retajczyk" w:date="2026-10-08T10:34:10Z">
        <w:r>
          <w:delText xml:space="preserve">podobnych</w:delText>
        </w:r>
      </w:del>
      <w:ins w:id="5185" w:author="Ewa Retajczyk" w:date="2026-10-08T10:34:12Z">
        <w:r>
          <w:t xml:space="preserve">dostaw</w:t>
        </w:r>
      </w:ins>
      <w:r>
        <w:t xml:space="preserve"> </w:t>
      </w:r>
      <w:del w:id="5186" w:author="Ewa Retajczyk" w:date="2026-10-08T10:34:12Z">
        <w:r>
          <w:delText xml:space="preserve">realizacji</w:delText>
        </w:r>
      </w:del>
      <w:ins w:id="5187" w:author="Ewa Retajczyk" w:date="2026-10-08T10:34:19Z">
        <w:r>
          <w:t xml:space="preserve">wraz z referencjami potwierdzającymi spełnienie warunku doświadczenia (pkt 12)</w:t>
        </w:r>
      </w:ins>
      <w:r>
        <w:t xml:space="preserve">;</w:t>
      </w:r>
    </w:p>
    <w:p w14:paraId="7E2B9F5B" w14:textId="77777777" w:rsidR="005326F2" w:rsidRPr="005326F2" w:rsidRDefault="005326F2" w:rsidP="005326F2">
      <w:pPr>
        <w:numPr>
          <w:ilvl w:val="0"/>
          <w:numId w:val="18"/>
        </w:numPr>
      </w:pPr>
      <w:r w:rsidRPr="005326F2">
        <w:t>cenę netto i brutto;</w:t>
      </w:r>
    </w:p>
    <w:p w14:paraId="6A8D6728" w14:textId="77777777" w:rsidR="005326F2" w:rsidRPr="005326F2" w:rsidRDefault="005326F2" w:rsidP="005326F2">
      <w:pPr>
        <w:numPr>
          <w:ilvl w:val="0"/>
          <w:numId w:val="18"/>
        </w:numPr>
      </w:pPr>
      <w:r w:rsidRPr="005326F2">
        <w:t>wszystkie koszty niezbędne do wykonania zakresu zamówienia;</w:t>
      </w:r>
    </w:p>
    <w:p w14:paraId="4DBB6889" w14:textId="77777777" w:rsidR="005326F2" w:rsidRPr="005326F2" w:rsidRDefault="005326F2" w:rsidP="005326F2">
      <w:pPr>
        <w:numPr>
          <w:ilvl w:val="0"/>
          <w:numId w:val="18"/>
        </w:numPr>
      </w:pPr>
      <w:del w:id="5188" w:author="Ewa Retajczyk" w:date="2026-10-08T10:34:34Z">
        <w:r>
          <w:delText xml:space="preserve">wykaz</w:delText>
        </w:r>
      </w:del>
      <w:ins w:id="5189" w:author="Ewa Retajczyk" w:date="2026-10-08T10:34:34Z">
        <w:r>
          <w:t xml:space="preserve">oświadczenie,</w:t>
        </w:r>
      </w:ins>
      <w:r>
        <w:t xml:space="preserve"> </w:t>
      </w:r>
      <w:del w:id="5190" w:author="Ewa Retajczyk" w:date="2026-10-08T10:35:22Z">
        <w:r>
          <w:delText xml:space="preserve">odstępstw</w:delText>
        </w:r>
      </w:del>
      <w:ins w:id="5191" w:author="Ewa Retajczyk" w:date="2026-10-08T10:35:37Z">
        <w:r>
          <w:t xml:space="preserve">że</w:t>
        </w:r>
      </w:ins>
      <w:r>
        <w:t xml:space="preserve"> </w:t>
      </w:r>
      <w:del w:id="5192" w:author="Ewa Retajczyk" w:date="2026-10-08T10:35:54Z">
        <w:r>
          <w:delText xml:space="preserve">od</w:delText>
        </w:r>
      </w:del>
      <w:ins w:id="5193" w:author="Ewa Retajczyk" w:date="2026-10-08T10:35:55Z">
        <w:r>
          <w:t xml:space="preserve">oferowane</w:t>
        </w:r>
      </w:ins>
      <w:r>
        <w:t xml:space="preserve"> </w:t>
      </w:r>
      <w:del w:id="5194" w:author="Ewa Retajczyk" w:date="2026-10-08T10:35:59Z">
        <w:r>
          <w:delText xml:space="preserve">wymagań</w:delText>
        </w:r>
      </w:del>
      <w:ins w:id="5195" w:author="Ewa Retajczyk" w:date="2026-10-08T10:36:24Z">
        <w:r>
          <w:t xml:space="preserve">urządzenia</w:t>
        </w:r>
      </w:ins>
      <w:r>
        <w:t xml:space="preserve"> </w:t>
      </w:r>
      <w:del w:id="5196" w:author="Ewa Retajczyk" w:date="2026-10-08T10:36:31Z">
        <w:r>
          <w:delText xml:space="preserve">zapytania.</w:delText>
        </w:r>
      </w:del>
      <w:ins w:id="5197" w:author="Ewa Retajczyk" w:date="2026-10-08T10:36:48Z">
        <w:r>
          <w:t xml:space="preserve">i systemy spełniają wymagania opisu przedmiotu zamówienia, a w przypadku zaoferowania rozwiązań równoważnych – opis tych rozwiązań wraz z wykazaniem ich równoważności;</w:t>
        </w:r>
      </w:ins>
    </w:p>
    <w:p>
      <w:pPr>
        <w:numPr>
          <w:ilvl w:val="0"/>
          <w:numId w:val="11"/>
        </w:numPr>
        <w:rPr>
          <w:ins w:id="5198" w:author="Ewa Retajczyk" w:date="2026-10-08T10:37:01Z"/>
        </w:rPr>
      </w:pPr>
      <w:ins w:id="5199" w:author="Ewa Retajczyk" w:date="2026-10-08T10:37:04Z">
        <w:r>
          <w:t xml:space="preserve">termin dostawy sprzętu na miejsce realizacji;</w:t>
        </w:r>
      </w:ins>
    </w:p>
    <w:p>
      <w:pPr>
        <w:numPr>
          <w:ilvl w:val="0"/>
          <w:numId w:val="11"/>
        </w:numPr>
        <w:rPr>
          <w:ins w:id="5200" w:author="Ewa Retajczyk" w:date="2026-10-08T10:37:17Z"/>
        </w:rPr>
      </w:pPr>
      <w:ins w:id="5201" w:author="Ewa Retajczyk" w:date="2026-10-08T10:37:35Z">
        <w:r>
          <w:t xml:space="preserve">dowód wniesienia wadium;</w:t>
        </w:r>
      </w:ins>
    </w:p>
    <w:p>
      <w:pPr>
        <w:numPr>
          <w:ilvl w:val="0"/>
          <w:numId w:val="11"/>
        </w:numPr>
        <w:rPr>
          <w:ins w:id="5202" w:author="Ewa Retajczyk" w:date="2026-10-08T10:38:12Z"/>
        </w:rPr>
      </w:pPr>
      <w:ins w:id="5203" w:author="Ewa Retajczyk" w:date="2026-10-08T10:38:27Z">
        <w:r>
          <w:t xml:space="preserve">oświadczenie o braku powiązań osobowych i kapitałowych z Zamawiającym (pkt 22);</w:t>
        </w:r>
      </w:ins>
    </w:p>
    <w:p>
      <w:pPr>
        <w:numPr>
          <w:ilvl w:val="0"/>
          <w:numId w:val="11"/>
        </w:numPr>
        <w:rPr>
          <w:ins w:id="5204" w:author="Ewa Retajczyk" w:date="2026-10-08T10:38:29Z"/>
        </w:rPr>
      </w:pPr>
      <w:ins w:id="5205" w:author="Ewa Retajczyk" w:date="2026-10-08T10:38:54Z">
        <w:r>
          <w:t xml:space="preserve">oświadczenie Wykonawcy (pkt 25) oraz oświadczenia dotyczące zasady DNSH i stanu fabrycznego urządzeń (pkt 24).</w:t>
        </w:r>
      </w:ins>
    </w:p>
    <w:p w14:paraId="29A6250A" w14:textId="77777777" w:rsidR="005326F2" w:rsidRPr="005326F2" w:rsidRDefault="005326F2" w:rsidP="005326F2">
      <w:r w:rsidRPr="005326F2">
        <w:t>Oferta powinna być sporządzona w języku polskim lub angielskim.</w:t>
      </w:r>
    </w:p>
    <w:p w14:paraId="65E7BF3B" w14:textId="77777777" w:rsidR="005326F2" w:rsidRPr="005326F2" w:rsidRDefault="005326F2" w:rsidP="005326F2">
      <w:r w:rsidRPr="005326F2">
        <w:t>Oferta musi być podpisana przez osobę uprawnioną do reprezentowania Wykonawcy. Jeżeli Wykonawca działa przez pełnomocnika, należy dołączyć pełnomocnictwo.</w:t>
      </w:r>
    </w:p>
    <w:p w14:paraId="06A02908" w14:textId="77777777" w:rsidR="005326F2" w:rsidRPr="005326F2" w:rsidRDefault="005326F2" w:rsidP="005326F2">
      <w:r w:rsidRPr="005326F2">
        <w:t>Złożenie oferty oznacza akceptację warunków niniejszego zamówienia, z zastrzeżeniem zmian wynikających z udzielonych odpowiedzi lub modyfikacji dokumentacji przez Zamawiającego.</w:t>
      </w:r>
    </w:p>
    <w:p w14:paraId="4952CF47" w14:textId="77777777" w:rsidR="005326F2" w:rsidRPr="005326F2" w:rsidRDefault="00000000" w:rsidP="005326F2">
      <w:r>
        <w:pict w14:anchorId="76820629">
          <v:rect id="_x0000_i1037" style="width:0;height:1.5pt" o:hralign="center" o:hrstd="t" o:hr="t" fillcolor="#a0a0a0" stroked="f"/>
        </w:pict>
      </w:r>
    </w:p>
    <w:p w14:paraId="08E6B98D" w14:textId="77777777" w:rsidR="005326F2" w:rsidRPr="005326F2" w:rsidRDefault="005326F2" w:rsidP="005326F2">
      <w:pPr>
        <w:rPr>
          <w:b/>
          <w:bCs/>
        </w:rPr>
      </w:pPr>
      <w:r w:rsidRPr="005326F2">
        <w:rPr>
          <w:b/>
          <w:bCs/>
        </w:rPr>
        <w:t>13. WADIUM</w:t>
      </w:r>
    </w:p>
    <w:p w14:paraId="16691923" w14:textId="77777777" w:rsidR="005326F2" w:rsidRPr="005326F2" w:rsidRDefault="005326F2" w:rsidP="005326F2">
      <w:r w:rsidRPr="005326F2">
        <w:t>Warunkiem skutecznego złożenia oferty jest wniesienie wadium w wysokości:</w:t>
      </w:r>
    </w:p>
    <w:p w14:paraId="58F60F0F" w14:textId="77777777" w:rsidR="005326F2" w:rsidRPr="005326F2" w:rsidRDefault="005326F2" w:rsidP="005326F2">
      <w:del w:id="5206" w:author="Ewa Retajczyk" w:date="2026-10-08T10:39:07Z">
        <w:r>
          <w:rPr>
            <w:b/>
            <w:bCs/>
          </w:rPr>
          <w:delText xml:space="preserve">100</w:delText>
        </w:r>
      </w:del>
      <w:ins w:id="5207" w:author="Ewa Retajczyk" w:date="2026-10-08T10:39:14Z">
        <w:r>
          <w:rPr>
            <w:b/>
            <w:bCs/>
          </w:rPr>
          <w:t xml:space="preserve">23</w:t>
        </w:r>
      </w:ins>
      <w:r>
        <w:rPr>
          <w:b/>
          <w:bCs/>
        </w:rPr>
        <w:t xml:space="preserve"> 000,00 zł (słownie: </w:t>
      </w:r>
      <w:del w:id="5208" w:author="Ewa Retajczyk" w:date="2026-10-08T10:40:00Z">
        <w:r>
          <w:rPr>
            <w:b/>
            <w:bCs/>
          </w:rPr>
          <w:delText xml:space="preserve">sto</w:delText>
        </w:r>
      </w:del>
      <w:ins w:id="5209" w:author="Ewa Retajczyk" w:date="2026-10-08T10:40:01Z">
        <w:r>
          <w:rPr>
            <w:b/>
            <w:bCs/>
          </w:rPr>
          <w:t xml:space="preserve">dwadzieścia</w:t>
        </w:r>
      </w:ins>
      <w:r>
        <w:rPr>
          <w:b/>
          <w:bCs/>
        </w:rPr>
        <w:t xml:space="preserve"> </w:t>
      </w:r>
      <w:del w:id="5210" w:author="Ewa Retajczyk" w:date="2026-10-08T10:40:07Z">
        <w:r>
          <w:rPr>
            <w:b/>
            <w:bCs/>
          </w:rPr>
          <w:delText xml:space="preserve">tysięcy</w:delText>
        </w:r>
      </w:del>
      <w:ins w:id="5211" w:author="Ewa Retajczyk" w:date="2026-10-08T10:40:25Z">
        <w:r>
          <w:rPr>
            <w:b/>
            <w:bCs/>
          </w:rPr>
          <w:t xml:space="preserve">trzy tysiące</w:t>
        </w:r>
      </w:ins>
      <w:r>
        <w:rPr>
          <w:b/>
          <w:bCs/>
        </w:rPr>
        <w:t xml:space="preserve"> złotych 00/100)</w:t>
      </w:r>
      <w:ins w:id="5212" w:author="Ewa Retajczyk" w:date="2026-10-08T10:40:26Z">
        <w:r>
          <w:rPr>
            <w:b/>
            <w:bCs/>
          </w:rPr>
          <w:t xml:space="preserve">, tj</w:t>
        </w:r>
      </w:ins>
      <w:r>
        <w:rPr>
          <w:b/>
          <w:bCs/>
        </w:rPr>
        <w:t xml:space="preserve">.</w:t>
      </w:r>
      <w:ins w:id="5213" w:author="Ewa Retajczyk" w:date="2026-10-08T10:40:35Z">
        <w:r>
          <w:rPr>
            <w:b/>
            <w:bCs/>
          </w:rPr>
          <w:t xml:space="preserve"> ok. 1% szacunkowej wartości zamówienia.</w:t>
        </w:r>
      </w:ins>
    </w:p>
    <w:p w14:paraId="72AC86E4" w14:textId="77777777" w:rsidR="005326F2" w:rsidRPr="005326F2" w:rsidRDefault="005326F2" w:rsidP="005326F2">
      <w:r w:rsidRPr="005326F2">
        <w:t>Wadium należy wnieść przed upływem terminu składania ofert.</w:t>
      </w:r>
    </w:p>
    <w:p w14:paraId="5FBFCDDD" w14:textId="77777777" w:rsidR="005326F2" w:rsidRPr="005326F2" w:rsidRDefault="005326F2" w:rsidP="005326F2">
      <w:r>
        <w:t xml:space="preserve">Wadium może zostać wniesione</w:t>
      </w:r>
      <w:ins w:id="5214" w:author="Ewa Retajczyk" w:date="2026-10-08T10:40:56Z">
        <w:r>
          <w:t xml:space="preserve">, według wyboru Wykonawcy,</w:t>
        </w:r>
      </w:ins>
      <w:r>
        <w:t xml:space="preserve"> w </w:t>
      </w:r>
      <w:del w:id="5215" w:author="Ewa Retajczyk" w:date="2026-10-08T10:40:59Z">
        <w:r>
          <w:delText xml:space="preserve">formie</w:delText>
        </w:r>
      </w:del>
      <w:ins w:id="5216" w:author="Ewa Retajczyk" w:date="2026-10-08T10:41:00Z">
        <w:r>
          <w:t xml:space="preserve">jednej</w:t>
        </w:r>
      </w:ins>
      <w:r>
        <w:t xml:space="preserve"> </w:t>
      </w:r>
      <w:del w:id="5217" w:author="Ewa Retajczyk" w:date="2026-10-08T10:41:20Z">
        <w:r>
          <w:rPr>
            <w:highlight w:val="yellow"/>
          </w:rPr>
          <w:delText xml:space="preserve">[DO</w:delText>
        </w:r>
      </w:del>
      <w:ins w:id="5218" w:author="Ewa Retajczyk" w:date="2026-10-08T10:41:44Z">
        <w:r>
          <w:t xml:space="preserve">z</w:t>
        </w:r>
      </w:ins>
      <w:r>
        <w:rPr>
          <w:highlight w:val="yellow"/>
        </w:rPr>
        <w:t xml:space="preserve"> </w:t>
      </w:r>
      <w:del w:id="5219" w:author="Ewa Retajczyk" w:date="2026-10-08T10:41:57Z">
        <w:r>
          <w:rPr>
            <w:highlight w:val="yellow"/>
          </w:rPr>
          <w:delText xml:space="preserve">UZUPEŁNIENIA]</w:delText>
        </w:r>
      </w:del>
      <w:ins w:id="5220" w:author="Ewa Retajczyk" w:date="2026-10-08T10:42:04Z">
        <w:r>
          <w:rPr/>
          <w:t xml:space="preserve">form: 1) w pieniądzu</w:t>
        </w:r>
      </w:ins>
      <w:r>
        <w:t xml:space="preserve"> – </w:t>
      </w:r>
      <w:del w:id="5221" w:author="Ewa Retajczyk" w:date="2026-10-08T10:42:20Z">
        <w:r>
          <w:delText xml:space="preserve">np. przelew</w:delText>
        </w:r>
      </w:del>
      <w:ins w:id="5222" w:author="Ewa Retajczyk" w:date="2026-10-08T10:42:33Z">
        <w:r>
          <w:t xml:space="preserve">przelewem</w:t>
        </w:r>
      </w:ins>
      <w:r>
        <w:t xml:space="preserve"> na rachunek bankowy Zamawiającego </w:t>
      </w:r>
      <w:del w:id="5223" w:author="Ewa Retajczyk" w:date="2026-10-08T10:42:33Z">
        <w:r>
          <w:delText xml:space="preserve">/</w:delText>
        </w:r>
      </w:del>
      <w:ins w:id="5224" w:author="Ewa Retajczyk" w:date="2026-10-08T10:42:54Z">
        <w:r>
          <w:t xml:space="preserve">nr</w:t>
        </w:r>
      </w:ins>
      <w:r>
        <w:t xml:space="preserve"> </w:t>
      </w:r>
      <w:del w:id="5225" w:author="Ewa Retajczyk" w:date="2026-10-08T10:42:58Z">
        <w:r>
          <w:delText xml:space="preserve">gwarancja</w:delText>
        </w:r>
      </w:del>
      <w:ins w:id="5226" w:author="Ewa Retajczyk" w:date="2026-10-08T10:43:01Z">
        <w:r>
          <w:rPr>
            <w:highlight w:val="yellow"/>
          </w:rPr>
          <w:t xml:space="preserve">[DO</w:t>
        </w:r>
      </w:ins>
      <w:r>
        <w:t xml:space="preserve"> </w:t>
      </w:r>
      <w:del w:id="5227" w:author="Ewa Retajczyk" w:date="2026-10-08T10:43:09Z">
        <w:r>
          <w:delText xml:space="preserve">bankowa</w:delText>
        </w:r>
      </w:del>
      <w:ins w:id="5228" w:author="Ewa Retajczyk" w:date="2026-10-08T10:43:16Z">
        <w:r>
          <w:rPr>
            <w:highlight w:val="yellow"/>
          </w:rPr>
          <w:t xml:space="preserve">UZUPEŁNIENIA</w:t>
        </w:r>
      </w:ins>
      <w:r>
        <w:t xml:space="preserve"> </w:t>
      </w:r>
      <w:del w:id="5229" w:author="Ewa Retajczyk" w:date="2026-10-08T10:43:34Z">
        <w:r>
          <w:delText xml:space="preserve">/</w:delText>
        </w:r>
      </w:del>
      <w:ins w:id="5230" w:author="Ewa Retajczyk" w:date="2026-10-08T10:43:55Z">
        <w:r>
          <w:rPr>
            <w:highlight w:val="yellow"/>
          </w:rPr>
          <w:t xml:space="preserve">–</w:t>
        </w:r>
      </w:ins>
      <w:r>
        <w:t xml:space="preserve"> </w:t>
      </w:r>
      <w:del w:id="5231" w:author="Ewa Retajczyk" w:date="2026-10-08T10:43:56Z">
        <w:r>
          <w:delText xml:space="preserve">gwarancja</w:delText>
        </w:r>
      </w:del>
      <w:ins w:id="5232" w:author="Ewa Retajczyk" w:date="2026-10-08T10:45:01Z">
        <w:r>
          <w:rPr>
            <w:highlight w:val="yellow"/>
          </w:rPr>
          <w:t xml:space="preserve">numer</w:t>
        </w:r>
      </w:ins>
      <w:r>
        <w:t xml:space="preserve"> </w:t>
      </w:r>
      <w:del w:id="5233" w:author="Ewa Retajczyk" w:date="2026-10-08T10:45:08Z">
        <w:r>
          <w:delText xml:space="preserve">ubezpieczeniowa</w:delText>
        </w:r>
      </w:del>
      <w:ins w:id="5234" w:author="Ewa Retajczyk" w:date="2026-10-08T10:45:31Z">
        <w:r>
          <w:rPr>
            <w:highlight w:val="yellow"/>
          </w:rPr>
          <w:t xml:space="preserve">rachunku]</w:t>
        </w:r>
        <w:r>
          <w:t xml:space="preserve"> z dopiskiem „Wadium – Zapytanie ofertowe – Zamówienie nr 1" (za wniesienie wadium w pieniądzu uznaje się uznanie rachunku Zamawiającego przed upływem terminu składania ofert); 2) w formie gwarancji bankowej; 3) w formie gwarancji ubezpieczeniowej</w:t>
        </w:r>
      </w:ins>
      <w:r>
        <w:t xml:space="preserve">.</w:t>
      </w:r>
      <w:ins w:id="5235" w:author="Ewa Retajczyk" w:date="2026-10-08T10:45:57Z">
        <w:r>
          <w:t xml:space="preserve"> Wadium w formie gwarancji powinno być bezwarunkowe, nieodwołalne, płatne na pierwsze pisemne żądanie Zamawiającego, z okresem ważności nie krótszym niż termin związania ofertą (30 dni od upływu terminu składania ofert), i przekazane Zamawiającemu w oryginale w postaci elektronicznej opatrzonej kwalifikowanym podpisem elektronicznym wystawcy albo w oryginale papierowym złożonym w siedzibie Zamawiającego przed upływem terminu składania ofert.</w:t>
        </w:r>
      </w:ins>
    </w:p>
    <w:p w14:paraId="5C498CFF" w14:textId="77777777" w:rsidR="005326F2" w:rsidRPr="005326F2" w:rsidRDefault="005326F2" w:rsidP="005326F2">
      <w:r>
        <w:t xml:space="preserve">Oferta Wykonawcy, który nie wniesie wadium w wymaganej wysokości i terminie, </w:t>
      </w:r>
      <w:del w:id="5236" w:author="Ewa Retajczyk" w:date="2026-10-08T10:46:07Z">
        <w:r>
          <w:delText xml:space="preserve">może</w:delText>
        </w:r>
      </w:del>
      <w:ins w:id="5237" w:author="Ewa Retajczyk" w:date="2026-10-08T10:46:18Z">
        <w:r>
          <w:t xml:space="preserve">zostanie</w:t>
        </w:r>
      </w:ins>
      <w:r>
        <w:t xml:space="preserve"> </w:t>
      </w:r>
      <w:del w:id="5238" w:author="Ewa Retajczyk" w:date="2026-10-08T10:46:21Z">
        <w:r>
          <w:delText xml:space="preserve">zostać pozostawiona bez rozpatrzenia</w:delText>
        </w:r>
      </w:del>
      <w:ins w:id="5239" w:author="Ewa Retajczyk" w:date="2026-10-08T10:46:23Z">
        <w:r>
          <w:t xml:space="preserve">odrzucona</w:t>
        </w:r>
      </w:ins>
      <w:r>
        <w:t xml:space="preserve">.</w:t>
      </w:r>
    </w:p>
    <w:p w14:paraId="0CB2FA31" w14:textId="77777777" w:rsidR="005326F2" w:rsidRPr="005326F2" w:rsidRDefault="005326F2" w:rsidP="005326F2">
      <w:del w:id="5240" w:author="Ewa Retajczyk" w:date="2026-10-08T10:46:42Z">
        <w:r>
          <w:delText xml:space="preserve">Warunki</w:delText>
        </w:r>
      </w:del>
      <w:ins w:id="5241" w:author="Ewa Retajczyk" w:date="2026-10-08T10:46:48Z">
        <w:r>
          <w:t xml:space="preserve">Zasady</w:t>
        </w:r>
      </w:ins>
      <w:r>
        <w:t xml:space="preserve"> zwrotu i zatrzymania wadium </w:t>
      </w:r>
      <w:del w:id="5242" w:author="Ewa Retajczyk" w:date="2026-10-08T10:46:59Z">
        <w:r>
          <w:delText xml:space="preserve">zostaną</w:delText>
        </w:r>
      </w:del>
      <w:ins w:id="5243" w:author="Ewa Retajczyk" w:date="2026-10-08T10:47:04Z">
        <w:r>
          <w:t xml:space="preserve">określają</w:t>
        </w:r>
      </w:ins>
      <w:r>
        <w:t xml:space="preserve"> </w:t>
      </w:r>
      <w:del w:id="5244" w:author="Ewa Retajczyk" w:date="2026-10-08T10:47:08Z">
        <w:r>
          <w:delText xml:space="preserve">określone</w:delText>
        </w:r>
      </w:del>
      <w:ins w:id="5245" w:author="Ewa Retajczyk" w:date="2026-10-08T10:47:21Z">
        <w:r>
          <w:t xml:space="preserve">poniższe</w:t>
        </w:r>
      </w:ins>
      <w:r>
        <w:t xml:space="preserve"> </w:t>
      </w:r>
      <w:del w:id="5246" w:author="Ewa Retajczyk" w:date="2026-10-08T10:47:45Z">
        <w:r>
          <w:delText xml:space="preserve">w dokumentacji postępowania</w:delText>
        </w:r>
      </w:del>
      <w:ins w:id="5247" w:author="Ewa Retajczyk" w:date="2026-10-08T10:49:00Z">
        <w:r>
          <w:t xml:space="preserve">postanowienia</w:t>
        </w:r>
      </w:ins>
      <w:r>
        <w:t xml:space="preserve">.</w:t>
      </w:r>
    </w:p>
    <w:p>
      <w:pPr>
        <w:rPr>
          <w:ins w:id="5248" w:author="Ewa Retajczyk" w:date="2026-10-08T10:49:20Z"/>
        </w:rPr>
      </w:pPr>
      <w:ins w:id="5249" w:author="Ewa Retajczyk" w:date="2026-10-08T10:49:26Z">
        <w:r>
          <w:t xml:space="preserve">Zwrot wadium. Zamawiający zwraca wadium niezwłocznie, nie później niż w terminie 7 dni: 1) wszystkim Wykonawcom – po dokonaniu wyboru najkorzystniejszej oferty albo po unieważnieniu postępowania, z wyjątkiem Wykonawcy, którego oferta została wybrana – temu Wykonawcy wadium zwraca się niezwłocznie po zawarciu umowy; 2) Wykonawcy, którego oferta została odrzucona – po odrzuceniu oferty; 3) Wykonawcy, który wycofał ofertę przed upływem terminu składania ofert – po jej wycofaniu. Wadium wniesione w pieniądzu zwraca się bez odsetek na rachunek, z którego zostało wniesione (chyba że Wykonawca wskaże inny rachunek); wadium w formie gwarancji zwraca się przez zwrot dokumentu gwarancji albo oświadczenie o zwolnieniu z gwarancji.</w:t>
        </w:r>
      </w:ins>
    </w:p>
    <w:p>
      <w:pPr>
        <w:rPr>
          <w:ins w:id="5250" w:author="Ewa Retajczyk" w:date="2026-10-08T10:49:26Z"/>
        </w:rPr>
      </w:pPr>
      <w:ins w:id="5251" w:author="Ewa Retajczyk" w:date="2026-10-08T10:49:38Z">
        <w:r>
          <w:t xml:space="preserve">Zatrzymanie wadium. Wadium przepada na rzecz Zamawiającego, jeżeli Wykonawca, którego oferta została wybrana: 1) odmówił podpisania umowy na warunkach określonych w ofercie i zapytaniu ofertowym; 2) nie wniósł wymaganego zabezpieczenia należytego wykonania umowy (o ile zostanie ono wymagane we wzorze umowy); 3) zawarcie umowy stało się niemożliwe z przyczyn leżących po jego stronie; 4) wycofał ofertę lub zmienił jej treść po upływie terminu składania ofert, w okresie związania ofertą.</w:t>
        </w:r>
      </w:ins>
    </w:p>
    <w:p w14:paraId="4934DE53" w14:textId="77777777" w:rsidR="005326F2" w:rsidRPr="005326F2" w:rsidRDefault="00000000" w:rsidP="005326F2">
      <w:r>
        <w:pict w14:anchorId="75334C20">
          <v:rect id="_x0000_i1038" style="width:0;height:1.5pt" o:hralign="center" o:hrstd="t" o:hr="t" fillcolor="#a0a0a0" stroked="f"/>
        </w:pict>
      </w:r>
    </w:p>
    <w:p w14:paraId="0C41FCA8" w14:textId="77777777" w:rsidR="005326F2" w:rsidRPr="005326F2" w:rsidRDefault="005326F2" w:rsidP="005326F2">
      <w:pPr>
        <w:rPr>
          <w:b/>
          <w:bCs/>
        </w:rPr>
      </w:pPr>
      <w:r w:rsidRPr="005326F2">
        <w:rPr>
          <w:b/>
          <w:bCs/>
        </w:rPr>
        <w:t>14. PYTANIA I WYJAŚNIENIA</w:t>
      </w:r>
    </w:p>
    <w:p w14:paraId="5A867F17" w14:textId="77777777" w:rsidR="005326F2" w:rsidRPr="005326F2" w:rsidRDefault="005326F2" w:rsidP="005326F2">
      <w:r>
        <w:t xml:space="preserve">Pytania dotyczące </w:t>
      </w:r>
      <w:del w:id="5252" w:author="Ewa Retajczyk" w:date="2026-10-08T10:49:49Z">
        <w:r>
          <w:delText xml:space="preserve">Zamówienia</w:delText>
        </w:r>
      </w:del>
      <w:ins w:id="5253" w:author="Ewa Retajczyk" w:date="2026-10-08T10:50:05Z">
        <w:r>
          <w:t xml:space="preserve">zapytania ofertowego</w:t>
        </w:r>
      </w:ins>
      <w:r>
        <w:t xml:space="preserve"> należy kierować </w:t>
      </w:r>
      <w:del w:id="5254" w:author="Ewa Retajczyk" w:date="2026-10-08T10:50:11Z">
        <w:r>
          <w:delText xml:space="preserve">wyłącznie</w:delText>
        </w:r>
      </w:del>
      <w:ins w:id="5255" w:author="Ewa Retajczyk" w:date="2026-10-08T10:50:27Z">
        <w:r>
          <w:t xml:space="preserve">drogą</w:t>
        </w:r>
      </w:ins>
      <w:r>
        <w:t xml:space="preserve"> </w:t>
      </w:r>
      <w:del w:id="5256" w:author="Ewa Retajczyk" w:date="2026-10-08T10:50:30Z">
        <w:r>
          <w:delText xml:space="preserve">za</w:delText>
        </w:r>
      </w:del>
      <w:ins w:id="5257" w:author="Ewa Retajczyk" w:date="2026-10-08T10:50:55Z">
        <w:r>
          <w:t xml:space="preserve">elektroniczną</w:t>
        </w:r>
      </w:ins>
      <w:r>
        <w:t xml:space="preserve"> </w:t>
      </w:r>
      <w:del w:id="5258" w:author="Ewa Retajczyk" w:date="2026-10-08T10:50:59Z">
        <w:r>
          <w:delText xml:space="preserve">pośrednictwem</w:delText>
        </w:r>
      </w:del>
      <w:ins w:id="5259" w:author="Ewa Retajczyk" w:date="2026-10-08T10:51:10Z">
        <w:r>
          <w:t xml:space="preserve">na</w:t>
        </w:r>
      </w:ins>
      <w:r>
        <w:t xml:space="preserve"> </w:t>
      </w:r>
      <w:del w:id="5260" w:author="Ewa Retajczyk" w:date="2026-10-08T10:51:11Z">
        <w:r>
          <w:delText xml:space="preserve">Bazy</w:delText>
        </w:r>
      </w:del>
      <w:ins w:id="5261" w:author="Ewa Retajczyk" w:date="2026-10-08T10:51:56Z">
        <w:r>
          <w:t xml:space="preserve">adres</w:t>
        </w:r>
      </w:ins>
      <w:r>
        <w:t xml:space="preserve"> </w:t>
      </w:r>
      <w:del w:id="5262" w:author="Ewa Retajczyk" w:date="2026-10-08T10:51:58Z">
        <w:r>
          <w:delText xml:space="preserve">Konkurencyjności</w:delText>
        </w:r>
      </w:del>
      <w:ins w:id="5263" w:author="Ewa Retajczyk" w:date="2026-10-08T10:52:10Z">
        <w:r>
          <w:t xml:space="preserve">zamowienia@megalog.pl</w:t>
        </w:r>
      </w:ins>
      <w:r>
        <w:t xml:space="preserve"> </w:t>
      </w:r>
      <w:del w:id="5264" w:author="Ewa Retajczyk" w:date="2026-10-08T10:52:18Z">
        <w:r>
          <w:delText xml:space="preserve">BK2021</w:delText>
        </w:r>
      </w:del>
      <w:ins w:id="5265" w:author="Ewa Retajczyk" w:date="2026-10-08T10:52:36Z">
        <w:r>
          <w:t xml:space="preserve">(w tytule wiadomości: „Zapytanie ofertowe – Zamówienie nr 1")</w:t>
        </w:r>
      </w:ins>
      <w:r>
        <w:t xml:space="preserve">.</w:t>
      </w:r>
    </w:p>
    <w:p w14:paraId="74C668D3" w14:textId="77777777" w:rsidR="005326F2" w:rsidRPr="005326F2" w:rsidRDefault="005326F2" w:rsidP="005326F2">
      <w:r w:rsidRPr="005326F2">
        <w:t>Zamawiający udziela odpowiedzi na pytania bez zbędnej zwłoki, w miarę możliwości nie później niż w terminie 2 dni roboczych od ich otrzymania.</w:t>
      </w:r>
    </w:p>
    <w:p w14:paraId="7AB04DD3" w14:textId="77777777" w:rsidR="005326F2" w:rsidRPr="005326F2" w:rsidRDefault="005326F2" w:rsidP="005326F2">
      <w:r w:rsidRPr="005326F2">
        <w:t>Zamawiający może pozostawić bez odpowiedzi pytanie złożone w terminie uniemożliwiającym udzielenie odpowiedzi przed upływem terminu składania ofert, w szczególności jeżeli udzielenie odpowiedzi wymagałoby istotnej zmiany treści Zamówienia lub ponownej weryfikacji dokumentacji.</w:t>
      </w:r>
    </w:p>
    <w:p w14:paraId="58A69C80" w14:textId="77777777" w:rsidR="005326F2" w:rsidRPr="005326F2" w:rsidRDefault="005326F2" w:rsidP="005326F2">
      <w:r w:rsidRPr="005326F2">
        <w:t>Samo złożenie pytania w terminie krótszym niż 2 dni robocze przed upływem terminu składania ofert nie powoduje automatycznego obowiązku przedłużenia terminu składania ofert.</w:t>
      </w:r>
    </w:p>
    <w:p w14:paraId="0ACEB64A" w14:textId="77777777" w:rsidR="005326F2" w:rsidRPr="005326F2" w:rsidRDefault="005326F2" w:rsidP="005326F2">
      <w:r w:rsidRPr="005326F2">
        <w:t>Jeżeli jednak udzielona odpowiedź lub zmiana treści Zamówienia może mieć wpływ na przygotowanie ofert, Zamawiający odpowiednio przedłuży termin składania ofert.</w:t>
      </w:r>
    </w:p>
    <w:p w14:paraId="3733FBEA" w14:textId="77777777" w:rsidR="005326F2" w:rsidRPr="005326F2" w:rsidRDefault="005326F2" w:rsidP="005326F2">
      <w:r>
        <w:t xml:space="preserve">Odpowiedzi i wyjaśnienia mające znaczenie dla przygotowania ofert będą udostępniane wszystkim uczestnikom postępowania na zasadach zapewniających równe traktowanie Wykonawców.</w:t>
      </w:r>
      <w:ins w:id="5266" w:author="Ewa Retajczyk" w:date="2026-10-08T10:52:46Z">
        <w:r>
          <w:t xml:space="preserve"> Odpowiedzi i wyjaśnienia Zamawiający publikuje na stronie internetowej, na której upubliczniono zapytanie ofertowe, oraz przekazuje e-mailem wszystkim Wykonawcom zaproszonym do składania ofert, bez wskazywania źródła zapytania.</w:t>
        </w:r>
      </w:ins>
    </w:p>
    <w:p w14:paraId="60542157" w14:textId="77777777" w:rsidR="005326F2" w:rsidRPr="005326F2" w:rsidRDefault="00000000" w:rsidP="005326F2">
      <w:r>
        <w:pict w14:anchorId="4BFC63EE">
          <v:rect id="_x0000_i1039" style="width:0;height:1.5pt" o:hralign="center" o:hrstd="t" o:hr="t" fillcolor="#a0a0a0" stroked="f"/>
        </w:pict>
      </w:r>
    </w:p>
    <w:p w14:paraId="168FDE93" w14:textId="77777777" w:rsidR="005326F2" w:rsidRPr="005326F2" w:rsidRDefault="005326F2" w:rsidP="005326F2">
      <w:pPr>
        <w:rPr>
          <w:b/>
          <w:bCs/>
        </w:rPr>
      </w:pPr>
      <w:r w:rsidRPr="005326F2">
        <w:rPr>
          <w:b/>
          <w:bCs/>
        </w:rPr>
        <w:t>15. ZMIANA TREŚCI ZAMÓWIENIA</w:t>
      </w:r>
    </w:p>
    <w:p w14:paraId="285A6A52" w14:textId="77777777" w:rsidR="005326F2" w:rsidRPr="005326F2" w:rsidRDefault="005326F2" w:rsidP="005326F2">
      <w:r w:rsidRPr="005326F2">
        <w:t>Zamawiający może przed upływem terminu składania ofert zmienić treść zamówienia.</w:t>
      </w:r>
    </w:p>
    <w:p w14:paraId="2FAD991E" w14:textId="77777777" w:rsidR="005326F2" w:rsidRPr="005326F2" w:rsidRDefault="005326F2" w:rsidP="005326F2">
      <w:del w:id="5267" w:author="Ewa Retajczyk" w:date="2026-10-08T10:53:00Z">
        <w:r>
          <w:delText xml:space="preserve">W</w:delText>
        </w:r>
      </w:del>
      <w:ins w:id="5268" w:author="Ewa Retajczyk" w:date="2026-10-08T10:53:02Z">
        <w:r>
          <w:t xml:space="preserve">Zmiany</w:t>
        </w:r>
      </w:ins>
      <w:r>
        <w:t xml:space="preserve"> </w:t>
      </w:r>
      <w:del w:id="5269" w:author="Ewa Retajczyk" w:date="2026-10-08T10:53:11Z">
        <w:r>
          <w:delText xml:space="preserve">przypadku</w:delText>
        </w:r>
      </w:del>
      <w:ins w:id="5270" w:author="Ewa Retajczyk" w:date="2026-10-08T10:53:22Z">
        <w:r>
          <w:t xml:space="preserve">treści</w:t>
        </w:r>
      </w:ins>
      <w:r>
        <w:t xml:space="preserve"> </w:t>
      </w:r>
      <w:del w:id="5271" w:author="Ewa Retajczyk" w:date="2026-10-08T10:53:28Z">
        <w:r>
          <w:delText xml:space="preserve">gdy</w:delText>
        </w:r>
      </w:del>
      <w:ins w:id="5272" w:author="Ewa Retajczyk" w:date="2026-10-08T10:53:32Z">
        <w:r>
          <w:t xml:space="preserve">zapytania</w:t>
        </w:r>
      </w:ins>
      <w:r>
        <w:t xml:space="preserve"> </w:t>
      </w:r>
      <w:del w:id="5273" w:author="Ewa Retajczyk" w:date="2026-10-08T10:53:49Z">
        <w:r>
          <w:delText xml:space="preserve">zmiana</w:delText>
        </w:r>
      </w:del>
      <w:ins w:id="5274" w:author="Ewa Retajczyk" w:date="2026-10-08T10:54:03Z">
        <w:r>
          <w:t xml:space="preserve">ofertowego</w:t>
        </w:r>
      </w:ins>
      <w:r>
        <w:t xml:space="preserve"> </w:t>
      </w:r>
      <w:del w:id="5275" w:author="Ewa Retajczyk" w:date="2026-10-08T10:54:09Z">
        <w:r>
          <w:delText xml:space="preserve">może</w:delText>
        </w:r>
      </w:del>
      <w:ins w:id="5276" w:author="Ewa Retajczyk" w:date="2026-10-08T10:54:12Z">
        <w:r>
          <w:t xml:space="preserve">Zamawiający</w:t>
        </w:r>
      </w:ins>
      <w:r>
        <w:t xml:space="preserve"> </w:t>
      </w:r>
      <w:del w:id="5277" w:author="Ewa Retajczyk" w:date="2026-10-08T10:54:28Z">
        <w:r>
          <w:delText xml:space="preserve">mieć</w:delText>
        </w:r>
      </w:del>
      <w:ins w:id="5278" w:author="Ewa Retajczyk" w:date="2026-10-08T10:54:49Z">
        <w:r>
          <w:t xml:space="preserve">publikuje</w:t>
        </w:r>
      </w:ins>
      <w:r>
        <w:t xml:space="preserve"> </w:t>
      </w:r>
      <w:del w:id="5279" w:author="Ewa Retajczyk" w:date="2026-10-08T10:54:59Z">
        <w:r>
          <w:delText xml:space="preserve">wpływ</w:delText>
        </w:r>
      </w:del>
      <w:ins w:id="5280" w:author="Ewa Retajczyk" w:date="2026-10-08T10:55:01Z">
        <w:r>
          <w:t xml:space="preserve">w tym samym miejscu co zapytanie ofertowe i przekazuje e-mailem wszystkim zaproszonym Wykonawcom, informując o zakresie zmian. Zamawiający przedłuża termin składania ofert o czas niezbędny do wprowadzenia zmian w ofertach, jeżeli jest to konieczne z uwagi</w:t>
        </w:r>
      </w:ins>
      <w:r>
        <w:t xml:space="preserve"> na </w:t>
      </w:r>
      <w:del w:id="5281" w:author="Ewa Retajczyk" w:date="2026-10-08T10:55:52Z">
        <w:r>
          <w:delText xml:space="preserve">przygotowanie</w:delText>
        </w:r>
      </w:del>
      <w:ins w:id="5282" w:author="Ewa Retajczyk" w:date="2026-10-08T10:55:56Z">
        <w:r>
          <w:t xml:space="preserve">zakres</w:t>
        </w:r>
      </w:ins>
      <w:r>
        <w:t xml:space="preserve"> </w:t>
      </w:r>
      <w:del w:id="5283" w:author="Ewa Retajczyk" w:date="2026-10-08T10:56:00Z">
        <w:r>
          <w:delText xml:space="preserve">ofert,</w:delText>
        </w:r>
      </w:del>
      <w:ins w:id="5284" w:author="Ewa Retajczyk" w:date="2026-10-08T10:56:01Z">
        <w:r>
          <w:t xml:space="preserve">wprowadzonych</w:t>
        </w:r>
      </w:ins>
      <w:r>
        <w:t xml:space="preserve"> </w:t>
      </w:r>
      <w:del w:id="5285" w:author="Ewa Retajczyk" w:date="2026-10-08T10:56:24Z">
        <w:r>
          <w:delText xml:space="preserve">Zamawiający odpowiednio przedłuży termin ich składania</w:delText>
        </w:r>
      </w:del>
      <w:ins w:id="5286" w:author="Ewa Retajczyk" w:date="2026-10-08T10:56:24Z">
        <w:r>
          <w:t xml:space="preserve">zmian</w:t>
        </w:r>
      </w:ins>
      <w:r>
        <w:t xml:space="preserve">.</w:t>
      </w:r>
    </w:p>
    <w:p w14:paraId="31D7D8C2" w14:textId="77777777" w:rsidR="005326F2" w:rsidRPr="005326F2" w:rsidRDefault="005326F2" w:rsidP="005326F2">
      <w:r>
        <w:t xml:space="preserve">W przypadku rozbieżności pomiędzy treścią ogłoszenia</w:t>
      </w:r>
      <w:ins w:id="5287" w:author="Ewa Retajczyk" w:date="2026-10-08T10:56:31Z">
        <w:r>
          <w:t xml:space="preserve"> lub zaproszenia do składania ofert</w:t>
        </w:r>
      </w:ins>
      <w:r>
        <w:t xml:space="preserve"> a treścią niniejszego zamówienia, wiążąca jest treść zamówienia wraz z późniejszymi zmianami i wyjaśnieniami.</w:t>
      </w:r>
    </w:p>
    <w:p w14:paraId="40A3618B" w14:textId="77777777" w:rsidR="005326F2" w:rsidRPr="005326F2" w:rsidRDefault="00000000" w:rsidP="005326F2">
      <w:r>
        <w:pict w14:anchorId="2C92887D">
          <v:rect id="_x0000_i1040" style="width:0;height:1.5pt" o:hralign="center" o:hrstd="t" o:hr="t" fillcolor="#a0a0a0" stroked="f"/>
        </w:pict>
      </w:r>
    </w:p>
    <w:p w14:paraId="368E711E" w14:textId="77777777" w:rsidR="00DE6C59" w:rsidRPr="00DE6C59" w:rsidRDefault="00DE6C59" w:rsidP="00DE6C59">
      <w:pPr>
        <w:rPr>
          <w:b/>
          <w:bCs/>
        </w:rPr>
      </w:pPr>
      <w:r w:rsidRPr="00DE6C59">
        <w:rPr>
          <w:b/>
          <w:bCs/>
        </w:rPr>
        <w:t>16. KRYTERIA OCENY OFERT</w:t>
      </w:r>
    </w:p>
    <w:p w14:paraId="4D9C8571" w14:textId="4CA51760" w:rsidR="00DE6C59" w:rsidRDefault="00DE6C59" w:rsidP="00DE6C59">
      <w:r>
        <w:t>Przy wyborze oferty Zamawiający będzie stosował następujące kryteria:</w:t>
      </w:r>
    </w:p>
    <w:p w14:paraId="08B817F2" w14:textId="77777777" w:rsidR="00DE6C59" w:rsidRDefault="00DE6C59" w:rsidP="00DE6C59">
      <w:r>
        <w:t>Kryterium</w:t>
      </w:r>
      <w:r>
        <w:tab/>
        <w:t>Liczba punktów</w:t>
      </w:r>
    </w:p>
    <w:p w14:paraId="197B54DD" w14:textId="77777777" w:rsidR="00DE6C59" w:rsidRDefault="00DE6C59" w:rsidP="00DE6C59">
      <w:r>
        <w:t xml:space="preserve">Cena</w:t>
      </w:r>
      <w:r>
        <w:tab/>
      </w:r>
      <w:del w:id="5288" w:author="Ewa Retajczyk" w:date="2026-10-08T10:56:34Z">
        <w:r>
          <w:delText xml:space="preserve">40</w:delText>
        </w:r>
      </w:del>
      <w:ins w:id="5289" w:author="Ewa Retajczyk" w:date="2026-10-08T10:57:05Z">
        <w:r>
          <w:t xml:space="preserve">60</w:t>
        </w:r>
      </w:ins>
      <w:r>
        <w:t xml:space="preserve"> pkt</w:t>
      </w:r>
    </w:p>
    <w:p w14:paraId="2B7373BC" w14:textId="77777777" w:rsidR="00DE6C59" w:rsidRDefault="00DE6C59" w:rsidP="00DE6C59">
      <w:r>
        <w:t xml:space="preserve">Termin </w:t>
      </w:r>
      <w:del w:id="5290" w:author="Ewa Retajczyk" w:date="2026-10-08T10:57:13Z">
        <w:r>
          <w:delText xml:space="preserve">realizacji</w:delText>
        </w:r>
      </w:del>
      <w:ins w:id="5291" w:author="Ewa Retajczyk" w:date="2026-10-08T10:57:21Z">
        <w:r>
          <w:t xml:space="preserve">dostawy sprzętu</w:t>
        </w:r>
      </w:ins>
      <w:r>
        <w:tab/>
      </w:r>
      <w:del w:id="5292" w:author="Ewa Retajczyk" w:date="2026-10-08T10:57:29Z">
        <w:r>
          <w:delText xml:space="preserve">60</w:delText>
        </w:r>
      </w:del>
      <w:ins w:id="5293" w:author="Ewa Retajczyk" w:date="2026-10-08T10:57:41Z">
        <w:r>
          <w:t xml:space="preserve">40</w:t>
        </w:r>
      </w:ins>
      <w:r>
        <w:t xml:space="preserve"> pkt</w:t>
      </w:r>
    </w:p>
    <w:p w14:paraId="072BB7C9" w14:textId="77777777" w:rsidR="00DE6C59" w:rsidRDefault="00DE6C59" w:rsidP="00DE6C59">
      <w:r>
        <w:lastRenderedPageBreak/>
        <w:t>Łącznie</w:t>
      </w:r>
      <w:r>
        <w:tab/>
        <w:t>100 pkt</w:t>
      </w:r>
    </w:p>
    <w:p w14:paraId="33364E3F" w14:textId="77777777" w:rsidR="00DE6C59" w:rsidRDefault="00DE6C59" w:rsidP="00DE6C59"/>
    <w:p w14:paraId="3E2F4B7F" w14:textId="14F719F2" w:rsidR="00DE6C59" w:rsidRDefault="00DE6C59" w:rsidP="00DE6C59">
      <w:r>
        <w:t xml:space="preserve">Wymagania techniczne określone w rozdziale 4 „SYSTEM MONITOROWANIA I ZARZĄDZANIA DANYMI DLA OBWODÓW ZASILAJĄCYCH PUNKTY ŁADOWANIA” </w:t>
      </w:r>
      <w:ins w:id="5294" w:author="Ewa Retajczyk" w:date="2026-10-08T10:57:44Z">
        <w:r>
          <w:t xml:space="preserve">stanowią element opisu przedmiotu zamówienia, </w:t>
        </w:r>
      </w:ins>
      <w:r>
        <w:t xml:space="preserve">nie stanowią kryterium oceny ofert i nie podlegają punktacji.</w:t>
      </w:r>
    </w:p>
    <w:p w14:paraId="62801612" w14:textId="66AB172D" w:rsidR="00DE6C59" w:rsidRDefault="00DE6C59" w:rsidP="00DE6C59">
      <w:r>
        <w:t xml:space="preserve">Spełnienie wszystkich wymagań określonych w </w:t>
      </w:r>
      <w:ins w:id="5295" w:author="Ewa Retajczyk" w:date="2026-10-08T10:58:01Z">
        <w:r>
          <w:t xml:space="preserve">opisie przedmiotu zamówienia (w tym w </w:t>
        </w:r>
      </w:ins>
      <w:r>
        <w:t xml:space="preserve">rozdziale 4</w:t>
      </w:r>
      <w:ins w:id="5296" w:author="Ewa Retajczyk" w:date="2026-10-08T10:58:17Z">
        <w:r>
          <w:t xml:space="preserve">)</w:t>
        </w:r>
      </w:ins>
      <w:r>
        <w:t xml:space="preserve"> jest obligatoryjne</w:t>
      </w:r>
      <w:ins w:id="5297" w:author="Ewa Retajczyk" w:date="2026-10-08T10:58:24Z">
        <w:r>
          <w:t xml:space="preserve">,</w:t>
        </w:r>
      </w:ins>
      <w:r>
        <w:t xml:space="preserve"> </w:t>
      </w:r>
      <w:del w:id="5298" w:author="Ewa Retajczyk" w:date="2026-10-08T10:59:00Z">
        <w:r>
          <w:delText xml:space="preserve">i</w:delText>
        </w:r>
      </w:del>
      <w:ins w:id="5299" w:author="Ewa Retajczyk" w:date="2026-10-08T10:59:11Z">
        <w:r>
          <w:t xml:space="preserve">przy</w:t>
        </w:r>
      </w:ins>
      <w:r>
        <w:t xml:space="preserve"> </w:t>
      </w:r>
      <w:del w:id="5300" w:author="Ewa Retajczyk" w:date="2026-10-08T10:59:19Z">
        <w:r>
          <w:delText xml:space="preserve">stanowi</w:delText>
        </w:r>
      </w:del>
      <w:ins w:id="5301" w:author="Ewa Retajczyk" w:date="2026-10-08T10:59:21Z">
        <w:r>
          <w:t xml:space="preserve">czym</w:t>
        </w:r>
      </w:ins>
      <w:r>
        <w:t xml:space="preserve"> </w:t>
      </w:r>
      <w:del w:id="5302" w:author="Ewa Retajczyk" w:date="2026-10-08T10:59:30Z">
        <w:r>
          <w:delText xml:space="preserve">kryterium</w:delText>
        </w:r>
      </w:del>
      <w:ins w:id="5303" w:author="Ewa Retajczyk" w:date="2026-10-08T10:59:33Z">
        <w:r>
          <w:t xml:space="preserve">Zamawiający</w:t>
        </w:r>
      </w:ins>
      <w:r>
        <w:t xml:space="preserve"> </w:t>
      </w:r>
      <w:del w:id="5304" w:author="Ewa Retajczyk" w:date="2026-10-08T10:59:39Z">
        <w:r>
          <w:delText xml:space="preserve">dostępowe</w:delText>
        </w:r>
      </w:del>
      <w:ins w:id="5305" w:author="Ewa Retajczyk" w:date="2026-10-08T10:59:47Z">
        <w:r>
          <w:t xml:space="preserve">dopuszcza</w:t>
        </w:r>
      </w:ins>
      <w:r>
        <w:t xml:space="preserve"> </w:t>
      </w:r>
      <w:del w:id="5306" w:author="Ewa Retajczyk" w:date="2026-10-08T10:59:52Z">
        <w:r>
          <w:delText xml:space="preserve">do</w:delText>
        </w:r>
      </w:del>
      <w:ins w:id="5307" w:author="Ewa Retajczyk" w:date="2026-10-08T10:59:54Z">
        <w:r>
          <w:t xml:space="preserve">rozwiązania</w:t>
        </w:r>
      </w:ins>
      <w:r>
        <w:t xml:space="preserve"> </w:t>
      </w:r>
      <w:del w:id="5308" w:author="Ewa Retajczyk" w:date="2026-10-08T11:00:01Z">
        <w:r>
          <w:delText xml:space="preserve">dalszej</w:delText>
        </w:r>
      </w:del>
      <w:ins w:id="5309" w:author="Ewa Retajczyk" w:date="2026-10-08T11:00:26Z">
        <w:r>
          <w:t xml:space="preserve">równoważne;</w:t>
        </w:r>
      </w:ins>
      <w:r>
        <w:t xml:space="preserve"> </w:t>
      </w:r>
      <w:del w:id="5310" w:author="Ewa Retajczyk" w:date="2026-10-08T11:00:26Z">
        <w:r>
          <w:delText xml:space="preserve">oceny oferty. Wymagania</w:delText>
        </w:r>
      </w:del>
      <w:ins w:id="5311" w:author="Ewa Retajczyk" w:date="2026-10-08T11:00:49Z">
        <w:r>
          <w:t xml:space="preserve">wymagania</w:t>
        </w:r>
      </w:ins>
      <w:r>
        <w:t xml:space="preserve"> te </w:t>
      </w:r>
      <w:del w:id="5312" w:author="Ewa Retajczyk" w:date="2026-10-08T11:00:50Z">
        <w:r>
          <w:delText xml:space="preserve">muszą</w:delText>
        </w:r>
      </w:del>
      <w:ins w:id="5313" w:author="Ewa Retajczyk" w:date="2026-10-08T11:00:57Z">
        <w:r>
          <w:t xml:space="preserve">nie stanowią odrębnego warunku udziału w postępowaniu. Spełnienie tych wymagań lub ich równoważność musi</w:t>
        </w:r>
      </w:ins>
      <w:r>
        <w:t xml:space="preserve"> zostać potwierdzone w ofercie, w szczególności poprzez dokumentację techniczną, karty katalogowe, certyfikaty lub inne wymagane dokumenty.</w:t>
      </w:r>
    </w:p>
    <w:p w14:paraId="10E24B32" w14:textId="6BD2E70F" w:rsidR="00DE6C59" w:rsidRDefault="00DE6C59" w:rsidP="00DE6C59">
      <w:del w:id="5314" w:author="Ewa Retajczyk" w:date="2026-10-08T11:01:04Z">
        <w:r>
          <w:delText xml:space="preserve">Brak</w:delText>
        </w:r>
      </w:del>
      <w:ins w:id="5315" w:author="Ewa Retajczyk" w:date="2026-10-08T11:01:09Z">
        <w:r>
          <w:t xml:space="preserve">Oferta</w:t>
        </w:r>
      </w:ins>
      <w:r>
        <w:t xml:space="preserve"> </w:t>
      </w:r>
      <w:del w:id="5316" w:author="Ewa Retajczyk" w:date="2026-10-08T11:01:46Z">
        <w:r>
          <w:delText xml:space="preserve">spełnienia lub brak możliwości potwierdzenia spełnienia któregokolwiek</w:delText>
        </w:r>
      </w:del>
      <w:ins w:id="5317" w:author="Ewa Retajczyk" w:date="2026-10-08T11:01:48Z">
        <w:r>
          <w:t xml:space="preserve">niezgodna</w:t>
        </w:r>
      </w:ins>
      <w:r>
        <w:t xml:space="preserve"> z </w:t>
      </w:r>
      <w:del w:id="5318" w:author="Ewa Retajczyk" w:date="2026-10-08T11:01:50Z">
        <w:r>
          <w:delText xml:space="preserve">wymagań</w:delText>
        </w:r>
      </w:del>
      <w:ins w:id="5319" w:author="Ewa Retajczyk" w:date="2026-10-08T11:01:58Z">
        <w:r>
          <w:t xml:space="preserve">opisem</w:t>
        </w:r>
      </w:ins>
      <w:r>
        <w:t xml:space="preserve"> </w:t>
      </w:r>
      <w:del w:id="5320" w:author="Ewa Retajczyk" w:date="2026-10-08T11:02:08Z">
        <w:r>
          <w:delText xml:space="preserve">obligatoryjnych</w:delText>
        </w:r>
      </w:del>
      <w:ins w:id="5321" w:author="Ewa Retajczyk" w:date="2026-10-08T11:02:10Z">
        <w:r>
          <w:t xml:space="preserve">przedmiotu</w:t>
        </w:r>
      </w:ins>
      <w:r>
        <w:t xml:space="preserve"> </w:t>
      </w:r>
      <w:del w:id="5322" w:author="Ewa Retajczyk" w:date="2026-10-08T11:02:19Z">
        <w:r>
          <w:delText xml:space="preserve">może</w:delText>
        </w:r>
      </w:del>
      <w:ins w:id="5323" w:author="Ewa Retajczyk" w:date="2026-10-08T11:02:20Z">
        <w:r>
          <w:t xml:space="preserve">zamówienia,</w:t>
        </w:r>
      </w:ins>
      <w:r>
        <w:t xml:space="preserve"> </w:t>
      </w:r>
      <w:del w:id="5324" w:author="Ewa Retajczyk" w:date="2026-10-08T11:02:26Z">
        <w:r>
          <w:delText xml:space="preserve">skutkować</w:delText>
        </w:r>
      </w:del>
      <w:ins w:id="5325" w:author="Ewa Retajczyk" w:date="2026-10-08T11:02:45Z">
        <w:r>
          <w:t xml:space="preserve">której</w:t>
        </w:r>
      </w:ins>
      <w:r>
        <w:t xml:space="preserve"> </w:t>
      </w:r>
      <w:del w:id="5326" w:author="Ewa Retajczyk" w:date="2026-10-08T11:02:50Z">
        <w:r>
          <w:delText xml:space="preserve">odrzuceniem</w:delText>
        </w:r>
      </w:del>
      <w:ins w:id="5327" w:author="Ewa Retajczyk" w:date="2026-10-08T11:02:55Z">
        <w:r>
          <w:t xml:space="preserve">niezgodności</w:t>
        </w:r>
      </w:ins>
      <w:r>
        <w:t xml:space="preserve"> </w:t>
      </w:r>
      <w:del w:id="5328" w:author="Ewa Retajczyk" w:date="2026-10-08T11:03:09Z">
        <w:r>
          <w:delText xml:space="preserve">oferty</w:delText>
        </w:r>
      </w:del>
      <w:ins w:id="5329" w:author="Ewa Retajczyk" w:date="2026-10-08T11:03:14Z">
        <w:r>
          <w:t xml:space="preserve">nie</w:t>
        </w:r>
      </w:ins>
      <w:r>
        <w:t xml:space="preserve"> </w:t>
      </w:r>
      <w:del w:id="5330" w:author="Ewa Retajczyk" w:date="2026-10-08T11:04:05Z">
        <w:r>
          <w:delText xml:space="preserve">zgodnie</w:delText>
        </w:r>
      </w:del>
      <w:ins w:id="5331" w:author="Ewa Retajczyk" w:date="2026-10-08T11:04:33Z">
        <w:r>
          <w:t xml:space="preserve">można</w:t>
        </w:r>
      </w:ins>
      <w:r>
        <w:t xml:space="preserve"> </w:t>
      </w:r>
      <w:del w:id="5332" w:author="Ewa Retajczyk" w:date="2026-10-08T11:04:38Z">
        <w:r>
          <w:delText xml:space="preserve">z</w:delText>
        </w:r>
      </w:del>
      <w:ins w:id="5333" w:author="Ewa Retajczyk" w:date="2026-10-08T11:04:44Z">
        <w:r>
          <w:t xml:space="preserve">usunąć</w:t>
        </w:r>
      </w:ins>
      <w:r>
        <w:t xml:space="preserve"> </w:t>
      </w:r>
      <w:del w:id="5334" w:author="Ewa Retajczyk" w:date="2026-10-08T11:04:50Z">
        <w:r>
          <w:delText xml:space="preserve">obowiązującymi</w:delText>
        </w:r>
      </w:del>
      <w:ins w:id="5335" w:author="Ewa Retajczyk" w:date="2026-10-08T11:05:01Z">
        <w:r>
          <w:t xml:space="preserve">w</w:t>
        </w:r>
      </w:ins>
      <w:r>
        <w:t xml:space="preserve"> </w:t>
      </w:r>
      <w:del w:id="5336" w:author="Ewa Retajczyk" w:date="2026-10-08T11:05:15Z">
        <w:r>
          <w:delText xml:space="preserve">przepisami</w:delText>
        </w:r>
      </w:del>
      <w:ins w:id="5337" w:author="Ewa Retajczyk" w:date="2026-10-08T11:05:22Z">
        <w:r>
          <w:t xml:space="preserve">trybie</w:t>
        </w:r>
      </w:ins>
      <w:r>
        <w:t xml:space="preserve"> </w:t>
      </w:r>
      <w:del w:id="5338" w:author="Ewa Retajczyk" w:date="2026-10-08T11:05:32Z">
        <w:r>
          <w:delText xml:space="preserve">i</w:delText>
        </w:r>
      </w:del>
      <w:ins w:id="5339" w:author="Ewa Retajczyk" w:date="2026-10-08T11:05:39Z">
        <w:r>
          <w:t xml:space="preserve">wyjaśnień</w:t>
        </w:r>
      </w:ins>
      <w:r>
        <w:t xml:space="preserve"> </w:t>
      </w:r>
      <w:del w:id="5340" w:author="Ewa Retajczyk" w:date="2026-10-08T11:05:54Z">
        <w:r>
          <w:delText xml:space="preserve">dokumentacją</w:delText>
        </w:r>
      </w:del>
      <w:ins w:id="5341" w:author="Ewa Retajczyk" w:date="2026-10-08T11:06:01Z">
        <w:r>
          <w:t xml:space="preserve">(pkt</w:t>
        </w:r>
      </w:ins>
      <w:r>
        <w:t xml:space="preserve"> </w:t>
      </w:r>
      <w:del w:id="5342" w:author="Ewa Retajczyk" w:date="2026-10-08T11:06:06Z">
        <w:r>
          <w:delText xml:space="preserve">postępowania</w:delText>
        </w:r>
      </w:del>
      <w:ins w:id="5343" w:author="Ewa Retajczyk" w:date="2026-10-08T11:06:17Z">
        <w:r>
          <w:t xml:space="preserve">20</w:t>
        </w:r>
      </w:ins>
      <w:r>
        <w:t xml:space="preserve">.</w:t>
      </w:r>
      <w:ins w:id="5344" w:author="Ewa Retajczyk" w:date="2026-10-08T11:06:49Z">
        <w:r>
          <w:t xml:space="preserve">1), zostanie odrzucona (pkt 20.2).</w:t>
        </w:r>
      </w:ins>
    </w:p>
    <w:p w14:paraId="546B7B0E" w14:textId="77777777" w:rsidR="00DE6C59" w:rsidRDefault="00DE6C59" w:rsidP="00DE6C59">
      <w:r>
        <w:t xml:space="preserve">16.1. Cena – </w:t>
      </w:r>
      <w:del w:id="5345" w:author="Ewa Retajczyk" w:date="2026-10-08T11:06:59Z">
        <w:r>
          <w:delText xml:space="preserve">40</w:delText>
        </w:r>
      </w:del>
      <w:ins w:id="5346" w:author="Ewa Retajczyk" w:date="2026-10-08T11:07:19Z">
        <w:r>
          <w:t xml:space="preserve">60</w:t>
        </w:r>
      </w:ins>
      <w:r>
        <w:t xml:space="preserve"> pkt</w:t>
      </w:r>
    </w:p>
    <w:p w14:paraId="0EF09072" w14:textId="38609222" w:rsidR="00DE6C59" w:rsidRDefault="00DE6C59" w:rsidP="00DE6C59">
      <w:r>
        <w:t xml:space="preserve">Najniższa cena netto otrzyma </w:t>
      </w:r>
      <w:del w:id="5347" w:author="Ewa Retajczyk" w:date="2026-10-08T11:07:37Z">
        <w:r>
          <w:delText xml:space="preserve">40</w:delText>
        </w:r>
      </w:del>
      <w:ins w:id="5348" w:author="Ewa Retajczyk" w:date="2026-10-08T11:07:46Z">
        <w:r>
          <w:t xml:space="preserve">60</w:t>
        </w:r>
      </w:ins>
      <w:r>
        <w:t xml:space="preserve"> pkt.</w:t>
      </w:r>
    </w:p>
    <w:p w14:paraId="263230E1" w14:textId="5ECB4D47" w:rsidR="00DE6C59" w:rsidRDefault="00DE6C59" w:rsidP="00DE6C59">
      <w:r>
        <w:t>Pozostałe oferty otrzymają punkty według wzoru:</w:t>
      </w:r>
    </w:p>
    <w:p w14:paraId="3F4E9DBB" w14:textId="66582689" w:rsidR="00DE6C59" w:rsidRDefault="00DE6C59" w:rsidP="00DE6C59">
      <w:r>
        <w:t xml:space="preserve">C = (</w:t>
      </w:r>
      <w:r>
        <w:t xml:space="preserve">Cmin</w:t>
      </w:r>
      <w:r>
        <w:t xml:space="preserve"> / </w:t>
      </w:r>
      <w:r>
        <w:t xml:space="preserve">Cbad</w:t>
      </w:r>
      <w:r>
        <w:t xml:space="preserve">) × </w:t>
      </w:r>
      <w:del w:id="5349" w:author="Ewa Retajczyk" w:date="2026-10-08T11:08:05Z">
        <w:r>
          <w:delText xml:space="preserve">40</w:delText>
        </w:r>
      </w:del>
      <w:ins w:id="5350" w:author="Ewa Retajczyk" w:date="2026-10-08T11:08:25Z">
        <w:r>
          <w:t xml:space="preserve">60</w:t>
        </w:r>
      </w:ins>
    </w:p>
    <w:p w14:paraId="6C1BC176" w14:textId="0C7457C7" w:rsidR="00DE6C59" w:rsidRDefault="00DE6C59" w:rsidP="00DE6C59">
      <w:r>
        <w:t>gdzie:</w:t>
      </w:r>
    </w:p>
    <w:p w14:paraId="5EE17E07" w14:textId="184AE65E" w:rsidR="00DE6C59" w:rsidRDefault="00DE6C59" w:rsidP="00DE6C59">
      <w:proofErr w:type="spellStart"/>
      <w:r>
        <w:t>Cmin</w:t>
      </w:r>
      <w:proofErr w:type="spellEnd"/>
      <w:r>
        <w:t xml:space="preserve"> – najniższa cena netto spośród ofert podlegających ocenie;</w:t>
      </w:r>
    </w:p>
    <w:p w14:paraId="7F6B8313" w14:textId="7CFD30ED" w:rsidR="00DE6C59" w:rsidRDefault="00DE6C59" w:rsidP="00DE6C59">
      <w:proofErr w:type="spellStart"/>
      <w:r>
        <w:t>Cbad</w:t>
      </w:r>
      <w:proofErr w:type="spellEnd"/>
      <w:r>
        <w:t xml:space="preserve"> – cena netto badanej oferty.</w:t>
      </w:r>
    </w:p>
    <w:p w14:paraId="5A90629E" w14:textId="77777777" w:rsidR="00DE6C59" w:rsidRDefault="00DE6C59" w:rsidP="00DE6C59">
      <w:r>
        <w:t xml:space="preserve">16.2. Termin </w:t>
      </w:r>
      <w:del w:id="5351" w:author="Ewa Retajczyk" w:date="2026-10-08T11:08:36Z">
        <w:r>
          <w:delText xml:space="preserve">realizacji</w:delText>
        </w:r>
      </w:del>
      <w:ins w:id="5352" w:author="Ewa Retajczyk" w:date="2026-10-08T11:08:37Z">
        <w:r>
          <w:t xml:space="preserve">dostawy sprzętu</w:t>
        </w:r>
      </w:ins>
      <w:r>
        <w:t xml:space="preserve"> – </w:t>
      </w:r>
      <w:del w:id="5353" w:author="Ewa Retajczyk" w:date="2026-10-08T11:08:50Z">
        <w:r>
          <w:delText xml:space="preserve">60</w:delText>
        </w:r>
      </w:del>
      <w:ins w:id="5354" w:author="Ewa Retajczyk" w:date="2026-10-08T11:08:55Z">
        <w:r>
          <w:t xml:space="preserve">40</w:t>
        </w:r>
      </w:ins>
      <w:r>
        <w:t xml:space="preserve"> pkt</w:t>
      </w:r>
    </w:p>
    <w:p w14:paraId="35A5ECA0" w14:textId="22CBBC22" w:rsidR="00DE6C59" w:rsidRDefault="00DE6C59" w:rsidP="00DE6C59">
      <w:r>
        <w:t xml:space="preserve">Najkrótszy termin </w:t>
      </w:r>
      <w:ins w:id="5355" w:author="Ewa Retajczyk" w:date="2026-10-08T11:09:05Z">
        <w:r>
          <w:t xml:space="preserve">dostawy sprzętu na miejsce </w:t>
        </w:r>
      </w:ins>
      <w:r>
        <w:t xml:space="preserve">realizacji</w:t>
      </w:r>
      <w:ins w:id="5356" w:author="Ewa Retajczyk" w:date="2026-10-08T11:09:05Z">
        <w:r>
          <w:t xml:space="preserve">, liczony w pełnych dniach kalendarzowych od dnia zawarcia umowy,</w:t>
        </w:r>
      </w:ins>
      <w:r>
        <w:t xml:space="preserve"> otrzyma </w:t>
      </w:r>
      <w:del w:id="5357" w:author="Ewa Retajczyk" w:date="2026-10-08T11:09:11Z">
        <w:r>
          <w:delText xml:space="preserve">60</w:delText>
        </w:r>
      </w:del>
      <w:ins w:id="5358" w:author="Ewa Retajczyk" w:date="2026-10-08T11:09:30Z">
        <w:r>
          <w:t xml:space="preserve">40</w:t>
        </w:r>
      </w:ins>
      <w:r>
        <w:t xml:space="preserve"> pkt.</w:t>
      </w:r>
      <w:ins w:id="5359" w:author="Ewa Retajczyk" w:date="2026-10-08T11:09:31Z">
        <w:r>
          <w:t xml:space="preserve"> Termin dostawy nie może być późniejszy niż 30.11.2026 r. (oferta z terminem późniejszym zostanie odrzucona).</w:t>
        </w:r>
      </w:ins>
    </w:p>
    <w:p w14:paraId="20755345" w14:textId="658462B6" w:rsidR="00DE6C59" w:rsidRDefault="00DE6C59" w:rsidP="00DE6C59">
      <w:r>
        <w:t>Pozostałe oferty otrzymają punkty według wzoru:</w:t>
      </w:r>
    </w:p>
    <w:p w14:paraId="6572B264" w14:textId="0329613F" w:rsidR="00DE6C59" w:rsidRDefault="00DE6C59" w:rsidP="00DE6C59">
      <w:r>
        <w:t xml:space="preserve">T = (</w:t>
      </w:r>
      <w:r>
        <w:t xml:space="preserve">Tmin</w:t>
      </w:r>
      <w:r>
        <w:t xml:space="preserve"> / </w:t>
      </w:r>
      <w:r>
        <w:t xml:space="preserve">Tbad</w:t>
      </w:r>
      <w:r>
        <w:t xml:space="preserve">) × </w:t>
      </w:r>
      <w:del w:id="5360" w:author="Ewa Retajczyk" w:date="2026-10-08T11:10:08Z">
        <w:r>
          <w:delText xml:space="preserve">60</w:delText>
        </w:r>
      </w:del>
      <w:ins w:id="5361" w:author="Ewa Retajczyk" w:date="2026-10-08T11:12:16Z">
        <w:r>
          <w:t xml:space="preserve">40</w:t>
        </w:r>
      </w:ins>
    </w:p>
    <w:p w14:paraId="3A65AC88" w14:textId="795D1631" w:rsidR="00DE6C59" w:rsidRDefault="00DE6C59" w:rsidP="00DE6C59">
      <w:r>
        <w:t>gdzie:</w:t>
      </w:r>
    </w:p>
    <w:p w14:paraId="233937DF" w14:textId="274E13DF" w:rsidR="00DE6C59" w:rsidRDefault="00DE6C59" w:rsidP="00DE6C59">
      <w:r>
        <w:t xml:space="preserve">Tmin</w:t>
      </w:r>
      <w:r>
        <w:t xml:space="preserve"> – najkrótszy termin </w:t>
      </w:r>
      <w:del w:id="5362" w:author="Ewa Retajczyk" w:date="2026-10-08T11:12:27Z">
        <w:r>
          <w:delText xml:space="preserve">realizacji</w:delText>
        </w:r>
      </w:del>
      <w:ins w:id="5363" w:author="Ewa Retajczyk" w:date="2026-10-08T11:12:48Z">
        <w:r>
          <w:t xml:space="preserve">dostawy sprzętu</w:t>
        </w:r>
      </w:ins>
      <w:r>
        <w:t xml:space="preserve"> spośród ofert podlegających ocenie;</w:t>
      </w:r>
    </w:p>
    <w:p w14:paraId="435CD0C1" w14:textId="6910099F" w:rsidR="00DE6C59" w:rsidRDefault="00DE6C59" w:rsidP="00DE6C59">
      <w:r>
        <w:t xml:space="preserve">Tbad</w:t>
      </w:r>
      <w:r>
        <w:t xml:space="preserve"> – termin </w:t>
      </w:r>
      <w:del w:id="5364" w:author="Ewa Retajczyk" w:date="2026-10-08T11:12:52Z">
        <w:r>
          <w:delText xml:space="preserve">realizacji</w:delText>
        </w:r>
      </w:del>
      <w:ins w:id="5365" w:author="Ewa Retajczyk" w:date="2026-10-08T11:13:37Z">
        <w:r>
          <w:t xml:space="preserve">dostawy sprzętu</w:t>
        </w:r>
      </w:ins>
      <w:r>
        <w:t xml:space="preserve"> badanej oferty.</w:t>
      </w:r>
    </w:p>
    <w:p w14:paraId="5AC1465E" w14:textId="77777777" w:rsidR="00DE6C59" w:rsidRDefault="00DE6C59" w:rsidP="00DE6C59">
      <w:r>
        <w:t>16.3. Łączna ocena</w:t>
      </w:r>
    </w:p>
    <w:p w14:paraId="1FEC2432" w14:textId="35ADD6A3" w:rsidR="00DE6C59" w:rsidRDefault="00DE6C59" w:rsidP="00DE6C59">
      <w:r>
        <w:t>Łączna liczba punktów zostanie obliczona według wzoru:</w:t>
      </w:r>
    </w:p>
    <w:p w14:paraId="3791AA27" w14:textId="237409EF" w:rsidR="00DE6C59" w:rsidRDefault="00DE6C59" w:rsidP="00DE6C59">
      <w:r>
        <w:t>P = C + T</w:t>
      </w:r>
    </w:p>
    <w:p w14:paraId="35728CF3" w14:textId="4480FCEE" w:rsidR="00DE6C59" w:rsidRDefault="00DE6C59" w:rsidP="00DE6C59">
      <w:r>
        <w:t>Maksymalna liczba punktów wynosi 100 pkt.</w:t>
      </w:r>
    </w:p>
    <w:p w14:paraId="498DF36A" w14:textId="0696066B" w:rsidR="005326F2" w:rsidRPr="005326F2" w:rsidRDefault="00DE6C59" w:rsidP="00DE6C59">
      <w:r>
        <w:t xml:space="preserve">Do oceny punktowej zostaną zakwalifikowane wyłącznie oferty </w:t>
      </w:r>
      <w:del w:id="5366" w:author="Ewa Retajczyk" w:date="2026-10-08T11:13:38Z">
        <w:r>
          <w:delText xml:space="preserve">spełniające</w:delText>
        </w:r>
      </w:del>
      <w:ins w:id="5367" w:author="Ewa Retajczyk" w:date="2026-10-08T11:13:53Z">
        <w:r>
          <w:t xml:space="preserve">niepodlegające</w:t>
        </w:r>
      </w:ins>
      <w:r>
        <w:t xml:space="preserve"> </w:t>
      </w:r>
      <w:del w:id="5368" w:author="Ewa Retajczyk" w:date="2026-10-08T11:14:01Z">
        <w:r>
          <w:delText xml:space="preserve">wszystkie</w:delText>
        </w:r>
      </w:del>
      <w:ins w:id="5369" w:author="Ewa Retajczyk" w:date="2026-10-08T11:14:02Z">
        <w:r>
          <w:t xml:space="preserve">odrzuceniu,</w:t>
        </w:r>
      </w:ins>
      <w:r>
        <w:t xml:space="preserve"> </w:t>
      </w:r>
      <w:del w:id="5370" w:author="Ewa Retajczyk" w:date="2026-10-08T11:14:04Z">
        <w:r>
          <w:delText xml:space="preserve">wymagania</w:delText>
        </w:r>
      </w:del>
      <w:ins w:id="5371" w:author="Ewa Retajczyk" w:date="2026-10-08T11:14:50Z">
        <w:r>
          <w:t xml:space="preserve">złożone</w:t>
        </w:r>
      </w:ins>
      <w:r>
        <w:t xml:space="preserve"> </w:t>
      </w:r>
      <w:del w:id="5372" w:author="Ewa Retajczyk" w:date="2026-10-08T11:14:51Z">
        <w:r>
          <w:delText xml:space="preserve">obligatoryjne</w:delText>
        </w:r>
      </w:del>
      <w:ins w:id="5373" w:author="Ewa Retajczyk" w:date="2026-10-08T11:15:02Z">
        <w:r>
          <w:t xml:space="preserve">przez</w:t>
        </w:r>
      </w:ins>
      <w:r>
        <w:t xml:space="preserve"> </w:t>
      </w:r>
      <w:del w:id="5374" w:author="Ewa Retajczyk" w:date="2026-10-08T11:15:23Z">
        <w:r>
          <w:delText xml:space="preserve">określone</w:delText>
        </w:r>
      </w:del>
      <w:ins w:id="5375" w:author="Ewa Retajczyk" w:date="2026-10-08T11:15:50Z">
        <w:r>
          <w:t xml:space="preserve">Wykonawców spełniających warunki udziału</w:t>
        </w:r>
      </w:ins>
      <w:r>
        <w:t xml:space="preserve"> w </w:t>
      </w:r>
      <w:del w:id="5376" w:author="Ewa Retajczyk" w:date="2026-10-08T11:15:53Z">
        <w:r>
          <w:delText xml:space="preserve">rozdziale 4</w:delText>
        </w:r>
      </w:del>
      <w:ins w:id="5377" w:author="Ewa Retajczyk" w:date="2026-10-08T11:16:21Z">
        <w:r>
          <w:t xml:space="preserve">postępowaniu</w:t>
        </w:r>
      </w:ins>
      <w:r>
        <w:t xml:space="preserve">.</w:t>
      </w:r>
    </w:p>
    <w:p>
      <w:pPr>
        <w:rPr>
          <w:ins w:id="5378" w:author="Ewa Retajczyk" w:date="2026-10-08T11:16:39Z"/>
        </w:rPr>
      </w:pPr>
      <w:ins w:id="5379" w:author="Ewa Retajczyk" w:date="2026-10-08T11:16:48Z">
        <w:r>
          <w:t xml:space="preserve">Podstawą oceny w kryterium ceny jest cena netto za całość zamówienia, wyrażona w złotych polskich i zaokrąglona do dwóch miejsc po przecinku. Punkty zaokrągla się do dwóch miejsc po przecinku.</w:t>
        </w:r>
      </w:ins>
    </w:p>
    <w:p>
      <w:pPr>
        <w:rPr>
          <w:ins w:id="5380" w:author="Ewa Retajczyk" w:date="2026-10-08T11:17:03Z"/>
        </w:rPr>
      </w:pPr>
      <w:ins w:id="5381" w:author="Ewa Retajczyk" w:date="2026-10-08T11:17:33Z">
        <w:r>
          <w:t xml:space="preserve">Jeżeli nie można wybrać oferty najkorzystniejszej ze względu na uzyskanie przez oferty takiej samej liczby punktów, Zamawiający wybiera ofertę z niższą ceną, a w razie równości cen – ofertę z krótszym terminem dostawy sprzętu.</w:t>
        </w:r>
      </w:ins>
    </w:p>
    <w:p w14:paraId="65BFF509" w14:textId="77777777" w:rsidR="005326F2" w:rsidRPr="005326F2" w:rsidRDefault="005326F2" w:rsidP="005326F2">
      <w:pPr>
        <w:rPr>
          <w:b/>
          <w:bCs/>
        </w:rPr>
      </w:pPr>
      <w:r w:rsidRPr="005326F2">
        <w:rPr>
          <w:b/>
          <w:bCs/>
        </w:rPr>
        <w:t>17. FORMULARZ CENOWY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gridCol w:w="972"/>
        <w:gridCol w:w="435"/>
        <w:gridCol w:w="1082"/>
      </w:tblGrid>
      <w:tr w:rsidR="005326F2" w:rsidRPr="005326F2" w14:paraId="6DC95F23" w14:textId="77777777">
        <w:trPr>
          <w:tblHeader/>
          <w:tblCellSpacing w:w="15" w:type="dxa"/>
        </w:trPr>
        <w:tc>
          <w:tcPr>
            <w:tcW w:w="0" w:type="auto"/>
            <w:vAlign w:val="center"/>
            <w:hideMark/>
          </w:tcPr>
          <w:p w14:paraId="102837B5" w14:textId="77777777" w:rsidR="005326F2" w:rsidRPr="005326F2" w:rsidRDefault="005326F2" w:rsidP="005326F2">
            <w:pPr>
              <w:rPr>
                <w:b/>
                <w:bCs/>
              </w:rPr>
            </w:pPr>
            <w:r w:rsidRPr="005326F2">
              <w:rPr>
                <w:b/>
                <w:bCs/>
              </w:rPr>
              <w:t>Zakres</w:t>
            </w:r>
          </w:p>
        </w:tc>
        <w:tc>
          <w:tcPr>
            <w:tcW w:w="0" w:type="auto"/>
            <w:vAlign w:val="center"/>
            <w:hideMark/>
          </w:tcPr>
          <w:p w14:paraId="71EDE1A2" w14:textId="77777777" w:rsidR="005326F2" w:rsidRPr="005326F2" w:rsidRDefault="005326F2" w:rsidP="005326F2">
            <w:pPr>
              <w:rPr>
                <w:b/>
                <w:bCs/>
              </w:rPr>
            </w:pPr>
            <w:r w:rsidRPr="005326F2">
              <w:rPr>
                <w:b/>
                <w:bCs/>
              </w:rPr>
              <w:t>Cena netto</w:t>
            </w:r>
          </w:p>
        </w:tc>
        <w:tc>
          <w:tcPr>
            <w:tcW w:w="0" w:type="auto"/>
            <w:vAlign w:val="center"/>
            <w:hideMark/>
          </w:tcPr>
          <w:p w14:paraId="4DF5FD9C" w14:textId="77777777" w:rsidR="005326F2" w:rsidRPr="005326F2" w:rsidRDefault="005326F2" w:rsidP="005326F2">
            <w:pPr>
              <w:rPr>
                <w:b/>
                <w:bCs/>
              </w:rPr>
            </w:pPr>
            <w:r w:rsidRPr="005326F2">
              <w:rPr>
                <w:b/>
                <w:bCs/>
              </w:rPr>
              <w:t>VAT</w:t>
            </w:r>
          </w:p>
        </w:tc>
        <w:tc>
          <w:tcPr>
            <w:tcW w:w="0" w:type="auto"/>
            <w:vAlign w:val="center"/>
            <w:hideMark/>
          </w:tcPr>
          <w:p w14:paraId="710F29F4" w14:textId="77777777" w:rsidR="005326F2" w:rsidRPr="005326F2" w:rsidRDefault="005326F2" w:rsidP="005326F2">
            <w:pPr>
              <w:rPr>
                <w:b/>
                <w:bCs/>
              </w:rPr>
            </w:pPr>
            <w:r w:rsidRPr="005326F2">
              <w:rPr>
                <w:b/>
                <w:bCs/>
              </w:rPr>
              <w:t>Cena brutto</w:t>
            </w:r>
          </w:p>
        </w:tc>
      </w:tr>
      <w:tr w:rsidR="005326F2" w:rsidRPr="005326F2" w14:paraId="367BCD87" w14:textId="77777777">
        <w:trPr>
          <w:tblCellSpacing w:w="15" w:type="dxa"/>
        </w:trPr>
        <w:tc>
          <w:tcPr>
            <w:tcW w:w="0" w:type="auto"/>
            <w:vAlign w:val="center"/>
            <w:hideMark/>
          </w:tcPr>
          <w:p w14:paraId="6153B853" w14:textId="77777777" w:rsidR="005326F2" w:rsidRPr="005326F2" w:rsidRDefault="005326F2" w:rsidP="005326F2">
            <w:ins w:id="5382" w:author="Ewa Retajczyk" w:date="2026-10-08T11:17:35Z">
              <w:r>
                <w:t xml:space="preserve">[HRF 5.1] </w:t>
              </w:r>
            </w:ins>
            <w:r>
              <w:t xml:space="preserve">6 terminali ładowania DC </w:t>
            </w:r>
            <w:ins w:id="5383" w:author="Ewa Retajczyk" w:date="2026-10-08T11:17:47Z">
              <w:r>
                <w:t xml:space="preserve">(min. 350 kW, preferowane </w:t>
              </w:r>
            </w:ins>
            <w:r>
              <w:t xml:space="preserve">360 kW</w:t>
            </w:r>
            <w:ins w:id="5384" w:author="Ewa Retajczyk" w:date="2026-10-08T11:17:54Z">
              <w:r>
                <w:t xml:space="preserve">)</w:t>
              </w:r>
            </w:ins>
          </w:p>
        </w:tc>
        <w:tc>
          <w:tcPr>
            <w:tcW w:w="0" w:type="auto"/>
            <w:vAlign w:val="center"/>
            <w:hideMark/>
          </w:tcPr>
          <w:p w14:paraId="63D336AB" w14:textId="77777777" w:rsidR="005326F2" w:rsidRPr="005326F2" w:rsidRDefault="005326F2" w:rsidP="005326F2"/>
        </w:tc>
        <w:tc>
          <w:tcPr>
            <w:tcW w:w="0" w:type="auto"/>
            <w:vAlign w:val="center"/>
            <w:hideMark/>
          </w:tcPr>
          <w:p w14:paraId="38E53B41" w14:textId="77777777" w:rsidR="005326F2" w:rsidRPr="005326F2" w:rsidRDefault="005326F2" w:rsidP="005326F2"/>
        </w:tc>
        <w:tc>
          <w:tcPr>
            <w:tcW w:w="0" w:type="auto"/>
            <w:vAlign w:val="center"/>
            <w:hideMark/>
          </w:tcPr>
          <w:p w14:paraId="4D1EED20" w14:textId="77777777" w:rsidR="005326F2" w:rsidRPr="005326F2" w:rsidRDefault="005326F2" w:rsidP="005326F2"/>
        </w:tc>
      </w:tr>
      <w:tr w:rsidR="005326F2" w:rsidRPr="005326F2" w14:paraId="31FA153D" w14:textId="77777777">
        <w:trPr>
          <w:tblCellSpacing w:w="15" w:type="dxa"/>
        </w:trPr>
        <w:tc>
          <w:tcPr>
            <w:tcW w:w="0" w:type="auto"/>
            <w:vAlign w:val="center"/>
            <w:hideMark/>
          </w:tcPr>
          <w:p w14:paraId="468872E8" w14:textId="77777777" w:rsidR="005326F2" w:rsidRPr="005326F2" w:rsidRDefault="005326F2" w:rsidP="005326F2">
            <w:ins w:id="5385" w:author="Ewa Retajczyk" w:date="2026-10-08T11:17:56Z">
              <w:r>
                <w:t xml:space="preserve">[HRF 5.1] </w:t>
              </w:r>
            </w:ins>
            <w:r>
              <w:t xml:space="preserve">3 jednostki przekształtnikowe 720 kW lub rozwiązanie równoważne</w:t>
            </w:r>
          </w:p>
        </w:tc>
        <w:tc>
          <w:tcPr>
            <w:tcW w:w="0" w:type="auto"/>
            <w:vAlign w:val="center"/>
            <w:hideMark/>
          </w:tcPr>
          <w:p w14:paraId="7BAD1754" w14:textId="77777777" w:rsidR="005326F2" w:rsidRPr="005326F2" w:rsidRDefault="005326F2" w:rsidP="005326F2"/>
        </w:tc>
        <w:tc>
          <w:tcPr>
            <w:tcW w:w="0" w:type="auto"/>
            <w:vAlign w:val="center"/>
            <w:hideMark/>
          </w:tcPr>
          <w:p w14:paraId="3A64E4AE" w14:textId="77777777" w:rsidR="005326F2" w:rsidRPr="005326F2" w:rsidRDefault="005326F2" w:rsidP="005326F2"/>
        </w:tc>
        <w:tc>
          <w:tcPr>
            <w:tcW w:w="0" w:type="auto"/>
            <w:vAlign w:val="center"/>
            <w:hideMark/>
          </w:tcPr>
          <w:p w14:paraId="4BA5C818" w14:textId="77777777" w:rsidR="005326F2" w:rsidRPr="005326F2" w:rsidRDefault="005326F2" w:rsidP="005326F2"/>
        </w:tc>
      </w:tr>
      <w:tr w:rsidR="005326F2" w:rsidRPr="005326F2" w14:paraId="153D0109" w14:textId="77777777">
        <w:trPr>
          <w:tblCellSpacing w:w="15" w:type="dxa"/>
        </w:trPr>
        <w:tc>
          <w:tcPr>
            <w:tcW w:w="0" w:type="auto"/>
            <w:vAlign w:val="center"/>
            <w:hideMark/>
          </w:tcPr>
          <w:p w14:paraId="620D9ACD" w14:textId="77777777" w:rsidR="005326F2" w:rsidRPr="005326F2" w:rsidRDefault="005326F2" w:rsidP="005326F2">
            <w:ins w:id="5386" w:author="Ewa Retajczyk" w:date="2026-10-08T11:18:22Z">
              <w:r>
                <w:t xml:space="preserve">[HRF 5.1] </w:t>
              </w:r>
            </w:ins>
            <w:r>
              <w:t xml:space="preserve">Przewody i złącza CCS2</w:t>
            </w:r>
            <w:ins w:id="5387" w:author="Ewa Retajczyk" w:date="2026-10-08T11:18:50Z">
              <w:r>
                <w:t xml:space="preserve"> (min. 1 przewód na terminal; drugi – rezerwowy)</w:t>
              </w:r>
            </w:ins>
          </w:p>
        </w:tc>
        <w:tc>
          <w:tcPr>
            <w:tcW w:w="0" w:type="auto"/>
            <w:vAlign w:val="center"/>
            <w:hideMark/>
          </w:tcPr>
          <w:p w14:paraId="3EF89BEA" w14:textId="77777777" w:rsidR="005326F2" w:rsidRPr="005326F2" w:rsidRDefault="005326F2" w:rsidP="005326F2"/>
        </w:tc>
        <w:tc>
          <w:tcPr>
            <w:tcW w:w="0" w:type="auto"/>
            <w:vAlign w:val="center"/>
            <w:hideMark/>
          </w:tcPr>
          <w:p w14:paraId="628239FF" w14:textId="77777777" w:rsidR="005326F2" w:rsidRPr="005326F2" w:rsidRDefault="005326F2" w:rsidP="005326F2"/>
        </w:tc>
        <w:tc>
          <w:tcPr>
            <w:tcW w:w="0" w:type="auto"/>
            <w:vAlign w:val="center"/>
            <w:hideMark/>
          </w:tcPr>
          <w:p w14:paraId="38F7CB3F" w14:textId="77777777" w:rsidR="005326F2" w:rsidRPr="005326F2" w:rsidRDefault="005326F2" w:rsidP="005326F2"/>
        </w:tc>
      </w:tr>
      <w:tr w:rsidR="005326F2" w:rsidRPr="005326F2" w14:paraId="62183D0D" w14:textId="77777777">
        <w:trPr>
          <w:tblCellSpacing w:w="15" w:type="dxa"/>
        </w:trPr>
        <w:tc>
          <w:tcPr>
            <w:tcW w:w="0" w:type="auto"/>
            <w:vAlign w:val="center"/>
            <w:hideMark/>
          </w:tcPr>
          <w:p w14:paraId="605D853E" w14:textId="77777777" w:rsidR="005326F2" w:rsidRPr="005326F2" w:rsidRDefault="005326F2" w:rsidP="005326F2">
            <w:ins w:id="5388" w:author="Ewa Retajczyk" w:date="2026-10-08T11:18:54Z">
              <w:r>
                <w:t xml:space="preserve">[HRF 5.1] </w:t>
              </w:r>
            </w:ins>
            <w:r>
              <w:t xml:space="preserve">Transport</w:t>
            </w:r>
            <w:del w:id="5389" w:author="Ewa Retajczyk" w:date="2026-10-08T11:18:59Z">
              <w:r>
                <w:delText xml:space="preserve">, rozładunek</w:delText>
              </w:r>
            </w:del>
            <w:r>
              <w:t xml:space="preserve"> i </w:t>
            </w:r>
            <w:del w:id="5390" w:author="Ewa Retajczyk" w:date="2026-10-08T11:19:07Z">
              <w:r>
                <w:delText xml:space="preserve">ustawienie</w:delText>
              </w:r>
            </w:del>
            <w:ins w:id="5391" w:author="Ewa Retajczyk" w:date="2026-10-08T11:19:17Z">
              <w:r>
                <w:t xml:space="preserve">rozładunek</w:t>
              </w:r>
            </w:ins>
          </w:p>
        </w:tc>
        <w:tc>
          <w:tcPr>
            <w:tcW w:w="0" w:type="auto"/>
            <w:vAlign w:val="center"/>
            <w:hideMark/>
          </w:tcPr>
          <w:p w14:paraId="7ECD8698" w14:textId="77777777" w:rsidR="005326F2" w:rsidRPr="005326F2" w:rsidRDefault="005326F2" w:rsidP="005326F2"/>
        </w:tc>
        <w:tc>
          <w:tcPr>
            <w:tcW w:w="0" w:type="auto"/>
            <w:vAlign w:val="center"/>
            <w:hideMark/>
          </w:tcPr>
          <w:p w14:paraId="2DB164B7" w14:textId="77777777" w:rsidR="005326F2" w:rsidRPr="005326F2" w:rsidRDefault="005326F2" w:rsidP="005326F2"/>
        </w:tc>
        <w:tc>
          <w:tcPr>
            <w:tcW w:w="0" w:type="auto"/>
            <w:vAlign w:val="center"/>
            <w:hideMark/>
          </w:tcPr>
          <w:p w14:paraId="09717EC0" w14:textId="77777777" w:rsidR="005326F2" w:rsidRPr="005326F2" w:rsidRDefault="005326F2" w:rsidP="005326F2"/>
        </w:tc>
      </w:tr>
      <w:tr w:rsidR="005326F2" w:rsidRPr="005326F2" w14:paraId="7C138169" w14:textId="77777777">
        <w:trPr>
          <w:tblCellSpacing w:w="15" w:type="dxa"/>
        </w:trPr>
        <w:tc>
          <w:tcPr>
            <w:tcW w:w="0" w:type="auto"/>
            <w:vAlign w:val="center"/>
            <w:hideMark/>
          </w:tcPr>
          <w:p w14:paraId="56EB097E" w14:textId="77777777" w:rsidR="005326F2" w:rsidRPr="005326F2" w:rsidRDefault="005326F2" w:rsidP="005326F2">
            <w:del w:id="5392" w:author="Ewa Retajczyk" w:date="2026-10-08T11:19:44Z">
              <w:r>
                <w:delText xml:space="preserve">Montaż</w:delText>
              </w:r>
            </w:del>
            <w:ins w:id="5393" w:author="Ewa Retajczyk" w:date="2026-10-08T11:19:47Z">
              <w:r>
                <w:t xml:space="preserve">[HRF 5.2] Ustawienie, montaż</w:t>
              </w:r>
            </w:ins>
            <w:r>
              <w:t xml:space="preserve"> technologiczny</w:t>
            </w:r>
            <w:ins w:id="5394" w:author="Ewa Retajczyk" w:date="2026-10-08T11:20:17Z">
              <w:r>
                <w:t xml:space="preserve">, połączenia wewnętrzne</w:t>
              </w:r>
            </w:ins>
            <w:r>
              <w:t xml:space="preserve">, konfiguracja i uruchomienie</w:t>
            </w:r>
          </w:p>
        </w:tc>
        <w:tc>
          <w:tcPr>
            <w:tcW w:w="0" w:type="auto"/>
            <w:vAlign w:val="center"/>
            <w:hideMark/>
          </w:tcPr>
          <w:p w14:paraId="11D80496" w14:textId="77777777" w:rsidR="005326F2" w:rsidRPr="005326F2" w:rsidRDefault="005326F2" w:rsidP="005326F2"/>
        </w:tc>
        <w:tc>
          <w:tcPr>
            <w:tcW w:w="0" w:type="auto"/>
            <w:vAlign w:val="center"/>
            <w:hideMark/>
          </w:tcPr>
          <w:p w14:paraId="2734B1DB" w14:textId="77777777" w:rsidR="005326F2" w:rsidRPr="005326F2" w:rsidRDefault="005326F2" w:rsidP="005326F2"/>
        </w:tc>
        <w:tc>
          <w:tcPr>
            <w:tcW w:w="0" w:type="auto"/>
            <w:vAlign w:val="center"/>
            <w:hideMark/>
          </w:tcPr>
          <w:p w14:paraId="2B97DD5A" w14:textId="77777777" w:rsidR="005326F2" w:rsidRPr="005326F2" w:rsidRDefault="005326F2" w:rsidP="005326F2"/>
        </w:tc>
      </w:tr>
      <w:tr w:rsidR="005326F2" w:rsidRPr="005326F2" w14:paraId="2C383273" w14:textId="77777777">
        <w:trPr>
          <w:tblCellSpacing w:w="15" w:type="dxa"/>
        </w:trPr>
        <w:tc>
          <w:tcPr>
            <w:tcW w:w="0" w:type="auto"/>
            <w:vAlign w:val="center"/>
            <w:hideMark/>
          </w:tcPr>
          <w:p w14:paraId="1358906F" w14:textId="77777777" w:rsidR="005326F2" w:rsidRPr="005326F2" w:rsidRDefault="005326F2" w:rsidP="005326F2">
            <w:ins w:id="5395" w:author="Ewa Retajczyk" w:date="2026-10-08T11:20:19Z">
              <w:r>
                <w:t xml:space="preserve">[HRF 6.3] </w:t>
              </w:r>
            </w:ins>
            <w:r>
              <w:t xml:space="preserve">System OCPP i billing</w:t>
            </w:r>
            <w:ins w:id="5396" w:author="Ewa Retajczyk" w:date="2026-10-08T11:20:34Z">
              <w:r>
                <w:t xml:space="preserve"> (oprogramowanie, licencje)</w:t>
              </w:r>
            </w:ins>
          </w:p>
        </w:tc>
        <w:tc>
          <w:tcPr>
            <w:tcW w:w="0" w:type="auto"/>
            <w:vAlign w:val="center"/>
            <w:hideMark/>
          </w:tcPr>
          <w:p w14:paraId="47A9AC65" w14:textId="77777777" w:rsidR="005326F2" w:rsidRPr="005326F2" w:rsidRDefault="005326F2" w:rsidP="005326F2"/>
        </w:tc>
        <w:tc>
          <w:tcPr>
            <w:tcW w:w="0" w:type="auto"/>
            <w:vAlign w:val="center"/>
            <w:hideMark/>
          </w:tcPr>
          <w:p w14:paraId="53476FC3" w14:textId="77777777" w:rsidR="005326F2" w:rsidRPr="005326F2" w:rsidRDefault="005326F2" w:rsidP="005326F2"/>
        </w:tc>
        <w:tc>
          <w:tcPr>
            <w:tcW w:w="0" w:type="auto"/>
            <w:vAlign w:val="center"/>
            <w:hideMark/>
          </w:tcPr>
          <w:p w14:paraId="76977A35" w14:textId="77777777" w:rsidR="005326F2" w:rsidRPr="005326F2" w:rsidRDefault="005326F2" w:rsidP="005326F2"/>
        </w:tc>
      </w:tr>
      <w:tr w:rsidR="005326F2" w:rsidRPr="005326F2" w14:paraId="7E4778DA" w14:textId="77777777">
        <w:trPr>
          <w:tblCellSpacing w:w="15" w:type="dxa"/>
        </w:trPr>
        <w:tc>
          <w:tcPr>
            <w:tcW w:w="0" w:type="auto"/>
            <w:vAlign w:val="center"/>
            <w:hideMark/>
          </w:tcPr>
          <w:p w14:paraId="02F42E89" w14:textId="77777777" w:rsidR="005326F2" w:rsidRPr="005326F2" w:rsidRDefault="005326F2" w:rsidP="005326F2">
            <w:ins w:id="5397" w:author="Ewa Retajczyk" w:date="2026-10-08T11:20:40Z">
              <w:r>
                <w:t xml:space="preserve">[HRF 6.3] </w:t>
              </w:r>
            </w:ins>
            <w:r>
              <w:t xml:space="preserve">System płatności</w:t>
            </w:r>
            <w:ins w:id="5398" w:author="Ewa Retajczyk" w:date="2026-10-08T11:21:09Z">
              <w:r>
                <w:t xml:space="preserve"> (terminale płatnicze, integracja z operatorem płatności)</w:t>
              </w:r>
            </w:ins>
          </w:p>
        </w:tc>
        <w:tc>
          <w:tcPr>
            <w:tcW w:w="0" w:type="auto"/>
            <w:vAlign w:val="center"/>
            <w:hideMark/>
          </w:tcPr>
          <w:p w14:paraId="6CA9FF8E" w14:textId="77777777" w:rsidR="005326F2" w:rsidRPr="005326F2" w:rsidRDefault="005326F2" w:rsidP="005326F2"/>
        </w:tc>
        <w:tc>
          <w:tcPr>
            <w:tcW w:w="0" w:type="auto"/>
            <w:vAlign w:val="center"/>
            <w:hideMark/>
          </w:tcPr>
          <w:p w14:paraId="50BDD6DC" w14:textId="77777777" w:rsidR="005326F2" w:rsidRPr="005326F2" w:rsidRDefault="005326F2" w:rsidP="005326F2"/>
        </w:tc>
        <w:tc>
          <w:tcPr>
            <w:tcW w:w="0" w:type="auto"/>
            <w:vAlign w:val="center"/>
            <w:hideMark/>
          </w:tcPr>
          <w:p w14:paraId="1DE89276" w14:textId="77777777" w:rsidR="005326F2" w:rsidRPr="005326F2" w:rsidRDefault="005326F2" w:rsidP="005326F2"/>
        </w:tc>
      </w:tr>
      <w:tr w:rsidR="005326F2" w:rsidRPr="005326F2" w14:paraId="72DDD80D" w14:textId="77777777">
        <w:trPr>
          <w:tblCellSpacing w:w="15" w:type="dxa"/>
        </w:trPr>
        <w:tc>
          <w:tcPr>
            <w:tcW w:w="0" w:type="auto"/>
            <w:vAlign w:val="center"/>
            <w:hideMark/>
          </w:tcPr>
          <w:p w14:paraId="16F4480C" w14:textId="77777777" w:rsidR="005326F2" w:rsidRPr="0061581A" w:rsidRDefault="005326F2" w:rsidP="005326F2">
            <w:ins w:id="5399" w:author="Ewa Retajczyk" w:date="2026-10-08T11:21:12Z">
              <w:r>
                <w:t xml:space="preserve">[HRF 6.4] </w:t>
              </w:r>
            </w:ins>
            <w:r>
              <w:t xml:space="preserve">System monitorowania i zarządzania danymi dla obwodów zasilających punkty ładowania</w:t>
            </w:r>
          </w:p>
        </w:tc>
        <w:tc>
          <w:tcPr>
            <w:tcW w:w="0" w:type="auto"/>
            <w:vAlign w:val="center"/>
            <w:hideMark/>
          </w:tcPr>
          <w:p w14:paraId="347CA9C9" w14:textId="77777777" w:rsidR="005326F2" w:rsidRPr="005326F2" w:rsidRDefault="005326F2" w:rsidP="005326F2"/>
        </w:tc>
        <w:tc>
          <w:tcPr>
            <w:tcW w:w="0" w:type="auto"/>
            <w:vAlign w:val="center"/>
            <w:hideMark/>
          </w:tcPr>
          <w:p w14:paraId="2D8A4B0E" w14:textId="77777777" w:rsidR="005326F2" w:rsidRPr="005326F2" w:rsidRDefault="005326F2" w:rsidP="005326F2"/>
        </w:tc>
        <w:tc>
          <w:tcPr>
            <w:tcW w:w="0" w:type="auto"/>
            <w:vAlign w:val="center"/>
            <w:hideMark/>
          </w:tcPr>
          <w:p w14:paraId="2D6E130E" w14:textId="77777777" w:rsidR="005326F2" w:rsidRPr="005326F2" w:rsidRDefault="005326F2" w:rsidP="005326F2"/>
        </w:tc>
      </w:tr>
      <w:tr w:rsidR="005326F2" w:rsidRPr="005326F2" w14:paraId="5E2E88F4" w14:textId="77777777">
        <w:trPr>
          <w:tblCellSpacing w:w="15" w:type="dxa"/>
        </w:trPr>
        <w:tc>
          <w:tcPr>
            <w:tcW w:w="0" w:type="auto"/>
            <w:vAlign w:val="center"/>
            <w:hideMark/>
          </w:tcPr>
          <w:p w14:paraId="43B64E01" w14:textId="77777777" w:rsidR="005326F2" w:rsidRPr="005326F2" w:rsidRDefault="005326F2" w:rsidP="005326F2">
            <w:del w:id="5400" w:author="Ewa Retajczyk" w:date="2026-10-08T11:21:28Z">
              <w:r>
                <w:delText xml:space="preserve">Integracja</w:delText>
              </w:r>
            </w:del>
            <w:ins w:id="5401" w:author="Ewa Retajczyk" w:date="2026-10-08T11:21:40Z">
              <w:r>
                <w:t xml:space="preserve">[HRF 6.2] Osprzęt aktywny (przełączniki, routery) oraz otwarte interfejsy do integracji</w:t>
              </w:r>
            </w:ins>
            <w:r>
              <w:t xml:space="preserve"> z </w:t>
            </w:r>
            <w:del w:id="5402" w:author="Ewa Retajczyk" w:date="2026-10-08T11:21:43Z">
              <w:r>
                <w:delText xml:space="preserve">systemem</w:delText>
              </w:r>
            </w:del>
            <w:ins w:id="5403" w:author="Ewa Retajczyk" w:date="2026-10-08T11:21:44Z">
              <w:r>
                <w:t xml:space="preserve">systemami</w:t>
              </w:r>
            </w:ins>
            <w:r>
              <w:t xml:space="preserve"> </w:t>
            </w:r>
            <w:del w:id="5404" w:author="Ewa Retajczyk" w:date="2026-10-08T11:21:48Z">
              <w:r>
                <w:delText xml:space="preserve">nadrzędnym</w:delText>
              </w:r>
            </w:del>
            <w:ins w:id="5405" w:author="Ewa Retajczyk" w:date="2026-10-08T11:22:02Z">
              <w:r>
                <w:t xml:space="preserve">zewnętrznymi</w:t>
              </w:r>
            </w:ins>
          </w:p>
        </w:tc>
        <w:tc>
          <w:tcPr>
            <w:tcW w:w="0" w:type="auto"/>
            <w:vAlign w:val="center"/>
            <w:hideMark/>
          </w:tcPr>
          <w:p w14:paraId="43DB49C4" w14:textId="77777777" w:rsidR="005326F2" w:rsidRPr="005326F2" w:rsidRDefault="005326F2" w:rsidP="005326F2"/>
        </w:tc>
        <w:tc>
          <w:tcPr>
            <w:tcW w:w="0" w:type="auto"/>
            <w:vAlign w:val="center"/>
            <w:hideMark/>
          </w:tcPr>
          <w:p w14:paraId="4EA9B008" w14:textId="77777777" w:rsidR="005326F2" w:rsidRPr="005326F2" w:rsidRDefault="005326F2" w:rsidP="005326F2"/>
        </w:tc>
        <w:tc>
          <w:tcPr>
            <w:tcW w:w="0" w:type="auto"/>
            <w:vAlign w:val="center"/>
            <w:hideMark/>
          </w:tcPr>
          <w:p w14:paraId="5ED2F5DA" w14:textId="77777777" w:rsidR="005326F2" w:rsidRPr="005326F2" w:rsidRDefault="005326F2" w:rsidP="005326F2"/>
        </w:tc>
      </w:tr>
      <w:tr w:rsidR="005326F2" w:rsidRPr="005326F2" w14:paraId="238ED8D7" w14:textId="77777777">
        <w:trPr>
          <w:tblCellSpacing w:w="15" w:type="dxa"/>
        </w:trPr>
        <w:tc>
          <w:tcPr>
            <w:tcW w:w="0" w:type="auto"/>
            <w:vAlign w:val="center"/>
            <w:hideMark/>
          </w:tcPr>
          <w:p w14:paraId="3A48F3E6" w14:textId="77777777" w:rsidR="005326F2" w:rsidRPr="005326F2" w:rsidRDefault="005326F2" w:rsidP="005326F2">
            <w:ins w:id="5406" w:author="Ewa Retajczyk" w:date="2026-10-08T11:22:09Z">
              <w:r>
                <w:t xml:space="preserve">[HRF 7] </w:t>
              </w:r>
            </w:ins>
            <w:r>
              <w:t xml:space="preserve">Dokumentacja, szkolenie i wsparcie </w:t>
            </w:r>
            <w:ins w:id="5407" w:author="Ewa Retajczyk" w:date="2026-10-08T11:22:28Z">
              <w:r>
                <w:t xml:space="preserve">techniczne przy odbiorach i badaniach </w:t>
              </w:r>
            </w:ins>
            <w:r>
              <w:t xml:space="preserve">UDT</w:t>
            </w:r>
            <w:ins w:id="5408" w:author="Ewa Retajczyk" w:date="2026-10-08T11:22:30Z">
              <w:r>
                <w:t xml:space="preserve"> (6 stacji)</w:t>
              </w:r>
            </w:ins>
          </w:p>
        </w:tc>
        <w:tc>
          <w:tcPr>
            <w:tcW w:w="0" w:type="auto"/>
            <w:vAlign w:val="center"/>
            <w:hideMark/>
          </w:tcPr>
          <w:p w14:paraId="1BC190AE" w14:textId="77777777" w:rsidR="005326F2" w:rsidRPr="005326F2" w:rsidRDefault="005326F2" w:rsidP="005326F2"/>
        </w:tc>
        <w:tc>
          <w:tcPr>
            <w:tcW w:w="0" w:type="auto"/>
            <w:vAlign w:val="center"/>
            <w:hideMark/>
          </w:tcPr>
          <w:p w14:paraId="6BD819AE" w14:textId="77777777" w:rsidR="005326F2" w:rsidRPr="005326F2" w:rsidRDefault="005326F2" w:rsidP="005326F2"/>
        </w:tc>
        <w:tc>
          <w:tcPr>
            <w:tcW w:w="0" w:type="auto"/>
            <w:vAlign w:val="center"/>
            <w:hideMark/>
          </w:tcPr>
          <w:p w14:paraId="5C5E2A6F" w14:textId="77777777" w:rsidR="005326F2" w:rsidRPr="005326F2" w:rsidRDefault="005326F2" w:rsidP="005326F2"/>
        </w:tc>
      </w:tr>
      <w:tr w:rsidR="005326F2" w:rsidRPr="005326F2" w14:paraId="34E9E495" w14:textId="77777777">
        <w:trPr>
          <w:tblCellSpacing w:w="15" w:type="dxa"/>
        </w:trPr>
        <w:tc>
          <w:tcPr>
            <w:tcW w:w="0" w:type="auto"/>
            <w:vAlign w:val="center"/>
            <w:hideMark/>
          </w:tcPr>
          <w:p w14:paraId="3A2174E4" w14:textId="77777777" w:rsidR="005326F2" w:rsidRPr="005326F2" w:rsidRDefault="005326F2" w:rsidP="005326F2">
            <w:r w:rsidRPr="005326F2">
              <w:rPr>
                <w:b/>
                <w:bCs/>
              </w:rPr>
              <w:t>RAZEM</w:t>
            </w:r>
          </w:p>
        </w:tc>
        <w:tc>
          <w:tcPr>
            <w:tcW w:w="0" w:type="auto"/>
            <w:vAlign w:val="center"/>
            <w:hideMark/>
          </w:tcPr>
          <w:p w14:paraId="308E1EEE" w14:textId="77777777" w:rsidR="005326F2" w:rsidRPr="005326F2" w:rsidRDefault="005326F2" w:rsidP="005326F2"/>
        </w:tc>
        <w:tc>
          <w:tcPr>
            <w:tcW w:w="0" w:type="auto"/>
            <w:vAlign w:val="center"/>
            <w:hideMark/>
          </w:tcPr>
          <w:p w14:paraId="57454A9B" w14:textId="77777777" w:rsidR="005326F2" w:rsidRPr="005326F2" w:rsidRDefault="005326F2" w:rsidP="005326F2"/>
        </w:tc>
        <w:tc>
          <w:tcPr>
            <w:tcW w:w="0" w:type="auto"/>
            <w:vAlign w:val="center"/>
            <w:hideMark/>
          </w:tcPr>
          <w:p w14:paraId="184BF45A" w14:textId="77777777" w:rsidR="005326F2" w:rsidRPr="005326F2" w:rsidRDefault="005326F2" w:rsidP="005326F2"/>
        </w:tc>
      </w:tr>
    </w:tbl>
    <w:p w14:paraId="0BF2F156" w14:textId="77777777" w:rsidR="005326F2" w:rsidRPr="005326F2" w:rsidRDefault="005326F2" w:rsidP="005326F2">
      <w:r>
        <w:t xml:space="preserve">Wykonawca potwierdza, że cena obejmuje wszystkie elementy niezbędne do prawidłowego wykonania zakresu zamówienia.</w:t>
      </w:r>
      <w:ins w:id="5409" w:author="Ewa Retajczyk" w:date="2026-10-08T11:22:38Z">
        <w:r>
          <w:t xml:space="preserve"> Pozycje formularza odpowiadają pozycjom Harmonogramu rzeczowo-finansowego (HRF) inwestycji; Wykonawca wystawia faktury w podziale na te pozycje.</w:t>
        </w:r>
      </w:ins>
    </w:p>
    <w:p w14:paraId="0221357B" w14:textId="77777777" w:rsidR="005326F2" w:rsidRPr="005326F2" w:rsidRDefault="005326F2" w:rsidP="005326F2">
      <w:r>
        <w:t xml:space="preserve">Wykonawca dodatkowo przedstawi przewidywane koszty eksploatacyjne systemów informatycznych, licencji, transmisji danych, płatności i innych usług w kolejnych latach.</w:t>
      </w:r>
      <w:ins w:id="5410" w:author="Ewa Retajczyk" w:date="2026-10-08T11:22:46Z">
        <w:r>
          <w:t xml:space="preserve"> Koszty te nie wchodzą w skład ceny oferty i nie podlegają ocenie punktowej.</w:t>
        </w:r>
      </w:ins>
    </w:p>
    <w:p w14:paraId="4F0D5CDD" w14:textId="77777777" w:rsidR="005326F2" w:rsidRPr="005326F2" w:rsidRDefault="00000000" w:rsidP="005326F2">
      <w:r>
        <w:pict w14:anchorId="49BB0216">
          <v:rect id="_x0000_i1042" style="width:0;height:1.5pt" o:hralign="center" o:hrstd="t" o:hr="t" fillcolor="#a0a0a0" stroked="f"/>
        </w:pict>
      </w:r>
    </w:p>
    <w:p w14:paraId="4EB0786E" w14:textId="77777777" w:rsidR="005326F2" w:rsidRPr="005326F2" w:rsidRDefault="005326F2" w:rsidP="005326F2">
      <w:pPr>
        <w:rPr>
          <w:b/>
          <w:bCs/>
        </w:rPr>
      </w:pPr>
      <w:r w:rsidRPr="005326F2">
        <w:rPr>
          <w:b/>
          <w:bCs/>
        </w:rPr>
        <w:t>18. INFORMACJE DO PORÓWNANIA OFERT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2"/>
        <w:gridCol w:w="1940"/>
      </w:tblGrid>
      <w:tr w:rsidR="005326F2" w:rsidRPr="005326F2" w14:paraId="7072139B" w14:textId="77777777">
        <w:trPr>
          <w:tblHeader/>
          <w:tblCellSpacing w:w="15" w:type="dxa"/>
        </w:trPr>
        <w:tc>
          <w:tcPr>
            <w:tcW w:w="0" w:type="auto"/>
            <w:vAlign w:val="center"/>
            <w:hideMark/>
          </w:tcPr>
          <w:p w14:paraId="63090540" w14:textId="77777777" w:rsidR="005326F2" w:rsidRPr="005326F2" w:rsidRDefault="005326F2" w:rsidP="005326F2">
            <w:pPr>
              <w:rPr>
                <w:b/>
                <w:bCs/>
              </w:rPr>
            </w:pPr>
            <w:r w:rsidRPr="005326F2">
              <w:rPr>
                <w:b/>
                <w:bCs/>
              </w:rPr>
              <w:t>Parametr</w:t>
            </w:r>
          </w:p>
        </w:tc>
        <w:tc>
          <w:tcPr>
            <w:tcW w:w="0" w:type="auto"/>
            <w:vAlign w:val="center"/>
            <w:hideMark/>
          </w:tcPr>
          <w:p w14:paraId="6C1B5AAA" w14:textId="77777777" w:rsidR="005326F2" w:rsidRPr="005326F2" w:rsidRDefault="005326F2" w:rsidP="005326F2">
            <w:pPr>
              <w:rPr>
                <w:b/>
                <w:bCs/>
              </w:rPr>
            </w:pPr>
            <w:r w:rsidRPr="005326F2">
              <w:rPr>
                <w:b/>
                <w:bCs/>
              </w:rPr>
              <w:t>Odpowiedź Wykonawcy</w:t>
            </w:r>
          </w:p>
        </w:tc>
      </w:tr>
      <w:tr w:rsidR="005326F2" w:rsidRPr="005326F2" w14:paraId="2B302929" w14:textId="77777777">
        <w:trPr>
          <w:tblCellSpacing w:w="15" w:type="dxa"/>
        </w:trPr>
        <w:tc>
          <w:tcPr>
            <w:tcW w:w="0" w:type="auto"/>
            <w:vAlign w:val="center"/>
            <w:hideMark/>
          </w:tcPr>
          <w:p w14:paraId="63671838" w14:textId="77777777" w:rsidR="005326F2" w:rsidRPr="005326F2" w:rsidRDefault="005326F2" w:rsidP="005326F2">
            <w:r w:rsidRPr="005326F2">
              <w:t>Producent i modele urządzeń</w:t>
            </w:r>
          </w:p>
        </w:tc>
        <w:tc>
          <w:tcPr>
            <w:tcW w:w="0" w:type="auto"/>
            <w:vAlign w:val="center"/>
            <w:hideMark/>
          </w:tcPr>
          <w:p w14:paraId="05190060" w14:textId="77777777" w:rsidR="005326F2" w:rsidRPr="005326F2" w:rsidRDefault="005326F2" w:rsidP="005326F2"/>
        </w:tc>
      </w:tr>
      <w:tr w:rsidR="005326F2" w:rsidRPr="005326F2">
        <w:trPr>
          <w:tblCellSpacing w:w="15" w:type="dxa"/>
          <w:ins w:id="5427" w:author="Ewa Retajczyk" w:date="2026-10-08T11:22:59Z"/>
        </w:trPr>
        <w:tc>
          <w:tcPr>
            <w:tcW w:w="0" w:type="auto"/>
            <w:vAlign w:val="center"/>
            <w:hideMark/>
          </w:tcPr>
          <w:p w:rsidR="005326F2" w:rsidRPr="005326F2" w:rsidRDefault="005326F2" w:rsidP="005326F2">
            <w:pPr>
              <w:rPr>
                <w:ins w:id="5428" w:author="Ewa Retajczyk" w:date="2026-10-08T11:23:23Z"/>
              </w:rPr>
            </w:pPr>
            <w:ins w:id="5429" w:author="Ewa Retajczyk" w:date="2026-10-08T11:24:08Z">
              <w:r>
                <w:t xml:space="preserve">Data produkcji oferowanych urządzeń (nie wcześniej niż 24 miesiące przed montażem)</w:t>
              </w:r>
            </w:ins>
          </w:p>
        </w:tc>
        <w:tc>
          <w:tcPr>
            <w:tcW w:w="0" w:type="auto"/>
            <w:vAlign w:val="center"/>
            <w:hideMark/>
          </w:tcPr>
          <w:p w:rsidR="005326F2" w:rsidRPr="005326F2" w:rsidRDefault="005326F2" w:rsidP="005326F2">
            <w:pPr>
              <w:rPr>
                <w:ins w:id="5430" w:author="Ewa Retajczyk" w:date="2026-10-08T11:24:29Z"/>
              </w:rPr>
            </w:pPr>
          </w:p>
        </w:tc>
      </w:tr>
      <w:tr w:rsidR="005326F2" w:rsidRPr="005326F2" w14:paraId="1F949E41" w14:textId="77777777">
        <w:trPr>
          <w:tblCellSpacing w:w="15" w:type="dxa"/>
        </w:trPr>
        <w:tc>
          <w:tcPr>
            <w:tcW w:w="0" w:type="auto"/>
            <w:vAlign w:val="center"/>
            <w:hideMark/>
          </w:tcPr>
          <w:p w14:paraId="71A7CBE7" w14:textId="77777777" w:rsidR="005326F2" w:rsidRPr="005326F2" w:rsidRDefault="005326F2" w:rsidP="005326F2">
            <w:r w:rsidRPr="005326F2">
              <w:t>Architektura systemu</w:t>
            </w:r>
          </w:p>
        </w:tc>
        <w:tc>
          <w:tcPr>
            <w:tcW w:w="0" w:type="auto"/>
            <w:vAlign w:val="center"/>
            <w:hideMark/>
          </w:tcPr>
          <w:p w14:paraId="4D465E18" w14:textId="77777777" w:rsidR="005326F2" w:rsidRPr="005326F2" w:rsidRDefault="005326F2" w:rsidP="005326F2"/>
        </w:tc>
      </w:tr>
      <w:tr w:rsidR="005326F2" w:rsidRPr="005326F2" w14:paraId="77C8BDCD" w14:textId="77777777">
        <w:trPr>
          <w:tblCellSpacing w:w="15" w:type="dxa"/>
        </w:trPr>
        <w:tc>
          <w:tcPr>
            <w:tcW w:w="0" w:type="auto"/>
            <w:vAlign w:val="center"/>
            <w:hideMark/>
          </w:tcPr>
          <w:p w14:paraId="2387EDCB" w14:textId="77777777" w:rsidR="005326F2" w:rsidRPr="005326F2" w:rsidRDefault="005326F2" w:rsidP="005326F2">
            <w:r w:rsidRPr="005326F2">
              <w:lastRenderedPageBreak/>
              <w:t>Liczba terminali</w:t>
            </w:r>
          </w:p>
        </w:tc>
        <w:tc>
          <w:tcPr>
            <w:tcW w:w="0" w:type="auto"/>
            <w:vAlign w:val="center"/>
            <w:hideMark/>
          </w:tcPr>
          <w:p w14:paraId="30BA57D8" w14:textId="77777777" w:rsidR="005326F2" w:rsidRPr="005326F2" w:rsidRDefault="005326F2" w:rsidP="005326F2"/>
        </w:tc>
      </w:tr>
      <w:tr w:rsidR="005326F2" w:rsidRPr="005326F2" w14:paraId="3DC109E5" w14:textId="77777777">
        <w:trPr>
          <w:tblCellSpacing w:w="15" w:type="dxa"/>
        </w:trPr>
        <w:tc>
          <w:tcPr>
            <w:tcW w:w="0" w:type="auto"/>
            <w:vAlign w:val="center"/>
            <w:hideMark/>
          </w:tcPr>
          <w:p w14:paraId="6B26547C" w14:textId="77777777" w:rsidR="005326F2" w:rsidRPr="005326F2" w:rsidRDefault="005326F2" w:rsidP="005326F2">
            <w:r>
              <w:t xml:space="preserve">Moc </w:t>
            </w:r>
            <w:del w:id="5411" w:author="Ewa Retajczyk" w:date="2026-10-08T11:24:30Z">
              <w:r>
                <w:delText xml:space="preserve">terminala</w:delText>
              </w:r>
            </w:del>
            <w:ins w:id="5412" w:author="Ewa Retajczyk" w:date="2026-10-08T11:25:12Z">
              <w:r>
                <w:t xml:space="preserve">znamionowa punktu ładowania (min. 350 kW)</w:t>
              </w:r>
            </w:ins>
          </w:p>
        </w:tc>
        <w:tc>
          <w:tcPr>
            <w:tcW w:w="0" w:type="auto"/>
            <w:vAlign w:val="center"/>
            <w:hideMark/>
          </w:tcPr>
          <w:p w14:paraId="3884125B" w14:textId="77777777" w:rsidR="005326F2" w:rsidRPr="005326F2" w:rsidRDefault="005326F2" w:rsidP="005326F2"/>
        </w:tc>
      </w:tr>
      <w:tr w:rsidR="005326F2" w:rsidRPr="005326F2" w14:paraId="53D49634" w14:textId="77777777">
        <w:trPr>
          <w:tblCellSpacing w:w="15" w:type="dxa"/>
        </w:trPr>
        <w:tc>
          <w:tcPr>
            <w:tcW w:w="0" w:type="auto"/>
            <w:vAlign w:val="center"/>
            <w:hideMark/>
          </w:tcPr>
          <w:p w14:paraId="31A5720E" w14:textId="77777777" w:rsidR="005326F2" w:rsidRPr="005326F2" w:rsidRDefault="005326F2" w:rsidP="005326F2">
            <w:r>
              <w:t xml:space="preserve">Liczba przewodów CCS2 na terminal</w:t>
            </w:r>
            <w:ins w:id="5413" w:author="Ewa Retajczyk" w:date="2026-10-08T11:25:27Z">
              <w:r>
                <w:t xml:space="preserve"> (aktywny w danej chwili jest jeden przewód)</w:t>
              </w:r>
            </w:ins>
          </w:p>
        </w:tc>
        <w:tc>
          <w:tcPr>
            <w:tcW w:w="0" w:type="auto"/>
            <w:vAlign w:val="center"/>
            <w:hideMark/>
          </w:tcPr>
          <w:p w14:paraId="33155116" w14:textId="77777777" w:rsidR="005326F2" w:rsidRPr="005326F2" w:rsidRDefault="005326F2" w:rsidP="005326F2"/>
        </w:tc>
      </w:tr>
      <w:tr w:rsidR="005326F2" w:rsidRPr="005326F2" w14:paraId="22039AE3" w14:textId="77777777">
        <w:trPr>
          <w:tblCellSpacing w:w="15" w:type="dxa"/>
        </w:trPr>
        <w:tc>
          <w:tcPr>
            <w:tcW w:w="0" w:type="auto"/>
            <w:vAlign w:val="center"/>
            <w:hideMark/>
          </w:tcPr>
          <w:p w14:paraId="1D93213C" w14:textId="77777777" w:rsidR="005326F2" w:rsidRPr="005326F2" w:rsidRDefault="005326F2" w:rsidP="005326F2">
            <w:r w:rsidRPr="005326F2">
              <w:t>Długość przewodów</w:t>
            </w:r>
          </w:p>
        </w:tc>
        <w:tc>
          <w:tcPr>
            <w:tcW w:w="0" w:type="auto"/>
            <w:vAlign w:val="center"/>
            <w:hideMark/>
          </w:tcPr>
          <w:p w14:paraId="306EB431" w14:textId="77777777" w:rsidR="005326F2" w:rsidRPr="005326F2" w:rsidRDefault="005326F2" w:rsidP="005326F2"/>
        </w:tc>
      </w:tr>
      <w:tr w:rsidR="005326F2" w:rsidRPr="005326F2" w14:paraId="3A313613" w14:textId="77777777">
        <w:trPr>
          <w:tblCellSpacing w:w="15" w:type="dxa"/>
        </w:trPr>
        <w:tc>
          <w:tcPr>
            <w:tcW w:w="0" w:type="auto"/>
            <w:vAlign w:val="center"/>
            <w:hideMark/>
          </w:tcPr>
          <w:p w14:paraId="7F59BD32" w14:textId="77777777" w:rsidR="005326F2" w:rsidRPr="005326F2" w:rsidRDefault="005326F2" w:rsidP="005326F2">
            <w:r w:rsidRPr="005326F2">
              <w:t>Liczba jednostek przekształtnikowych</w:t>
            </w:r>
          </w:p>
        </w:tc>
        <w:tc>
          <w:tcPr>
            <w:tcW w:w="0" w:type="auto"/>
            <w:vAlign w:val="center"/>
            <w:hideMark/>
          </w:tcPr>
          <w:p w14:paraId="30BC12FD" w14:textId="77777777" w:rsidR="005326F2" w:rsidRPr="005326F2" w:rsidRDefault="005326F2" w:rsidP="005326F2"/>
        </w:tc>
      </w:tr>
      <w:tr w:rsidR="005326F2" w:rsidRPr="005326F2" w14:paraId="00EEC048" w14:textId="77777777">
        <w:trPr>
          <w:tblCellSpacing w:w="15" w:type="dxa"/>
        </w:trPr>
        <w:tc>
          <w:tcPr>
            <w:tcW w:w="0" w:type="auto"/>
            <w:vAlign w:val="center"/>
            <w:hideMark/>
          </w:tcPr>
          <w:p w14:paraId="0CF4394B" w14:textId="77777777" w:rsidR="005326F2" w:rsidRPr="005326F2" w:rsidRDefault="005326F2" w:rsidP="005326F2">
            <w:r w:rsidRPr="005326F2">
              <w:t>Moc jednostki przekształtnikowej</w:t>
            </w:r>
          </w:p>
        </w:tc>
        <w:tc>
          <w:tcPr>
            <w:tcW w:w="0" w:type="auto"/>
            <w:vAlign w:val="center"/>
            <w:hideMark/>
          </w:tcPr>
          <w:p w14:paraId="1046A32D" w14:textId="77777777" w:rsidR="005326F2" w:rsidRPr="005326F2" w:rsidRDefault="005326F2" w:rsidP="005326F2"/>
        </w:tc>
      </w:tr>
      <w:tr w:rsidR="005326F2" w:rsidRPr="005326F2" w14:paraId="60F27AA6" w14:textId="77777777">
        <w:trPr>
          <w:tblCellSpacing w:w="15" w:type="dxa"/>
        </w:trPr>
        <w:tc>
          <w:tcPr>
            <w:tcW w:w="0" w:type="auto"/>
            <w:vAlign w:val="center"/>
            <w:hideMark/>
          </w:tcPr>
          <w:p w14:paraId="62532FD8" w14:textId="77777777" w:rsidR="005326F2" w:rsidRPr="005326F2" w:rsidRDefault="005326F2" w:rsidP="005326F2">
            <w:r w:rsidRPr="005326F2">
              <w:t>Możliwość niezależnego rozmieszczenia jednostek</w:t>
            </w:r>
          </w:p>
        </w:tc>
        <w:tc>
          <w:tcPr>
            <w:tcW w:w="0" w:type="auto"/>
            <w:vAlign w:val="center"/>
            <w:hideMark/>
          </w:tcPr>
          <w:p w14:paraId="2C5F5952" w14:textId="77777777" w:rsidR="005326F2" w:rsidRPr="005326F2" w:rsidRDefault="005326F2" w:rsidP="005326F2"/>
        </w:tc>
      </w:tr>
      <w:tr w:rsidR="005326F2" w:rsidRPr="005326F2" w14:paraId="7AE6D437" w14:textId="77777777">
        <w:trPr>
          <w:tblCellSpacing w:w="15" w:type="dxa"/>
        </w:trPr>
        <w:tc>
          <w:tcPr>
            <w:tcW w:w="0" w:type="auto"/>
            <w:vAlign w:val="center"/>
            <w:hideMark/>
          </w:tcPr>
          <w:p w14:paraId="515826AB" w14:textId="77777777" w:rsidR="005326F2" w:rsidRPr="005326F2" w:rsidRDefault="005326F2" w:rsidP="005326F2">
            <w:r w:rsidRPr="005326F2">
              <w:t>Maksymalny pobór mocy AC</w:t>
            </w:r>
          </w:p>
        </w:tc>
        <w:tc>
          <w:tcPr>
            <w:tcW w:w="0" w:type="auto"/>
            <w:vAlign w:val="center"/>
            <w:hideMark/>
          </w:tcPr>
          <w:p w14:paraId="3DD04B55" w14:textId="77777777" w:rsidR="005326F2" w:rsidRPr="005326F2" w:rsidRDefault="005326F2" w:rsidP="005326F2"/>
        </w:tc>
      </w:tr>
      <w:tr w:rsidR="005326F2" w:rsidRPr="005326F2">
        <w:trPr>
          <w:tblCellSpacing w:w="15" w:type="dxa"/>
          <w:ins w:id="5423" w:author="Ewa Retajczyk" w:date="2026-10-08T11:25:31Z"/>
        </w:trPr>
        <w:tc>
          <w:tcPr>
            <w:tcW w:w="0" w:type="auto"/>
            <w:vAlign w:val="center"/>
            <w:hideMark/>
          </w:tcPr>
          <w:p w:rsidR="005326F2" w:rsidRPr="005326F2" w:rsidRDefault="005326F2" w:rsidP="005326F2">
            <w:pPr>
              <w:rPr>
                <w:ins w:id="5424" w:author="Ewa Retajczyk" w:date="2026-10-08T11:25:34Z"/>
              </w:rPr>
            </w:pPr>
            <w:ins w:id="5425" w:author="Ewa Retajczyk" w:date="2026-10-08T11:26:03Z">
              <w:r>
                <w:t xml:space="preserve">Liczba punktów mogących pracować jednocześnie z mocą ≥ 350 kW przy mocy przyłączeniowej 2,2 MW</w:t>
              </w:r>
            </w:ins>
          </w:p>
        </w:tc>
        <w:tc>
          <w:tcPr>
            <w:tcW w:w="0" w:type="auto"/>
            <w:vAlign w:val="center"/>
            <w:hideMark/>
          </w:tcPr>
          <w:p w:rsidR="005326F2" w:rsidRPr="005326F2" w:rsidRDefault="005326F2" w:rsidP="005326F2">
            <w:pPr>
              <w:rPr>
                <w:ins w:id="5426" w:author="Ewa Retajczyk" w:date="2026-10-08T11:26:04Z"/>
              </w:rPr>
            </w:pPr>
          </w:p>
        </w:tc>
      </w:tr>
      <w:tr w:rsidR="005326F2" w:rsidRPr="005326F2" w14:paraId="185EA3E2" w14:textId="77777777">
        <w:trPr>
          <w:tblCellSpacing w:w="15" w:type="dxa"/>
        </w:trPr>
        <w:tc>
          <w:tcPr>
            <w:tcW w:w="0" w:type="auto"/>
            <w:vAlign w:val="center"/>
            <w:hideMark/>
          </w:tcPr>
          <w:p w14:paraId="0468481B" w14:textId="77777777" w:rsidR="005326F2" w:rsidRPr="005326F2" w:rsidRDefault="005326F2" w:rsidP="005326F2">
            <w:r w:rsidRPr="005326F2">
              <w:t>Sprawność</w:t>
            </w:r>
          </w:p>
        </w:tc>
        <w:tc>
          <w:tcPr>
            <w:tcW w:w="0" w:type="auto"/>
            <w:vAlign w:val="center"/>
            <w:hideMark/>
          </w:tcPr>
          <w:p w14:paraId="2FA2ECAE" w14:textId="77777777" w:rsidR="005326F2" w:rsidRPr="005326F2" w:rsidRDefault="005326F2" w:rsidP="005326F2"/>
        </w:tc>
      </w:tr>
      <w:tr w:rsidR="005326F2" w:rsidRPr="005326F2" w14:paraId="523E12DD" w14:textId="77777777">
        <w:trPr>
          <w:tblCellSpacing w:w="15" w:type="dxa"/>
        </w:trPr>
        <w:tc>
          <w:tcPr>
            <w:tcW w:w="0" w:type="auto"/>
            <w:vAlign w:val="center"/>
            <w:hideMark/>
          </w:tcPr>
          <w:p w14:paraId="01C1D252" w14:textId="77777777" w:rsidR="005326F2" w:rsidRPr="005326F2" w:rsidRDefault="005326F2" w:rsidP="005326F2">
            <w:r w:rsidRPr="005326F2">
              <w:t>Zakres napięcia DC</w:t>
            </w:r>
          </w:p>
        </w:tc>
        <w:tc>
          <w:tcPr>
            <w:tcW w:w="0" w:type="auto"/>
            <w:vAlign w:val="center"/>
            <w:hideMark/>
          </w:tcPr>
          <w:p w14:paraId="03AE56A1" w14:textId="77777777" w:rsidR="005326F2" w:rsidRPr="005326F2" w:rsidRDefault="005326F2" w:rsidP="005326F2"/>
        </w:tc>
      </w:tr>
      <w:tr w:rsidR="005326F2" w:rsidRPr="005326F2" w14:paraId="2A3C6B1B" w14:textId="77777777">
        <w:trPr>
          <w:tblCellSpacing w:w="15" w:type="dxa"/>
        </w:trPr>
        <w:tc>
          <w:tcPr>
            <w:tcW w:w="0" w:type="auto"/>
            <w:vAlign w:val="center"/>
            <w:hideMark/>
          </w:tcPr>
          <w:p w14:paraId="326697D8" w14:textId="77777777" w:rsidR="005326F2" w:rsidRPr="005326F2" w:rsidRDefault="005326F2" w:rsidP="005326F2">
            <w:r w:rsidRPr="005326F2">
              <w:t>System OCPP</w:t>
            </w:r>
          </w:p>
        </w:tc>
        <w:tc>
          <w:tcPr>
            <w:tcW w:w="0" w:type="auto"/>
            <w:vAlign w:val="center"/>
            <w:hideMark/>
          </w:tcPr>
          <w:p w14:paraId="24DC15C8" w14:textId="77777777" w:rsidR="005326F2" w:rsidRPr="005326F2" w:rsidRDefault="005326F2" w:rsidP="005326F2"/>
        </w:tc>
      </w:tr>
      <w:tr w:rsidR="005326F2" w:rsidRPr="005326F2" w14:paraId="17E09E73" w14:textId="77777777">
        <w:trPr>
          <w:tblCellSpacing w:w="15" w:type="dxa"/>
        </w:trPr>
        <w:tc>
          <w:tcPr>
            <w:tcW w:w="0" w:type="auto"/>
            <w:vAlign w:val="center"/>
            <w:hideMark/>
          </w:tcPr>
          <w:p w14:paraId="6AE5AF4A" w14:textId="77777777" w:rsidR="005326F2" w:rsidRPr="005326F2" w:rsidRDefault="005326F2" w:rsidP="005326F2">
            <w:r w:rsidRPr="005326F2">
              <w:t>Billing</w:t>
            </w:r>
          </w:p>
        </w:tc>
        <w:tc>
          <w:tcPr>
            <w:tcW w:w="0" w:type="auto"/>
            <w:vAlign w:val="center"/>
            <w:hideMark/>
          </w:tcPr>
          <w:p w14:paraId="0882AAD7" w14:textId="77777777" w:rsidR="005326F2" w:rsidRPr="005326F2" w:rsidRDefault="005326F2" w:rsidP="005326F2"/>
        </w:tc>
      </w:tr>
      <w:tr w:rsidR="005326F2" w:rsidRPr="005326F2" w14:paraId="48C4BE8D" w14:textId="77777777">
        <w:trPr>
          <w:tblCellSpacing w:w="15" w:type="dxa"/>
        </w:trPr>
        <w:tc>
          <w:tcPr>
            <w:tcW w:w="0" w:type="auto"/>
            <w:vAlign w:val="center"/>
            <w:hideMark/>
          </w:tcPr>
          <w:p w14:paraId="1F2B58ED" w14:textId="77777777" w:rsidR="005326F2" w:rsidRPr="005326F2" w:rsidRDefault="005326F2" w:rsidP="005326F2">
            <w:r w:rsidRPr="005326F2">
              <w:t>Obsługa płatności</w:t>
            </w:r>
          </w:p>
        </w:tc>
        <w:tc>
          <w:tcPr>
            <w:tcW w:w="0" w:type="auto"/>
            <w:vAlign w:val="center"/>
            <w:hideMark/>
          </w:tcPr>
          <w:p w14:paraId="5CFF49F2" w14:textId="77777777" w:rsidR="005326F2" w:rsidRPr="005326F2" w:rsidRDefault="005326F2" w:rsidP="005326F2"/>
        </w:tc>
      </w:tr>
      <w:tr w:rsidR="005326F2" w:rsidRPr="005326F2" w14:paraId="59D66C98" w14:textId="77777777">
        <w:trPr>
          <w:tblCellSpacing w:w="15" w:type="dxa"/>
        </w:trPr>
        <w:tc>
          <w:tcPr>
            <w:tcW w:w="0" w:type="auto"/>
            <w:vAlign w:val="center"/>
            <w:hideMark/>
          </w:tcPr>
          <w:p w14:paraId="3ECF07CE" w14:textId="77777777" w:rsidR="005326F2" w:rsidRPr="0061581A" w:rsidRDefault="005326F2" w:rsidP="005326F2">
            <w:r w:rsidRPr="0061581A">
              <w:t>System monitorowania i zarządzania danymi dla obwodów zasilających punkty ładowania – opis rozwiązania</w:t>
            </w:r>
          </w:p>
        </w:tc>
        <w:tc>
          <w:tcPr>
            <w:tcW w:w="0" w:type="auto"/>
            <w:vAlign w:val="center"/>
            <w:hideMark/>
          </w:tcPr>
          <w:p w14:paraId="276B48D9" w14:textId="77777777" w:rsidR="005326F2" w:rsidRPr="005326F2" w:rsidRDefault="005326F2" w:rsidP="005326F2"/>
        </w:tc>
      </w:tr>
      <w:tr w:rsidR="005326F2" w:rsidRPr="005326F2" w14:paraId="449B3666" w14:textId="77777777">
        <w:trPr>
          <w:tblCellSpacing w:w="15" w:type="dxa"/>
        </w:trPr>
        <w:tc>
          <w:tcPr>
            <w:tcW w:w="0" w:type="auto"/>
            <w:vAlign w:val="center"/>
            <w:hideMark/>
          </w:tcPr>
          <w:p w14:paraId="1210F32A" w14:textId="77777777" w:rsidR="005326F2" w:rsidRPr="005326F2" w:rsidRDefault="005326F2" w:rsidP="005326F2">
            <w:r w:rsidRPr="005326F2">
              <w:t>Miejsce pomiaru</w:t>
            </w:r>
          </w:p>
        </w:tc>
        <w:tc>
          <w:tcPr>
            <w:tcW w:w="0" w:type="auto"/>
            <w:vAlign w:val="center"/>
            <w:hideMark/>
          </w:tcPr>
          <w:p w14:paraId="2F4D53F9" w14:textId="77777777" w:rsidR="005326F2" w:rsidRPr="005326F2" w:rsidRDefault="005326F2" w:rsidP="005326F2"/>
        </w:tc>
      </w:tr>
      <w:tr w:rsidR="005326F2" w:rsidRPr="005326F2" w14:paraId="7658B94A" w14:textId="77777777">
        <w:trPr>
          <w:tblCellSpacing w:w="15" w:type="dxa"/>
        </w:trPr>
        <w:tc>
          <w:tcPr>
            <w:tcW w:w="0" w:type="auto"/>
            <w:vAlign w:val="center"/>
            <w:hideMark/>
          </w:tcPr>
          <w:p w14:paraId="1182B0B6" w14:textId="77777777" w:rsidR="005326F2" w:rsidRPr="005326F2" w:rsidRDefault="005326F2" w:rsidP="005326F2">
            <w:r w:rsidRPr="005326F2">
              <w:t>Pomiar 3 faz i przewodu neutralnego</w:t>
            </w:r>
          </w:p>
        </w:tc>
        <w:tc>
          <w:tcPr>
            <w:tcW w:w="0" w:type="auto"/>
            <w:vAlign w:val="center"/>
            <w:hideMark/>
          </w:tcPr>
          <w:p w14:paraId="5DC1FECC" w14:textId="77777777" w:rsidR="005326F2" w:rsidRPr="005326F2" w:rsidRDefault="005326F2" w:rsidP="005326F2"/>
        </w:tc>
      </w:tr>
      <w:tr w:rsidR="005326F2" w:rsidRPr="005326F2" w14:paraId="436E4138" w14:textId="77777777">
        <w:trPr>
          <w:tblCellSpacing w:w="15" w:type="dxa"/>
        </w:trPr>
        <w:tc>
          <w:tcPr>
            <w:tcW w:w="0" w:type="auto"/>
            <w:vAlign w:val="center"/>
            <w:hideMark/>
          </w:tcPr>
          <w:p w14:paraId="44C93C46" w14:textId="77777777" w:rsidR="005326F2" w:rsidRPr="005326F2" w:rsidRDefault="005326F2" w:rsidP="005326F2">
            <w:r w:rsidRPr="005326F2">
              <w:t>Klasa pomiarowa IEC 61000-4-30</w:t>
            </w:r>
          </w:p>
        </w:tc>
        <w:tc>
          <w:tcPr>
            <w:tcW w:w="0" w:type="auto"/>
            <w:vAlign w:val="center"/>
            <w:hideMark/>
          </w:tcPr>
          <w:p w14:paraId="771A34F3" w14:textId="77777777" w:rsidR="005326F2" w:rsidRPr="005326F2" w:rsidRDefault="005326F2" w:rsidP="005326F2"/>
        </w:tc>
      </w:tr>
      <w:tr w:rsidR="005326F2" w:rsidRPr="005326F2" w14:paraId="5CCF3C0B" w14:textId="77777777">
        <w:trPr>
          <w:tblCellSpacing w:w="15" w:type="dxa"/>
        </w:trPr>
        <w:tc>
          <w:tcPr>
            <w:tcW w:w="0" w:type="auto"/>
            <w:vAlign w:val="center"/>
            <w:hideMark/>
          </w:tcPr>
          <w:p w14:paraId="77C8CD65" w14:textId="77777777" w:rsidR="005326F2" w:rsidRPr="005326F2" w:rsidRDefault="005326F2" w:rsidP="005326F2">
            <w:r w:rsidRPr="005326F2">
              <w:t>Zakres analizy harmonicznych</w:t>
            </w:r>
          </w:p>
        </w:tc>
        <w:tc>
          <w:tcPr>
            <w:tcW w:w="0" w:type="auto"/>
            <w:vAlign w:val="center"/>
            <w:hideMark/>
          </w:tcPr>
          <w:p w14:paraId="6D7C838A" w14:textId="77777777" w:rsidR="005326F2" w:rsidRPr="005326F2" w:rsidRDefault="005326F2" w:rsidP="005326F2"/>
        </w:tc>
      </w:tr>
      <w:tr w:rsidR="005326F2" w:rsidRPr="005326F2" w14:paraId="17965708" w14:textId="77777777">
        <w:trPr>
          <w:tblCellSpacing w:w="15" w:type="dxa"/>
        </w:trPr>
        <w:tc>
          <w:tcPr>
            <w:tcW w:w="0" w:type="auto"/>
            <w:vAlign w:val="center"/>
            <w:hideMark/>
          </w:tcPr>
          <w:p w14:paraId="153F5607" w14:textId="77777777" w:rsidR="005326F2" w:rsidRPr="005326F2" w:rsidRDefault="005326F2" w:rsidP="005326F2">
            <w:r w:rsidRPr="005326F2">
              <w:t>Kierunkowa analiza mocy składowych</w:t>
            </w:r>
          </w:p>
        </w:tc>
        <w:tc>
          <w:tcPr>
            <w:tcW w:w="0" w:type="auto"/>
            <w:vAlign w:val="center"/>
            <w:hideMark/>
          </w:tcPr>
          <w:p w14:paraId="39D410D4" w14:textId="77777777" w:rsidR="005326F2" w:rsidRPr="005326F2" w:rsidRDefault="005326F2" w:rsidP="005326F2"/>
        </w:tc>
      </w:tr>
      <w:tr w:rsidR="005326F2" w:rsidRPr="005326F2" w14:paraId="5C6DDD79" w14:textId="77777777">
        <w:trPr>
          <w:tblCellSpacing w:w="15" w:type="dxa"/>
        </w:trPr>
        <w:tc>
          <w:tcPr>
            <w:tcW w:w="0" w:type="auto"/>
            <w:vAlign w:val="center"/>
            <w:hideMark/>
          </w:tcPr>
          <w:p w14:paraId="7D95825A" w14:textId="77777777" w:rsidR="005326F2" w:rsidRPr="005326F2" w:rsidRDefault="005326F2" w:rsidP="005326F2">
            <w:r w:rsidRPr="005326F2">
              <w:t>Zakres monitoringu zaburzeń wysokoczęstotliwościowych</w:t>
            </w:r>
          </w:p>
        </w:tc>
        <w:tc>
          <w:tcPr>
            <w:tcW w:w="0" w:type="auto"/>
            <w:vAlign w:val="center"/>
            <w:hideMark/>
          </w:tcPr>
          <w:p w14:paraId="6BB6BC97" w14:textId="77777777" w:rsidR="005326F2" w:rsidRPr="005326F2" w:rsidRDefault="005326F2" w:rsidP="005326F2"/>
        </w:tc>
      </w:tr>
      <w:tr w:rsidR="005326F2" w:rsidRPr="005326F2" w14:paraId="5D28D4C2" w14:textId="77777777">
        <w:trPr>
          <w:tblCellSpacing w:w="15" w:type="dxa"/>
        </w:trPr>
        <w:tc>
          <w:tcPr>
            <w:tcW w:w="0" w:type="auto"/>
            <w:vAlign w:val="center"/>
            <w:hideMark/>
          </w:tcPr>
          <w:p w14:paraId="7DD64518" w14:textId="77777777" w:rsidR="005326F2" w:rsidRPr="005326F2" w:rsidRDefault="005326F2" w:rsidP="005326F2">
            <w:r w:rsidRPr="005326F2">
              <w:t>Monitoring 2–148 kHz</w:t>
            </w:r>
          </w:p>
        </w:tc>
        <w:tc>
          <w:tcPr>
            <w:tcW w:w="0" w:type="auto"/>
            <w:vAlign w:val="center"/>
            <w:hideMark/>
          </w:tcPr>
          <w:p w14:paraId="20259744" w14:textId="77777777" w:rsidR="005326F2" w:rsidRPr="005326F2" w:rsidRDefault="005326F2" w:rsidP="005326F2"/>
        </w:tc>
      </w:tr>
      <w:tr w:rsidR="005326F2" w:rsidRPr="005326F2" w14:paraId="6E1921E5" w14:textId="77777777">
        <w:trPr>
          <w:tblCellSpacing w:w="15" w:type="dxa"/>
        </w:trPr>
        <w:tc>
          <w:tcPr>
            <w:tcW w:w="0" w:type="auto"/>
            <w:vAlign w:val="center"/>
            <w:hideMark/>
          </w:tcPr>
          <w:p w14:paraId="0276F424" w14:textId="77777777" w:rsidR="005326F2" w:rsidRPr="005326F2" w:rsidRDefault="005326F2" w:rsidP="005326F2">
            <w:r w:rsidRPr="005326F2">
              <w:t>Rejestracja przepięć</w:t>
            </w:r>
          </w:p>
        </w:tc>
        <w:tc>
          <w:tcPr>
            <w:tcW w:w="0" w:type="auto"/>
            <w:vAlign w:val="center"/>
            <w:hideMark/>
          </w:tcPr>
          <w:p w14:paraId="2880BE81" w14:textId="77777777" w:rsidR="005326F2" w:rsidRPr="005326F2" w:rsidRDefault="005326F2" w:rsidP="005326F2"/>
        </w:tc>
      </w:tr>
      <w:tr w:rsidR="005326F2" w:rsidRPr="005326F2" w14:paraId="10D7FC66" w14:textId="77777777">
        <w:trPr>
          <w:tblCellSpacing w:w="15" w:type="dxa"/>
        </w:trPr>
        <w:tc>
          <w:tcPr>
            <w:tcW w:w="0" w:type="auto"/>
            <w:vAlign w:val="center"/>
            <w:hideMark/>
          </w:tcPr>
          <w:p w14:paraId="55364686" w14:textId="77777777" w:rsidR="005326F2" w:rsidRPr="005326F2" w:rsidRDefault="005326F2" w:rsidP="005326F2">
            <w:r w:rsidRPr="005326F2">
              <w:lastRenderedPageBreak/>
              <w:t>Minimalna rozdzielczość czasowa rejestracji</w:t>
            </w:r>
          </w:p>
        </w:tc>
        <w:tc>
          <w:tcPr>
            <w:tcW w:w="0" w:type="auto"/>
            <w:vAlign w:val="center"/>
            <w:hideMark/>
          </w:tcPr>
          <w:p w14:paraId="1E3C7818" w14:textId="77777777" w:rsidR="005326F2" w:rsidRPr="005326F2" w:rsidRDefault="005326F2" w:rsidP="005326F2"/>
        </w:tc>
      </w:tr>
      <w:tr w:rsidR="005326F2" w:rsidRPr="005326F2" w14:paraId="6B2AF211" w14:textId="77777777">
        <w:trPr>
          <w:tblCellSpacing w:w="15" w:type="dxa"/>
        </w:trPr>
        <w:tc>
          <w:tcPr>
            <w:tcW w:w="0" w:type="auto"/>
            <w:vAlign w:val="center"/>
            <w:hideMark/>
          </w:tcPr>
          <w:p w14:paraId="48FA9A10" w14:textId="77777777" w:rsidR="005326F2" w:rsidRPr="005326F2" w:rsidRDefault="005326F2" w:rsidP="005326F2">
            <w:r w:rsidRPr="005326F2">
              <w:t>Liczba wejść binarnych</w:t>
            </w:r>
          </w:p>
        </w:tc>
        <w:tc>
          <w:tcPr>
            <w:tcW w:w="0" w:type="auto"/>
            <w:vAlign w:val="center"/>
            <w:hideMark/>
          </w:tcPr>
          <w:p w14:paraId="50F53CD1" w14:textId="77777777" w:rsidR="005326F2" w:rsidRPr="005326F2" w:rsidRDefault="005326F2" w:rsidP="005326F2"/>
        </w:tc>
      </w:tr>
      <w:tr w:rsidR="005326F2" w:rsidRPr="005326F2" w14:paraId="6B7F22C2" w14:textId="77777777">
        <w:trPr>
          <w:tblCellSpacing w:w="15" w:type="dxa"/>
        </w:trPr>
        <w:tc>
          <w:tcPr>
            <w:tcW w:w="0" w:type="auto"/>
            <w:vAlign w:val="center"/>
            <w:hideMark/>
          </w:tcPr>
          <w:p w14:paraId="699575B4" w14:textId="77777777" w:rsidR="005326F2" w:rsidRPr="005326F2" w:rsidRDefault="005326F2" w:rsidP="005326F2">
            <w:r w:rsidRPr="005326F2">
              <w:t>Dokładność znakowania zdarzeń</w:t>
            </w:r>
          </w:p>
        </w:tc>
        <w:tc>
          <w:tcPr>
            <w:tcW w:w="0" w:type="auto"/>
            <w:vAlign w:val="center"/>
            <w:hideMark/>
          </w:tcPr>
          <w:p w14:paraId="25D15A3A" w14:textId="77777777" w:rsidR="005326F2" w:rsidRPr="005326F2" w:rsidRDefault="005326F2" w:rsidP="005326F2"/>
        </w:tc>
      </w:tr>
      <w:tr w:rsidR="005326F2" w:rsidRPr="005326F2" w14:paraId="7843FD41" w14:textId="77777777">
        <w:trPr>
          <w:tblCellSpacing w:w="15" w:type="dxa"/>
        </w:trPr>
        <w:tc>
          <w:tcPr>
            <w:tcW w:w="0" w:type="auto"/>
            <w:vAlign w:val="center"/>
            <w:hideMark/>
          </w:tcPr>
          <w:p w14:paraId="07655574" w14:textId="77777777" w:rsidR="005326F2" w:rsidRPr="005326F2" w:rsidRDefault="005326F2" w:rsidP="005326F2">
            <w:r w:rsidRPr="005326F2">
              <w:t>Alarmowanie</w:t>
            </w:r>
          </w:p>
        </w:tc>
        <w:tc>
          <w:tcPr>
            <w:tcW w:w="0" w:type="auto"/>
            <w:vAlign w:val="center"/>
            <w:hideMark/>
          </w:tcPr>
          <w:p w14:paraId="558C090C" w14:textId="77777777" w:rsidR="005326F2" w:rsidRPr="005326F2" w:rsidRDefault="005326F2" w:rsidP="005326F2"/>
        </w:tc>
      </w:tr>
      <w:tr w:rsidR="005326F2" w:rsidRPr="005326F2" w14:paraId="19240C56" w14:textId="77777777">
        <w:trPr>
          <w:tblCellSpacing w:w="15" w:type="dxa"/>
        </w:trPr>
        <w:tc>
          <w:tcPr>
            <w:tcW w:w="0" w:type="auto"/>
            <w:vAlign w:val="center"/>
            <w:hideMark/>
          </w:tcPr>
          <w:p w14:paraId="63579608" w14:textId="77777777" w:rsidR="005326F2" w:rsidRPr="005326F2" w:rsidRDefault="005326F2" w:rsidP="005326F2">
            <w:r w:rsidRPr="005326F2">
              <w:t>System centralny</w:t>
            </w:r>
          </w:p>
        </w:tc>
        <w:tc>
          <w:tcPr>
            <w:tcW w:w="0" w:type="auto"/>
            <w:vAlign w:val="center"/>
            <w:hideMark/>
          </w:tcPr>
          <w:p w14:paraId="32238EA5" w14:textId="77777777" w:rsidR="005326F2" w:rsidRPr="005326F2" w:rsidRDefault="005326F2" w:rsidP="005326F2"/>
        </w:tc>
      </w:tr>
      <w:tr w:rsidR="005326F2" w:rsidRPr="005326F2" w14:paraId="54372CD1" w14:textId="77777777">
        <w:trPr>
          <w:tblCellSpacing w:w="15" w:type="dxa"/>
        </w:trPr>
        <w:tc>
          <w:tcPr>
            <w:tcW w:w="0" w:type="auto"/>
            <w:vAlign w:val="center"/>
            <w:hideMark/>
          </w:tcPr>
          <w:p w14:paraId="16FA0228" w14:textId="77777777" w:rsidR="005326F2" w:rsidRPr="005326F2" w:rsidRDefault="005326F2" w:rsidP="005326F2">
            <w:r w:rsidRPr="005326F2">
              <w:t>Archiwizacja i eksport danych</w:t>
            </w:r>
          </w:p>
        </w:tc>
        <w:tc>
          <w:tcPr>
            <w:tcW w:w="0" w:type="auto"/>
            <w:vAlign w:val="center"/>
            <w:hideMark/>
          </w:tcPr>
          <w:p w14:paraId="103173E1" w14:textId="77777777" w:rsidR="005326F2" w:rsidRPr="005326F2" w:rsidRDefault="005326F2" w:rsidP="005326F2"/>
        </w:tc>
      </w:tr>
      <w:tr w:rsidR="005326F2" w:rsidRPr="005326F2" w14:paraId="245AA014" w14:textId="77777777">
        <w:trPr>
          <w:tblCellSpacing w:w="15" w:type="dxa"/>
        </w:trPr>
        <w:tc>
          <w:tcPr>
            <w:tcW w:w="0" w:type="auto"/>
            <w:vAlign w:val="center"/>
            <w:hideMark/>
          </w:tcPr>
          <w:p w14:paraId="63BF42F6" w14:textId="77777777" w:rsidR="005326F2" w:rsidRPr="005326F2" w:rsidRDefault="005326F2" w:rsidP="005326F2">
            <w:r w:rsidRPr="005326F2">
              <w:t>Lokalne buforowanie danych</w:t>
            </w:r>
          </w:p>
        </w:tc>
        <w:tc>
          <w:tcPr>
            <w:tcW w:w="0" w:type="auto"/>
            <w:vAlign w:val="center"/>
            <w:hideMark/>
          </w:tcPr>
          <w:p w14:paraId="3B78CCEE" w14:textId="77777777" w:rsidR="005326F2" w:rsidRPr="005326F2" w:rsidRDefault="005326F2" w:rsidP="005326F2"/>
        </w:tc>
      </w:tr>
      <w:tr w:rsidR="005326F2" w:rsidRPr="005326F2" w14:paraId="0AC09480" w14:textId="77777777">
        <w:trPr>
          <w:tblCellSpacing w:w="15" w:type="dxa"/>
        </w:trPr>
        <w:tc>
          <w:tcPr>
            <w:tcW w:w="0" w:type="auto"/>
            <w:vAlign w:val="center"/>
            <w:hideMark/>
          </w:tcPr>
          <w:p w14:paraId="43BBDC08" w14:textId="77777777" w:rsidR="005326F2" w:rsidRPr="005326F2" w:rsidRDefault="005326F2" w:rsidP="005326F2">
            <w:r w:rsidRPr="005326F2">
              <w:t>Synchronizacja danych po utracie komunikacji</w:t>
            </w:r>
          </w:p>
        </w:tc>
        <w:tc>
          <w:tcPr>
            <w:tcW w:w="0" w:type="auto"/>
            <w:vAlign w:val="center"/>
            <w:hideMark/>
          </w:tcPr>
          <w:p w14:paraId="18F504A9" w14:textId="77777777" w:rsidR="005326F2" w:rsidRPr="005326F2" w:rsidRDefault="005326F2" w:rsidP="005326F2"/>
        </w:tc>
      </w:tr>
      <w:tr w:rsidR="005326F2" w:rsidRPr="005326F2" w14:paraId="0DADFF4E" w14:textId="77777777">
        <w:trPr>
          <w:tblCellSpacing w:w="15" w:type="dxa"/>
        </w:trPr>
        <w:tc>
          <w:tcPr>
            <w:tcW w:w="0" w:type="auto"/>
            <w:vAlign w:val="center"/>
            <w:hideMark/>
          </w:tcPr>
          <w:p w14:paraId="190DA275" w14:textId="77777777" w:rsidR="005326F2" w:rsidRPr="005326F2" w:rsidRDefault="005326F2" w:rsidP="005326F2">
            <w:proofErr w:type="spellStart"/>
            <w:r w:rsidRPr="005326F2">
              <w:t>Cyberbezpieczeństwo</w:t>
            </w:r>
            <w:proofErr w:type="spellEnd"/>
          </w:p>
        </w:tc>
        <w:tc>
          <w:tcPr>
            <w:tcW w:w="0" w:type="auto"/>
            <w:vAlign w:val="center"/>
            <w:hideMark/>
          </w:tcPr>
          <w:p w14:paraId="3B1E1F92" w14:textId="77777777" w:rsidR="005326F2" w:rsidRPr="005326F2" w:rsidRDefault="005326F2" w:rsidP="005326F2"/>
        </w:tc>
      </w:tr>
      <w:tr w:rsidR="005326F2" w:rsidRPr="005326F2" w14:paraId="1407ECDA" w14:textId="77777777">
        <w:trPr>
          <w:tblCellSpacing w:w="15" w:type="dxa"/>
        </w:trPr>
        <w:tc>
          <w:tcPr>
            <w:tcW w:w="0" w:type="auto"/>
            <w:vAlign w:val="center"/>
            <w:hideMark/>
          </w:tcPr>
          <w:p w14:paraId="67280FF3" w14:textId="77777777" w:rsidR="005326F2" w:rsidRPr="005326F2" w:rsidRDefault="005326F2" w:rsidP="005326F2">
            <w:r w:rsidRPr="005326F2">
              <w:t>Certyfikat IEC 61000-4-30 klasa A</w:t>
            </w:r>
          </w:p>
        </w:tc>
        <w:tc>
          <w:tcPr>
            <w:tcW w:w="0" w:type="auto"/>
            <w:vAlign w:val="center"/>
            <w:hideMark/>
          </w:tcPr>
          <w:p w14:paraId="06F8DB76" w14:textId="77777777" w:rsidR="005326F2" w:rsidRPr="005326F2" w:rsidRDefault="005326F2" w:rsidP="005326F2"/>
        </w:tc>
      </w:tr>
      <w:tr w:rsidR="005326F2" w:rsidRPr="005326F2" w14:paraId="3486E627" w14:textId="77777777">
        <w:trPr>
          <w:tblCellSpacing w:w="15" w:type="dxa"/>
        </w:trPr>
        <w:tc>
          <w:tcPr>
            <w:tcW w:w="0" w:type="auto"/>
            <w:vAlign w:val="center"/>
            <w:hideMark/>
          </w:tcPr>
          <w:p w14:paraId="0F161667" w14:textId="77777777" w:rsidR="005326F2" w:rsidRPr="005326F2" w:rsidRDefault="005326F2" w:rsidP="005326F2">
            <w:r w:rsidRPr="005326F2">
              <w:t>Klasa FI1</w:t>
            </w:r>
          </w:p>
        </w:tc>
        <w:tc>
          <w:tcPr>
            <w:tcW w:w="0" w:type="auto"/>
            <w:vAlign w:val="center"/>
            <w:hideMark/>
          </w:tcPr>
          <w:p w14:paraId="5D663187" w14:textId="77777777" w:rsidR="005326F2" w:rsidRPr="005326F2" w:rsidRDefault="005326F2" w:rsidP="005326F2"/>
        </w:tc>
      </w:tr>
      <w:tr w:rsidR="005326F2" w:rsidRPr="005326F2" w14:paraId="3E8C1093" w14:textId="77777777">
        <w:trPr>
          <w:tblCellSpacing w:w="15" w:type="dxa"/>
        </w:trPr>
        <w:tc>
          <w:tcPr>
            <w:tcW w:w="0" w:type="auto"/>
            <w:vAlign w:val="center"/>
            <w:hideMark/>
          </w:tcPr>
          <w:p w14:paraId="36384567" w14:textId="77777777" w:rsidR="005326F2" w:rsidRPr="005326F2" w:rsidRDefault="005326F2" w:rsidP="005326F2">
            <w:r w:rsidRPr="005326F2">
              <w:t>Integracja z systemem nadrzędnym</w:t>
            </w:r>
          </w:p>
        </w:tc>
        <w:tc>
          <w:tcPr>
            <w:tcW w:w="0" w:type="auto"/>
            <w:vAlign w:val="center"/>
            <w:hideMark/>
          </w:tcPr>
          <w:p w14:paraId="27CB5517" w14:textId="77777777" w:rsidR="005326F2" w:rsidRPr="005326F2" w:rsidRDefault="005326F2" w:rsidP="005326F2"/>
        </w:tc>
      </w:tr>
      <w:tr w:rsidR="005326F2" w:rsidRPr="005326F2" w14:paraId="3E8F801F" w14:textId="77777777">
        <w:trPr>
          <w:tblCellSpacing w:w="15" w:type="dxa"/>
        </w:trPr>
        <w:tc>
          <w:tcPr>
            <w:tcW w:w="0" w:type="auto"/>
            <w:vAlign w:val="center"/>
            <w:hideMark/>
          </w:tcPr>
          <w:p w14:paraId="1E649A3E" w14:textId="77777777" w:rsidR="005326F2" w:rsidRPr="005326F2" w:rsidRDefault="005326F2" w:rsidP="005326F2">
            <w:r w:rsidRPr="005326F2">
              <w:t>Termin przekazania danych do projektu Zamówienia nr 2</w:t>
            </w:r>
          </w:p>
        </w:tc>
        <w:tc>
          <w:tcPr>
            <w:tcW w:w="0" w:type="auto"/>
            <w:vAlign w:val="center"/>
            <w:hideMark/>
          </w:tcPr>
          <w:p w14:paraId="147DF0E7" w14:textId="77777777" w:rsidR="005326F2" w:rsidRPr="005326F2" w:rsidRDefault="005326F2" w:rsidP="005326F2"/>
        </w:tc>
      </w:tr>
      <w:tr w:rsidR="005326F2" w:rsidRPr="005326F2" w14:paraId="563F5720" w14:textId="77777777">
        <w:trPr>
          <w:tblCellSpacing w:w="15" w:type="dxa"/>
        </w:trPr>
        <w:tc>
          <w:tcPr>
            <w:tcW w:w="0" w:type="auto"/>
            <w:vAlign w:val="center"/>
            <w:hideMark/>
          </w:tcPr>
          <w:p w14:paraId="2232F390" w14:textId="77777777" w:rsidR="005326F2" w:rsidRPr="005326F2" w:rsidRDefault="005326F2" w:rsidP="005326F2">
            <w:r>
              <w:t xml:space="preserve">Termin dostawy</w:t>
            </w:r>
            <w:ins w:id="5414" w:author="Ewa Retajczyk" w:date="2026-10-08T11:26:30Z">
              <w:r>
                <w:t xml:space="preserve"> sprzętu na miejsce (liczba dni kalendarzowych od zawarcia umowy; nie później niż 30.11.2026 r.)</w:t>
              </w:r>
            </w:ins>
          </w:p>
        </w:tc>
        <w:tc>
          <w:tcPr>
            <w:tcW w:w="0" w:type="auto"/>
            <w:vAlign w:val="center"/>
            <w:hideMark/>
          </w:tcPr>
          <w:p w14:paraId="17B6AE09" w14:textId="77777777" w:rsidR="005326F2" w:rsidRPr="005326F2" w:rsidRDefault="005326F2" w:rsidP="005326F2"/>
        </w:tc>
      </w:tr>
      <w:tr w:rsidR="005326F2" w:rsidRPr="005326F2" w14:paraId="6A10F87B" w14:textId="77777777">
        <w:trPr>
          <w:tblCellSpacing w:w="15" w:type="dxa"/>
        </w:trPr>
        <w:tc>
          <w:tcPr>
            <w:tcW w:w="0" w:type="auto"/>
            <w:vAlign w:val="center"/>
            <w:hideMark/>
          </w:tcPr>
          <w:p w14:paraId="56FE47E1" w14:textId="77777777" w:rsidR="005326F2" w:rsidRPr="005326F2" w:rsidRDefault="005326F2" w:rsidP="005326F2">
            <w:r w:rsidRPr="005326F2">
              <w:t>Termin montażu</w:t>
            </w:r>
          </w:p>
        </w:tc>
        <w:tc>
          <w:tcPr>
            <w:tcW w:w="0" w:type="auto"/>
            <w:vAlign w:val="center"/>
            <w:hideMark/>
          </w:tcPr>
          <w:p w14:paraId="74187A19" w14:textId="77777777" w:rsidR="005326F2" w:rsidRPr="005326F2" w:rsidRDefault="005326F2" w:rsidP="005326F2"/>
        </w:tc>
      </w:tr>
      <w:tr w:rsidR="005326F2" w:rsidRPr="005326F2" w14:paraId="2582E6EA" w14:textId="77777777">
        <w:trPr>
          <w:tblCellSpacing w:w="15" w:type="dxa"/>
        </w:trPr>
        <w:tc>
          <w:tcPr>
            <w:tcW w:w="0" w:type="auto"/>
            <w:vAlign w:val="center"/>
            <w:hideMark/>
          </w:tcPr>
          <w:p w14:paraId="28197A00" w14:textId="77777777" w:rsidR="005326F2" w:rsidRPr="005326F2" w:rsidRDefault="005326F2" w:rsidP="005326F2">
            <w:r w:rsidRPr="005326F2">
              <w:t>Termin uruchomienia</w:t>
            </w:r>
          </w:p>
        </w:tc>
        <w:tc>
          <w:tcPr>
            <w:tcW w:w="0" w:type="auto"/>
            <w:vAlign w:val="center"/>
            <w:hideMark/>
          </w:tcPr>
          <w:p w14:paraId="746A1A61" w14:textId="77777777" w:rsidR="005326F2" w:rsidRPr="005326F2" w:rsidRDefault="005326F2" w:rsidP="005326F2"/>
        </w:tc>
      </w:tr>
      <w:tr w:rsidR="005326F2" w:rsidRPr="005326F2" w14:paraId="56E7FF24" w14:textId="77777777">
        <w:trPr>
          <w:tblCellSpacing w:w="15" w:type="dxa"/>
        </w:trPr>
        <w:tc>
          <w:tcPr>
            <w:tcW w:w="0" w:type="auto"/>
            <w:vAlign w:val="center"/>
            <w:hideMark/>
          </w:tcPr>
          <w:p w14:paraId="29E1533C" w14:textId="77777777" w:rsidR="005326F2" w:rsidRPr="005326F2" w:rsidRDefault="005326F2" w:rsidP="005326F2">
            <w:r w:rsidRPr="005326F2">
              <w:t>Gwarancja</w:t>
            </w:r>
          </w:p>
        </w:tc>
        <w:tc>
          <w:tcPr>
            <w:tcW w:w="0" w:type="auto"/>
            <w:vAlign w:val="center"/>
            <w:hideMark/>
          </w:tcPr>
          <w:p w14:paraId="4442EF6D" w14:textId="77777777" w:rsidR="005326F2" w:rsidRPr="005326F2" w:rsidRDefault="005326F2" w:rsidP="005326F2"/>
        </w:tc>
      </w:tr>
      <w:tr w:rsidR="005326F2" w:rsidRPr="005326F2" w14:paraId="7BCEFEDD" w14:textId="77777777">
        <w:trPr>
          <w:tblCellSpacing w:w="15" w:type="dxa"/>
        </w:trPr>
        <w:tc>
          <w:tcPr>
            <w:tcW w:w="0" w:type="auto"/>
            <w:vAlign w:val="center"/>
            <w:hideMark/>
          </w:tcPr>
          <w:p w14:paraId="1D33DA0D" w14:textId="77777777" w:rsidR="005326F2" w:rsidRPr="005326F2" w:rsidRDefault="005326F2" w:rsidP="005326F2">
            <w:r w:rsidRPr="005326F2">
              <w:t>Czas reakcji serwisu</w:t>
            </w:r>
          </w:p>
        </w:tc>
        <w:tc>
          <w:tcPr>
            <w:tcW w:w="0" w:type="auto"/>
            <w:vAlign w:val="center"/>
            <w:hideMark/>
          </w:tcPr>
          <w:p w14:paraId="6940F39F" w14:textId="77777777" w:rsidR="005326F2" w:rsidRPr="005326F2" w:rsidRDefault="005326F2" w:rsidP="005326F2"/>
        </w:tc>
      </w:tr>
      <w:tr w:rsidR="005326F2" w:rsidRPr="005326F2" w14:paraId="07181E43" w14:textId="77777777">
        <w:trPr>
          <w:tblCellSpacing w:w="15" w:type="dxa"/>
        </w:trPr>
        <w:tc>
          <w:tcPr>
            <w:tcW w:w="0" w:type="auto"/>
            <w:vAlign w:val="center"/>
            <w:hideMark/>
          </w:tcPr>
          <w:p w14:paraId="4F1457E6" w14:textId="77777777" w:rsidR="005326F2" w:rsidRPr="005326F2" w:rsidRDefault="005326F2" w:rsidP="005326F2">
            <w:r w:rsidRPr="005326F2">
              <w:t>Czas usunięcia awarii</w:t>
            </w:r>
          </w:p>
        </w:tc>
        <w:tc>
          <w:tcPr>
            <w:tcW w:w="0" w:type="auto"/>
            <w:vAlign w:val="center"/>
            <w:hideMark/>
          </w:tcPr>
          <w:p w14:paraId="5A7CF6E2" w14:textId="77777777" w:rsidR="005326F2" w:rsidRPr="005326F2" w:rsidRDefault="005326F2" w:rsidP="005326F2"/>
        </w:tc>
      </w:tr>
      <w:tr w:rsidR="005326F2" w:rsidRPr="005326F2" w14:paraId="1A83B7D1" w14:textId="77777777">
        <w:trPr>
          <w:tblCellSpacing w:w="15" w:type="dxa"/>
        </w:trPr>
        <w:tc>
          <w:tcPr>
            <w:tcW w:w="0" w:type="auto"/>
            <w:vAlign w:val="center"/>
            <w:hideMark/>
          </w:tcPr>
          <w:p w14:paraId="434DA1DE" w14:textId="77777777" w:rsidR="005326F2" w:rsidRPr="005326F2" w:rsidRDefault="005326F2" w:rsidP="005326F2">
            <w:r w:rsidRPr="005326F2">
              <w:t>Koszty licencji i abonamentów w latach 2–5</w:t>
            </w:r>
          </w:p>
        </w:tc>
        <w:tc>
          <w:tcPr>
            <w:tcW w:w="0" w:type="auto"/>
            <w:vAlign w:val="center"/>
            <w:hideMark/>
          </w:tcPr>
          <w:p w14:paraId="14479DF7" w14:textId="77777777" w:rsidR="005326F2" w:rsidRPr="005326F2" w:rsidRDefault="005326F2" w:rsidP="005326F2"/>
        </w:tc>
      </w:tr>
      <w:tr w:rsidR="005326F2" w:rsidRPr="005326F2" w14:paraId="3F354DED" w14:textId="77777777">
        <w:trPr>
          <w:tblCellSpacing w:w="15" w:type="dxa"/>
        </w:trPr>
        <w:tc>
          <w:tcPr>
            <w:tcW w:w="0" w:type="auto"/>
            <w:vAlign w:val="center"/>
            <w:hideMark/>
          </w:tcPr>
          <w:p w14:paraId="4A2F9169" w14:textId="77777777" w:rsidR="005326F2" w:rsidRPr="005326F2" w:rsidRDefault="005326F2" w:rsidP="005326F2">
            <w:del w:id="5415" w:author="Ewa Retajczyk" w:date="2026-10-08T11:26:35Z">
              <w:r>
                <w:delText xml:space="preserve">Odstępstwa</w:delText>
              </w:r>
            </w:del>
            <w:ins w:id="5416" w:author="Ewa Retajczyk" w:date="2026-10-08T11:26:56Z">
              <w:r>
                <w:t xml:space="preserve">Rozwiązania</w:t>
              </w:r>
            </w:ins>
            <w:r>
              <w:t xml:space="preserve"> </w:t>
            </w:r>
            <w:del w:id="5417" w:author="Ewa Retajczyk" w:date="2026-10-08T11:27:17Z">
              <w:r>
                <w:delText xml:space="preserve">od</w:delText>
              </w:r>
            </w:del>
            <w:ins w:id="5418" w:author="Ewa Retajczyk" w:date="2026-10-08T11:27:18Z">
              <w:r>
                <w:t xml:space="preserve">równoważne</w:t>
              </w:r>
            </w:ins>
            <w:r>
              <w:t xml:space="preserve"> </w:t>
            </w:r>
            <w:del w:id="5419" w:author="Ewa Retajczyk" w:date="2026-10-08T11:27:25Z">
              <w:r>
                <w:delText xml:space="preserve">wymagań</w:delText>
              </w:r>
            </w:del>
            <w:ins w:id="5420" w:author="Ewa Retajczyk" w:date="2026-10-08T11:27:41Z">
              <w:r>
                <w:t xml:space="preserve">(opis</w:t>
              </w:r>
            </w:ins>
            <w:r>
              <w:t xml:space="preserve"> </w:t>
            </w:r>
            <w:del w:id="5421" w:author="Ewa Retajczyk" w:date="2026-10-08T11:28:17Z">
              <w:r>
                <w:delText xml:space="preserve">zamówienia</w:delText>
              </w:r>
            </w:del>
            <w:ins w:id="5422" w:author="Ewa Retajczyk" w:date="2026-10-08T11:28:30Z">
              <w:r>
                <w:t xml:space="preserve">i wykazanie równoważności)</w:t>
              </w:r>
            </w:ins>
          </w:p>
        </w:tc>
        <w:tc>
          <w:tcPr>
            <w:tcW w:w="0" w:type="auto"/>
            <w:vAlign w:val="center"/>
            <w:hideMark/>
          </w:tcPr>
          <w:p w14:paraId="1DEA43BC" w14:textId="77777777" w:rsidR="005326F2" w:rsidRPr="005326F2" w:rsidRDefault="005326F2" w:rsidP="005326F2"/>
        </w:tc>
      </w:tr>
    </w:tbl>
    <w:p w14:paraId="7AFB53A3" w14:textId="77777777" w:rsidR="005326F2" w:rsidRPr="005326F2" w:rsidRDefault="00000000" w:rsidP="005326F2">
      <w:r>
        <w:pict w14:anchorId="264BEFCB">
          <v:rect id="_x0000_i1043" style="width:0;height:1.5pt" o:hralign="center" o:hrstd="t" o:hr="t" fillcolor="#a0a0a0" stroked="f"/>
        </w:pict>
      </w:r>
    </w:p>
    <w:p w14:paraId="16C48C8D" w14:textId="77777777" w:rsidR="005326F2" w:rsidRPr="005326F2" w:rsidRDefault="005326F2" w:rsidP="005326F2">
      <w:pPr>
        <w:rPr>
          <w:b/>
          <w:bCs/>
        </w:rPr>
      </w:pPr>
      <w:r w:rsidRPr="005326F2">
        <w:rPr>
          <w:b/>
          <w:bCs/>
        </w:rPr>
        <w:t>19. KOORDYNACJA Z ZAMÓWIENIEM NR 2 I ZAMÓWIENIEM NR 3</w:t>
      </w:r>
    </w:p>
    <w:p w14:paraId="0D50CC47" w14:textId="77777777" w:rsidR="005326F2" w:rsidRPr="005326F2" w:rsidRDefault="005326F2" w:rsidP="005326F2">
      <w:r w:rsidRPr="005326F2">
        <w:lastRenderedPageBreak/>
        <w:t>Wykonawca Zamówienia nr 1 zobowiązany jest do ścisłej współpracy z wykonawcami Zamówienia nr 2 i Zamówienia nr 3.</w:t>
      </w:r>
    </w:p>
    <w:p w14:paraId="6FB9651B" w14:textId="77777777" w:rsidR="005326F2" w:rsidRPr="005326F2" w:rsidRDefault="005326F2" w:rsidP="005326F2">
      <w:r w:rsidRPr="005326F2">
        <w:t>W szczególności:</w:t>
      </w:r>
    </w:p>
    <w:p w14:paraId="3668A82F" w14:textId="77777777" w:rsidR="005326F2" w:rsidRPr="005326F2" w:rsidRDefault="005326F2" w:rsidP="005326F2">
      <w:pPr>
        <w:numPr>
          <w:ilvl w:val="0"/>
          <w:numId w:val="20"/>
        </w:numPr>
      </w:pPr>
      <w:r>
        <w:t xml:space="preserve">Wykonawca Zamówienia nr 1 przekazuje Zamówieniu nr 2 komplet danych niezbędnych do wykonania projektu całej instalacji, fundamentów, tras kablowych, instalacji </w:t>
      </w:r>
      <w:r>
        <w:t xml:space="preserve">nN</w:t>
      </w:r>
      <w:r>
        <w:t xml:space="preserve">/DC, stanowisk, </w:t>
      </w:r>
      <w:del w:id="5431" w:author="Ewa Retajczyk" w:date="2026-10-08T11:28:33Z">
        <w:r>
          <w:delText xml:space="preserve">zadaszenia, </w:delText>
        </w:r>
      </w:del>
      <w:r>
        <w:t xml:space="preserve">oświetlenia i infrastruktury teletechnicznej.</w:t>
      </w:r>
    </w:p>
    <w:p w14:paraId="6808D1C9" w14:textId="77777777" w:rsidR="005326F2" w:rsidRPr="005326F2" w:rsidRDefault="005326F2" w:rsidP="005326F2">
      <w:pPr>
        <w:numPr>
          <w:ilvl w:val="0"/>
          <w:numId w:val="20"/>
        </w:numPr>
      </w:pPr>
      <w:r w:rsidRPr="005326F2">
        <w:t>Wykonawca Zamówienia nr 1 przekazuje Zamówieniu nr 3 dane dotyczące wymaganych parametrów zasilania, zabezpieczeń, mocy, sposobu podłączenia oraz parametrów urządzeń.</w:t>
      </w:r>
    </w:p>
    <w:p w14:paraId="35650D7F" w14:textId="77777777" w:rsidR="005326F2" w:rsidRPr="005326F2" w:rsidRDefault="005326F2" w:rsidP="005326F2">
      <w:pPr>
        <w:numPr>
          <w:ilvl w:val="0"/>
          <w:numId w:val="20"/>
        </w:numPr>
      </w:pPr>
      <w:r w:rsidRPr="005326F2">
        <w:t>Wykonawca Zamówienia nr 2 odpowiada za spójność projektu całej inwestycji oraz koordynację projektową pomiędzy Zamówieniem nr 1 i Zamówieniem nr 3.</w:t>
      </w:r>
    </w:p>
    <w:p w14:paraId="00C3962F" w14:textId="77777777" w:rsidR="005326F2" w:rsidRPr="005326F2" w:rsidRDefault="005326F2" w:rsidP="005326F2">
      <w:pPr>
        <w:numPr>
          <w:ilvl w:val="0"/>
          <w:numId w:val="20"/>
        </w:numPr>
      </w:pPr>
      <w:r w:rsidRPr="005326F2">
        <w:t>Wykonawca Zamówienia nr 3 wykonuje przyłączenie SN, stację transformatorową, rozdzielnię SN/</w:t>
      </w:r>
      <w:proofErr w:type="spellStart"/>
      <w:r w:rsidRPr="005326F2">
        <w:t>nN</w:t>
      </w:r>
      <w:proofErr w:type="spellEnd"/>
      <w:r w:rsidRPr="005326F2">
        <w:t xml:space="preserve"> oraz podaje napięcie zgodnie z projektem i warunkami OSD.</w:t>
      </w:r>
    </w:p>
    <w:p w14:paraId="6A6542C4" w14:textId="77777777" w:rsidR="005326F2" w:rsidRPr="005326F2" w:rsidRDefault="005326F2" w:rsidP="005326F2">
      <w:pPr>
        <w:numPr>
          <w:ilvl w:val="0"/>
          <w:numId w:val="20"/>
        </w:numPr>
      </w:pPr>
      <w:r w:rsidRPr="005326F2">
        <w:t xml:space="preserve">Wykonawca Zamówienia nr 2 wykonuje zewnętrzne instalacje </w:t>
      </w:r>
      <w:proofErr w:type="spellStart"/>
      <w:r w:rsidRPr="005326F2">
        <w:t>nN</w:t>
      </w:r>
      <w:proofErr w:type="spellEnd"/>
      <w:r w:rsidRPr="005326F2">
        <w:t>/DC od uzgodnionych punktów rozdzielni do urządzeń Zamówienia nr 1.</w:t>
      </w:r>
    </w:p>
    <w:p w14:paraId="49BF5429" w14:textId="77777777" w:rsidR="005326F2" w:rsidRPr="005326F2" w:rsidRDefault="005326F2" w:rsidP="005326F2">
      <w:pPr>
        <w:numPr>
          <w:ilvl w:val="0"/>
          <w:numId w:val="20"/>
        </w:numPr>
      </w:pPr>
      <w:r>
        <w:t xml:space="preserve">Wykonawca Zamówienia nr 2 odpowiada za roboty terenowe, fundamenty, stanowiska</w:t>
      </w:r>
      <w:del w:id="5432" w:author="Ewa Retajczyk" w:date="2026-10-08T11:28:35Z">
        <w:r>
          <w:delText xml:space="preserve">, zadaszenie</w:delText>
        </w:r>
      </w:del>
      <w:r>
        <w:t xml:space="preserve">, oświetlenie, oznakowanie oraz pasywną infrastrukturę światłowodową w zakresie określonym w Zamówieniu nr 2.</w:t>
      </w:r>
    </w:p>
    <w:p w14:paraId="4C0C90F8" w14:textId="77777777" w:rsidR="005326F2" w:rsidRPr="005326F2" w:rsidRDefault="005326F2" w:rsidP="005326F2">
      <w:pPr>
        <w:numPr>
          <w:ilvl w:val="0"/>
          <w:numId w:val="20"/>
        </w:numPr>
      </w:pPr>
      <w:r w:rsidRPr="005326F2">
        <w:t xml:space="preserve">Wykonawca Zamówienia nr 1 odpowiada za urządzenia technologii ładowania, ich konfigurację, system OCPP, billing, </w:t>
      </w:r>
      <w:r w:rsidRPr="0061581A">
        <w:t>płatności, System monitorowania i zarządzania danymi dla obwodów zasilających punkty ładowania oraz</w:t>
      </w:r>
      <w:r w:rsidRPr="005326F2">
        <w:t xml:space="preserve"> integrację systemową.</w:t>
      </w:r>
    </w:p>
    <w:p w14:paraId="19225F66" w14:textId="77777777" w:rsidR="005326F2" w:rsidRPr="005326F2" w:rsidRDefault="005326F2" w:rsidP="005326F2">
      <w:pPr>
        <w:numPr>
          <w:ilvl w:val="0"/>
          <w:numId w:val="20"/>
        </w:numPr>
      </w:pPr>
      <w:r w:rsidRPr="005326F2">
        <w:t>Wszyscy wykonawcy uczestniczą w testach wspólnych w zakresie dotyczącym ich przedmiotu zamówienia.</w:t>
      </w:r>
    </w:p>
    <w:p w14:paraId="56B295B5" w14:textId="77777777" w:rsidR="005326F2" w:rsidRPr="005326F2" w:rsidRDefault="005326F2" w:rsidP="005326F2">
      <w:pPr>
        <w:numPr>
          <w:ilvl w:val="0"/>
          <w:numId w:val="20"/>
        </w:numPr>
      </w:pPr>
      <w:r w:rsidRPr="005326F2">
        <w:t>Każdy wykonawca odpowiada za usunięcie wad i usterek dotyczących własnego zakresu.</w:t>
      </w:r>
    </w:p>
    <w:p w14:paraId="1C262FCD" w14:textId="77777777" w:rsidR="005326F2" w:rsidRPr="005326F2" w:rsidRDefault="005326F2" w:rsidP="005326F2">
      <w:pPr>
        <w:numPr>
          <w:ilvl w:val="0"/>
          <w:numId w:val="20"/>
        </w:numPr>
      </w:pPr>
      <w:r w:rsidRPr="005326F2">
        <w:t>Żaden z wykonawców nie może jednostronnie dokonać zmiany rozwiązania, która wpływa na zakres pozostałych zamówień.</w:t>
      </w:r>
    </w:p>
    <w:p w14:paraId="0004864C" w14:textId="77777777" w:rsidR="005326F2" w:rsidRPr="005326F2" w:rsidRDefault="005326F2" w:rsidP="005326F2">
      <w:pPr>
        <w:numPr>
          <w:ilvl w:val="0"/>
          <w:numId w:val="20"/>
        </w:numPr>
      </w:pPr>
      <w:r w:rsidRPr="005326F2">
        <w:t>Wszystkie zamówienia muszą być prowadzone zgodnie ze wspólnym harmonogramem inwestycji.</w:t>
      </w:r>
    </w:p>
    <w:p w14:paraId="48A0B546" w14:textId="77777777" w:rsidR="005326F2" w:rsidRPr="005326F2" w:rsidRDefault="005326F2" w:rsidP="005326F2">
      <w:pPr>
        <w:numPr>
          <w:ilvl w:val="0"/>
          <w:numId w:val="20"/>
        </w:numPr>
      </w:pPr>
      <w:r>
        <w:t xml:space="preserve">Zamówienia nr 1, 2 i 3 muszą zostać wykonane i skoordynowane w sposób zapewniający zakończenie całej inwestycji, wraz z testami, usunięciem usterek i odbiorami UDT całej ogólnodostępnej stacji ładowania, do dnia 31.12.2026 r.</w:t>
      </w:r>
      <w:ins w:id="5433" w:author="Ewa Retajczyk" w:date="2026-10-08T11:29:20Z">
        <w:r>
          <w:t xml:space="preserve"> (termin wynikający z obowiązującej Umowy dotacji, z zastrzeżeniem jego wydłużenia aneksem), przy czym termin wykonania Zamówienia nr 1 wynosi 15.12.2026 r.</w:t>
        </w:r>
      </w:ins>
    </w:p>
    <w:p w14:paraId="585729F4" w14:textId="77777777" w:rsidR="005326F2" w:rsidRPr="005326F2" w:rsidRDefault="00000000" w:rsidP="005326F2">
      <w:r>
        <w:pict w14:anchorId="4A3B0481">
          <v:rect id="_x0000_i1044" style="width:0;height:1.5pt" o:hralign="center" o:hrstd="t" o:hr="t" fillcolor="#a0a0a0" stroked="f"/>
        </w:pict>
      </w:r>
    </w:p>
    <w:p w14:paraId="22F15015" w14:textId="77777777" w:rsidR="005326F2" w:rsidRPr="005326F2" w:rsidRDefault="005326F2" w:rsidP="005326F2">
      <w:pPr>
        <w:rPr>
          <w:b/>
          <w:bCs/>
        </w:rPr>
      </w:pPr>
      <w:r w:rsidRPr="005326F2">
        <w:rPr>
          <w:b/>
          <w:bCs/>
        </w:rPr>
        <w:t>20. POZOSTAŁE POSTANOWIENIA</w:t>
      </w:r>
    </w:p>
    <w:p w14:paraId="1E99F253" w14:textId="77777777" w:rsidR="005326F2" w:rsidRPr="005326F2" w:rsidRDefault="005326F2" w:rsidP="005326F2">
      <w:r w:rsidRPr="005326F2">
        <w:lastRenderedPageBreak/>
        <w:t>Zamawiający zastrzega sobie możliwość:</w:t>
      </w:r>
    </w:p>
    <w:p w14:paraId="12F21294" w14:textId="77777777" w:rsidR="005326F2" w:rsidRPr="005326F2" w:rsidRDefault="005326F2" w:rsidP="005326F2">
      <w:pPr>
        <w:numPr>
          <w:ilvl w:val="0"/>
          <w:numId w:val="21"/>
        </w:numPr>
      </w:pPr>
      <w:r w:rsidRPr="005326F2">
        <w:t>wezwania Wykonawcy do przedstawienia dokumentów potwierdzających informacje zawarte w ofercie;</w:t>
      </w:r>
    </w:p>
    <w:p w14:paraId="6BBF629F" w14:textId="77777777" w:rsidR="005326F2" w:rsidRPr="005326F2" w:rsidRDefault="005326F2" w:rsidP="005326F2">
      <w:pPr>
        <w:numPr>
          <w:ilvl w:val="0"/>
          <w:numId w:val="21"/>
        </w:numPr>
      </w:pPr>
      <w:r w:rsidRPr="005326F2">
        <w:t>wezwania do złożenia wyjaśnień dotyczących treści oferty;</w:t>
      </w:r>
    </w:p>
    <w:p w14:paraId="28376A12" w14:textId="77777777" w:rsidR="005326F2" w:rsidRPr="005326F2" w:rsidRDefault="005326F2" w:rsidP="005326F2">
      <w:pPr>
        <w:numPr>
          <w:ilvl w:val="0"/>
          <w:numId w:val="21"/>
        </w:numPr>
      </w:pPr>
      <w:r>
        <w:t xml:space="preserve">wezwania do uzupełnienia dokumentów</w:t>
      </w:r>
      <w:del w:id="5434" w:author="Ewa Retajczyk" w:date="2026-10-08T11:29:37Z">
        <w:r>
          <w:delText xml:space="preserve">,</w:delText>
        </w:r>
      </w:del>
      <w:r>
        <w:t xml:space="preserve"> </w:t>
      </w:r>
      <w:del w:id="5435" w:author="Ewa Retajczyk" w:date="2026-10-08T11:29:40Z">
        <w:r>
          <w:delText xml:space="preserve">o</w:delText>
        </w:r>
      </w:del>
      <w:ins w:id="5436" w:author="Ewa Retajczyk" w:date="2026-10-08T11:30:13Z">
        <w:r>
          <w:t xml:space="preserve">lub</w:t>
        </w:r>
      </w:ins>
      <w:r>
        <w:t xml:space="preserve"> </w:t>
      </w:r>
      <w:del w:id="5437" w:author="Ewa Retajczyk" w:date="2026-10-08T11:30:30Z">
        <w:r>
          <w:delText xml:space="preserve">ile jest to dopuszczalne</w:delText>
        </w:r>
      </w:del>
      <w:ins w:id="5438" w:author="Ewa Retajczyk" w:date="2026-10-08T11:30:39Z">
        <w:r>
          <w:t xml:space="preserve">oświadczeń</w:t>
        </w:r>
      </w:ins>
      <w:r>
        <w:t xml:space="preserve"> na zasadach określonych w </w:t>
      </w:r>
      <w:del w:id="5439" w:author="Ewa Retajczyk" w:date="2026-10-08T11:31:05Z">
        <w:r>
          <w:delText xml:space="preserve">dokumentacji</w:delText>
        </w:r>
      </w:del>
      <w:ins w:id="5440" w:author="Ewa Retajczyk" w:date="2026-10-08T11:31:07Z">
        <w:r>
          <w:t xml:space="preserve">pkt</w:t>
        </w:r>
      </w:ins>
      <w:r>
        <w:t xml:space="preserve"> </w:t>
      </w:r>
      <w:del w:id="5441" w:author="Ewa Retajczyk" w:date="2026-10-08T11:31:55Z">
        <w:r>
          <w:delText xml:space="preserve">postępowania</w:delText>
        </w:r>
      </w:del>
      <w:ins w:id="5442" w:author="Ewa Retajczyk" w:date="2026-10-08T11:31:55Z">
        <w:r>
          <w:t xml:space="preserve">20.1</w:t>
        </w:r>
      </w:ins>
      <w:r>
        <w:t xml:space="preserve">;</w:t>
      </w:r>
    </w:p>
    <w:p w14:paraId="70ECF533" w14:textId="77777777" w:rsidR="005326F2" w:rsidRPr="005326F2" w:rsidRDefault="005326F2" w:rsidP="005326F2">
      <w:pPr>
        <w:numPr>
          <w:ilvl w:val="0"/>
          <w:numId w:val="21"/>
        </w:numPr>
      </w:pPr>
      <w:r w:rsidRPr="005326F2">
        <w:t>sprawdzenia informacji przedstawionych przez Wykonawcę;</w:t>
      </w:r>
    </w:p>
    <w:p w14:paraId="4D879C5D" w14:textId="77777777" w:rsidR="005326F2" w:rsidRPr="005326F2" w:rsidRDefault="005326F2" w:rsidP="005326F2">
      <w:pPr>
        <w:numPr>
          <w:ilvl w:val="0"/>
          <w:numId w:val="21"/>
        </w:numPr>
      </w:pPr>
      <w:r>
        <w:t xml:space="preserve">odrzucenia oferty </w:t>
      </w:r>
      <w:del w:id="5443" w:author="Ewa Retajczyk" w:date="2026-10-08T11:32:02Z">
        <w:r>
          <w:delText xml:space="preserve">niespełniającej</w:delText>
        </w:r>
      </w:del>
      <w:ins w:id="5444" w:author="Ewa Retajczyk" w:date="2026-10-08T11:32:18Z">
        <w:r>
          <w:t xml:space="preserve">na</w:t>
        </w:r>
      </w:ins>
      <w:r>
        <w:t xml:space="preserve"> </w:t>
      </w:r>
      <w:del w:id="5445" w:author="Ewa Retajczyk" w:date="2026-10-08T11:32:30Z">
        <w:r>
          <w:delText xml:space="preserve">wymagań</w:delText>
        </w:r>
      </w:del>
      <w:ins w:id="5446" w:author="Ewa Retajczyk" w:date="2026-10-08T11:32:32Z">
        <w:r>
          <w:t xml:space="preserve">zasadach</w:t>
        </w:r>
      </w:ins>
      <w:r>
        <w:t xml:space="preserve"> określonych w </w:t>
      </w:r>
      <w:del w:id="5447" w:author="Ewa Retajczyk" w:date="2026-10-08T11:33:01Z">
        <w:r>
          <w:delText xml:space="preserve">zamówieniu</w:delText>
        </w:r>
      </w:del>
      <w:ins w:id="5448" w:author="Ewa Retajczyk" w:date="2026-10-08T11:33:07Z">
        <w:r>
          <w:t xml:space="preserve">pkt 20.2</w:t>
        </w:r>
      </w:ins>
      <w:r>
        <w:t xml:space="preserve">;</w:t>
      </w:r>
    </w:p>
    <w:p w14:paraId="668678EB" w14:textId="77777777" w:rsidR="005326F2" w:rsidRPr="005326F2" w:rsidRDefault="005326F2" w:rsidP="005326F2">
      <w:pPr>
        <w:numPr>
          <w:ilvl w:val="0"/>
          <w:numId w:val="21"/>
        </w:numPr>
      </w:pPr>
      <w:r>
        <w:t xml:space="preserve">unieważnienia postępowania na zasadach określonych w </w:t>
      </w:r>
      <w:del w:id="5449" w:author="Ewa Retajczyk" w:date="2026-10-08T11:33:44Z">
        <w:r>
          <w:delText xml:space="preserve">dokumentacji</w:delText>
        </w:r>
      </w:del>
      <w:ins w:id="5450" w:author="Ewa Retajczyk" w:date="2026-10-08T11:34:07Z">
        <w:r>
          <w:t xml:space="preserve">pkt</w:t>
        </w:r>
      </w:ins>
      <w:r>
        <w:t xml:space="preserve"> </w:t>
      </w:r>
      <w:del w:id="5451" w:author="Ewa Retajczyk" w:date="2026-10-08T11:34:08Z">
        <w:r>
          <w:delText xml:space="preserve">postępowania</w:delText>
        </w:r>
      </w:del>
      <w:ins w:id="5452" w:author="Ewa Retajczyk" w:date="2026-10-08T11:34:18Z">
        <w:r>
          <w:t xml:space="preserve">20</w:t>
        </w:r>
      </w:ins>
      <w:r>
        <w:t xml:space="preserve">.</w:t>
      </w:r>
      <w:ins w:id="5453" w:author="Ewa Retajczyk" w:date="2026-10-08T11:34:21Z">
        <w:r>
          <w:t xml:space="preserve">3.</w:t>
        </w:r>
      </w:ins>
    </w:p>
    <w:p w14:paraId="4FD9C71B" w14:textId="77777777" w:rsidR="005326F2" w:rsidRPr="005326F2" w:rsidRDefault="005326F2" w:rsidP="005326F2">
      <w:r w:rsidRPr="005326F2">
        <w:t>Jeżeli zaoferowana cena będzie budziła uzasadnione wątpliwości co do możliwości prawidłowego wykonania zamówienia, Zamawiający może wezwać Wykonawcę do przedstawienia szczegółowych wyjaśnień dotyczących sposobu jej kalkulacji.</w:t>
      </w:r>
    </w:p>
    <w:p w14:paraId="70B83AAF" w14:textId="77777777" w:rsidR="005326F2" w:rsidRPr="005326F2" w:rsidRDefault="005326F2" w:rsidP="005326F2">
      <w:r w:rsidRPr="005326F2">
        <w:t>Wykonawca ponosi koszty przygotowania i złożenia oferty.</w:t>
      </w:r>
    </w:p>
    <w:p>
      <w:pPr>
        <w:rPr>
          <w:ins w:id="5454" w:author="Ewa Retajczyk" w:date="2026-10-08T11:34:29Z"/>
        </w:rPr>
      </w:pPr>
      <w:ins w:id="5455" w:author="Ewa Retajczyk" w:date="2026-10-08T11:34:35Z">
        <w:r>
          <w:t xml:space="preserve">20.1. Uzupełnienia i wyjaśnienia. Zamawiający wzywa Wykonawcę do uzupełnienia, w wyznaczonym terminie nie krótszym niż 3 dni robocze, oświadczeń lub dokumentów potwierdzających spełnienie warunków udziału w postępowaniu (pkt 12) oraz oświadczeń wymaganych zapytaniem ofertowym, jeżeli nie zostały złożone lub są niekompletne. Nie podlega uzupełnieniu treść oferty w zakresie podlegającym ocenie (cena, termin dostawy sprzętu) ani oferowane parametry techniczne, poza poprawieniem oczywistych omyłek pisarskich i rachunkowych, o czym Zamawiający informuje Wykonawcę. Zamawiający może żądać wyjaśnień treści oferty; wyjaśnienia nie mogą prowadzić do zmiany treści oferty.</w:t>
        </w:r>
      </w:ins>
    </w:p>
    <w:p>
      <w:pPr>
        <w:rPr>
          <w:ins w:id="5456" w:author="Ewa Retajczyk" w:date="2026-10-08T11:34:57Z"/>
        </w:rPr>
      </w:pPr>
      <w:ins w:id="5457" w:author="Ewa Retajczyk" w:date="2026-10-08T11:35:07Z">
        <w:r>
          <w:t xml:space="preserve">20.2. Odrzucenie oferty. Zamawiający odrzuca ofertę, która: 1) została złożona po terminie lub w sposób inny niż wskazany w zapytaniu ofertowym; 2) nie została podpisana przez osobę uprawnioną; 3) jest niezgodna z opisem przedmiotu zamówienia lub innymi wymaganiami zapytania ofertowego, a niezgodności nie można usunąć w trybie wyjaśnień (rozwiązanie, którego równoważności nie wykazano, jest niezgodne z opisem); 4) zawiera termin dostawy sprzętu późniejszy niż 30.11.2026 r. lub termin wykonania zamówienia późniejszy niż 15.12.2026 r.; 5) została złożona przez Wykonawcę, który nie spełnia warunków udziału w postępowaniu lub nie uzupełnił w terminie dokumentów lub oświadczeń, o których mowa w pkt 20.1; 6) została złożona przez Wykonawcę powiązanego z Zamawiającym osobowo lub kapitałowo (pkt 22); 7) nie jest zabezpieczona wadium w wymaganej wysokości i terminie; 8) zawiera rażąco niską cenę, jeżeli Wykonawca nie złożył wyjaśnień lub wyjaśnienia nie uzasadniają ceny; 9) zawiera błędy w obliczeniu ceny, których nie można poprawić jako oczywistych omyłek.</w:t>
        </w:r>
      </w:ins>
    </w:p>
    <w:p>
      <w:pPr>
        <w:rPr>
          <w:ins w:id="5458" w:author="Ewa Retajczyk" w:date="2026-10-08T11:35:10Z"/>
        </w:rPr>
      </w:pPr>
      <w:ins w:id="5459" w:author="Ewa Retajczyk" w:date="2026-10-08T11:35:45Z">
        <w:r>
          <w:t xml:space="preserve">20.3. Unieważnienie postępowania. Zamawiający unieważnia postępowanie, jeżeli: 1) nie złożono żadnej oferty niepodlegającej odrzuceniu; 2) cena najkorzystniejszej oferty przewyższa kwotę, którą Zamawiający może przeznaczyć na sfinansowanie zamówienia (określoną w Harmonogramie rzeczowo-finansowym), a Zamawiający nie może jej zwiększyć; 3) postępowanie obarczone jest wadą uniemożliwiającą zawarcie ważnej umowy; 4) nastąpiła istotna zmiana okoliczności, której nie można było wcześniej przewidzieć, powodująca, że prowadzenie postępowania lub wykonanie zamówienia nie leży w interesie Zamawiającego, w szczególności utrata dofinansowania lub istotna zmiana jego warunków. O unieważnieniu Zamawiający informuje w sposób, w jaki upubliczniono zapytanie ofertowe, i przekazuje informację Wykonawcom, którzy złożyli oferty.</w:t>
        </w:r>
      </w:ins>
    </w:p>
    <w:p w14:paraId="66B050A5" w14:textId="77777777" w:rsidR="005326F2" w:rsidRPr="005326F2" w:rsidRDefault="00000000" w:rsidP="005326F2">
      <w:r>
        <w:pict w14:anchorId="5528A6D3">
          <v:rect id="_x0000_i1045" style="width:0;height:1.5pt" o:hralign="center" o:hrstd="t" o:hr="t" fillcolor="#a0a0a0" stroked="f"/>
        </w:pict>
      </w:r>
    </w:p>
    <w:p>
      <w:pPr>
        <w:rPr>
          <w:ins w:id="5460" w:author="Ewa Retajczyk" w:date="2026-10-08T11:35:50Z"/>
          <w:b/>
          <w:bCs/>
        </w:rPr>
      </w:pPr>
      <w:ins w:id="5461" w:author="Ewa Retajczyk" w:date="2026-10-08T11:36:18Z">
        <w:r>
          <w:rPr>
            <w:b/>
            <w:bCs/>
          </w:rPr>
          <w:t xml:space="preserve">21. UPUBLICZNIENIE ZAPYTANIA, TERMIN I SPOSÓB SKŁADANIA OFERT, WYNIK POSTĘPOWANIA</w:t>
        </w:r>
      </w:ins>
    </w:p>
    <w:p>
      <w:pPr>
        <w:rPr>
          <w:ins w:id="5462" w:author="Ewa Retajczyk" w:date="2026-10-08T11:36:33Z"/>
        </w:rPr>
      </w:pPr>
      <w:ins w:id="5463" w:author="Ewa Retajczyk" w:date="2026-10-08T11:36:37Z">
        <w:r>
          <w:t xml:space="preserve">Zapytanie ofertowe zostaje upublicznione: 1) na stronie internetowej Zamawiającego </w:t>
        </w:r>
        <w:r>
          <w:rPr>
            <w:highlight w:val="yellow"/>
          </w:rPr>
          <w:t xml:space="preserve">[DO UZUPEŁNIENIA – adres strony]</w:t>
        </w:r>
        <w:r>
          <w:t xml:space="preserve">; 2) poprzez wysłanie zaproszenia do składania ofert drogą elektroniczną (e-mail) do co najmniej trzech potencjalnych wykonawców, zdolnych do wykonania zamówienia i niepowiązanych z Zamawiającym osobowo ani kapitałowo; ponadto ogłoszenie o postępowaniu zostaje wywieszone w miejscu publicznie dostępnym w siedzibie Zamawiającego.</w:t>
        </w:r>
      </w:ins>
    </w:p>
    <w:p>
      <w:pPr>
        <w:rPr>
          <w:ins w:id="5464" w:author="Ewa Retajczyk" w:date="2026-10-08T11:36:38Z"/>
        </w:rPr>
      </w:pPr>
      <w:ins w:id="5465" w:author="Ewa Retajczyk" w:date="2026-10-08T11:36:40Z">
        <w:r>
          <w:t xml:space="preserve">Termin składania ofert: 14 dni kalendarzowych od dnia upublicznienia zapytania ofertowego na stronie internetowej Zamawiającego, tj. do dnia </w:t>
        </w:r>
        <w:r>
          <w:rPr>
            <w:highlight w:val="yellow"/>
          </w:rPr>
          <w:t xml:space="preserve">[DO UZUPEŁNIENIA]</w:t>
        </w:r>
        <w:r>
          <w:t xml:space="preserve"> r., do godz. 12:00. Termin ustalono z uwzględnieniem złożoności zamówienia, tak aby umożliwić Wykonawcom zapoznanie się z opisem przedmiotu zamówienia oraz przygotowanie i złożenie oferty.</w:t>
        </w:r>
      </w:ins>
    </w:p>
    <w:p>
      <w:pPr>
        <w:rPr>
          <w:ins w:id="5466" w:author="Ewa Retajczyk" w:date="2026-10-08T11:36:44Z"/>
        </w:rPr>
      </w:pPr>
      <w:ins w:id="5467" w:author="Ewa Retajczyk" w:date="2026-10-08T11:36:47Z">
        <w:r>
          <w:t xml:space="preserve">Sposób składania ofert: oferty składa się drogą elektroniczną na adres zamowienia@megalog.pl w postaci pliku (plików) PDF opatrzonego kwalifikowanym podpisem elektronicznym, podpisem zaufanym lub podpisem osobistym osoby uprawnionej do reprezentowania Wykonawcy, albo w formie papierowej w siedzibie Zamawiającego (ul. Tysiąclecia 1, 06-400 Ciechanów) w zamkniętej kopercie z dopiskiem „Zapytanie ofertowe – Zamówienie nr 1 – nie otwierać przed upływem terminu składania ofert".</w:t>
        </w:r>
      </w:ins>
    </w:p>
    <w:p>
      <w:pPr>
        <w:rPr>
          <w:ins w:id="5468" w:author="Ewa Retajczyk" w:date="2026-10-08T11:36:59Z"/>
        </w:rPr>
      </w:pPr>
      <w:ins w:id="5469" w:author="Ewa Retajczyk" w:date="2026-10-08T11:37:29Z">
        <w:r>
          <w:t xml:space="preserve">Oferty złożone po terminie nie podlegają rozpatrzeniu. Wykonawca może zmienić lub wycofać ofertę przed upływem terminu składania ofert. Oferty zostaną otwarte po upływie terminu składania ofert; Zamawiający nie przewiduje jawnego otwarcia ofert. Termin związania ofertą wynosi 30 dni od upływu terminu składania ofert.</w:t>
        </w:r>
      </w:ins>
    </w:p>
    <w:p>
      <w:pPr>
        <w:rPr>
          <w:ins w:id="5470" w:author="Ewa Retajczyk" w:date="2026-10-08T11:37:30Z"/>
        </w:rPr>
      </w:pPr>
      <w:ins w:id="5471" w:author="Ewa Retajczyk" w:date="2026-10-08T11:37:31Z">
        <w:r>
          <w:t xml:space="preserve">Zamawiający nie dopuszcza składania ofert częściowych ani wariantowych; zaoferowanie rozwiązań równoważnych nie jest ofertą wariantową.</w:t>
        </w:r>
      </w:ins>
    </w:p>
    <w:p>
      <w:pPr>
        <w:rPr>
          <w:ins w:id="5472" w:author="Ewa Retajczyk" w:date="2026-10-08T11:37:34Z"/>
        </w:rPr>
      </w:pPr>
      <w:ins w:id="5473" w:author="Ewa Retajczyk" w:date="2026-10-08T11:37:48Z">
        <w:r>
          <w:t xml:space="preserve">Wynik postępowania. Informację o wyniku postępowania Zamawiający ogłasza w taki sposób, w jaki upubliczniono zapytanie ofertowe (na stronie internetowej Zamawiającego) i przekazuje e-mailem Wykonawcom, którzy złożyli oferty. Informacja zawiera nazwę wybranego Wykonawcy, jego siedzibę (miejscowość) oraz cenę najkorzystniejszej oferty.</w:t>
        </w:r>
      </w:ins>
    </w:p>
    <w:p w:rsidR="005326F2" w:rsidRPr="005326F2" w:rsidRDefault="00000000" w:rsidP="005326F2">
      <w:pPr>
        <w:rPr>
          <w:ins w:id="5475" w:author="Ewa Retajczyk" w:date="2026-10-08T11:38:12Z"/>
        </w:rPr>
      </w:pPr>
      <w:ins w:id="5474" w:author="Ewa Retajczyk" w:date="2026-10-08T11:38:13Z">
        <w:r>
          <w:pict w14:anchorId="5528A6D3">
            <v:rect id="_x0000_i1045" style="width:0;height:1.5pt" o:hralign="center" o:hrstd="t" o:hr="t" fillcolor="#a0a0a0" stroked="f"/>
          </w:pict>
        </w:r>
      </w:ins>
    </w:p>
    <w:p>
      <w:pPr>
        <w:rPr>
          <w:ins w:id="5476" w:author="Ewa Retajczyk" w:date="2026-10-08T11:38:29Z"/>
          <w:b/>
          <w:bCs/>
        </w:rPr>
      </w:pPr>
      <w:ins w:id="5477" w:author="Ewa Retajczyk" w:date="2026-10-08T11:38:31Z">
        <w:r>
          <w:rPr>
            <w:b/>
            <w:bCs/>
          </w:rPr>
          <w:t xml:space="preserve">22. ZAKAZ KONFLIKTU INTERESÓW; BRAK POWIĄZAŃ OSOBOWYCH I KAPITAŁOWYCH</w:t>
        </w:r>
      </w:ins>
    </w:p>
    <w:p>
      <w:pPr>
        <w:rPr>
          <w:ins w:id="5478" w:author="Ewa Retajczyk" w:date="2026-10-08T11:38:33Z"/>
        </w:rPr>
      </w:pPr>
      <w:ins w:id="5479" w:author="Ewa Retajczyk" w:date="2026-10-08T11:38:37Z">
        <w:r>
          <w:t xml:space="preserve">Zamawiający nie udzieli zamówienia Wykonawcy powiązanemu z nim osobowo lub kapitałowo. Przez powiązania kapitałowe lub osobowe rozumie się wzajemne powiązania między Zamawiającym lub osobami upoważnionymi do zaciągania zobowiązań w imieniu Zamawiającego lub osobami wykonującymi w imieniu Zamawiającego czynności związane z przygotowaniem i przeprowadzeniem procedury wyboru wykonawcy a Wykonawcą, polegające w szczególności na:</w:t>
        </w:r>
      </w:ins>
    </w:p>
    <w:p>
      <w:pPr>
        <w:numPr>
          <w:ilvl w:val="0"/>
          <w:numId w:val="11"/>
        </w:numPr>
        <w:rPr>
          <w:ins w:id="5480" w:author="Ewa Retajczyk" w:date="2026-10-08T11:39:00Z"/>
        </w:rPr>
      </w:pPr>
      <w:ins w:id="5481" w:author="Ewa Retajczyk" w:date="2026-10-08T11:39:06Z">
        <w:r>
          <w:t xml:space="preserve">uczestniczeniu w spółce jako wspólnik spółki cywilnej lub spółki osobowej;</w:t>
        </w:r>
      </w:ins>
    </w:p>
    <w:p>
      <w:pPr>
        <w:numPr>
          <w:ilvl w:val="0"/>
          <w:numId w:val="11"/>
        </w:numPr>
        <w:rPr>
          <w:ins w:id="5482" w:author="Ewa Retajczyk" w:date="2026-10-08T11:39:07Z"/>
        </w:rPr>
      </w:pPr>
      <w:ins w:id="5483" w:author="Ewa Retajczyk" w:date="2026-10-08T11:39:08Z">
        <w:r>
          <w:t xml:space="preserve">posiadaniu co najmniej 10% udziałów lub akcji (o ile niższy próg nie wynika z przepisów prawa);</w:t>
        </w:r>
      </w:ins>
    </w:p>
    <w:p>
      <w:pPr>
        <w:numPr>
          <w:ilvl w:val="0"/>
          <w:numId w:val="11"/>
        </w:numPr>
        <w:rPr>
          <w:ins w:id="5484" w:author="Ewa Retajczyk" w:date="2026-10-08T11:39:10Z"/>
        </w:rPr>
      </w:pPr>
      <w:ins w:id="5485" w:author="Ewa Retajczyk" w:date="2026-10-08T11:39:16Z">
        <w:r>
          <w:t xml:space="preserve">pełnieniu funkcji członka organu nadzorczego lub zarządzającego, prokurenta, pełnomocnika;</w:t>
        </w:r>
      </w:ins>
    </w:p>
    <w:p>
      <w:pPr>
        <w:numPr>
          <w:ilvl w:val="0"/>
          <w:numId w:val="11"/>
        </w:numPr>
        <w:rPr>
          <w:ins w:id="5486" w:author="Ewa Retajczyk" w:date="2026-10-08T11:40:10Z"/>
        </w:rPr>
      </w:pPr>
      <w:ins w:id="5487" w:author="Ewa Retajczyk" w:date="2026-10-08T11:40:36Z">
        <w:r>
          <w:t xml:space="preserve">pozostawaniu w związku małżeńskim, w stosunku pokrewieństwa lub powinowactwa w linii prostej, pokrewieństwa drugiego stopnia lub powinowactwa drugiego stopnia w linii bocznej lub w stosunku przysposobienia, opieki lub kurateli.</w:t>
        </w:r>
      </w:ins>
    </w:p>
    <w:p>
      <w:pPr>
        <w:rPr>
          <w:ins w:id="5488" w:author="Ewa Retajczyk" w:date="2026-10-08T11:41:02Z"/>
        </w:rPr>
      </w:pPr>
      <w:ins w:id="5489" w:author="Ewa Retajczyk" w:date="2026-10-08T11:41:17Z">
        <w:r>
          <w:t xml:space="preserve">Wykonawca składa w ofercie oświadczenie o braku takich powiązań (pkt 25). Oferta złożona przez Wykonawcę powiązanego z Zamawiającym zostanie odrzucona. Czynności związane z przygotowaniem i przeprowadzeniem postępowania wykonują osoby zapewniające bezstronność i obiektywizm, które składają oświadczenia o braku konfliktu interesów (odpowiednio do art. 56 ust. 2 i 3 ustawy Prawo zamówień publicznych).</w:t>
        </w:r>
      </w:ins>
    </w:p>
    <w:p w:rsidR="005326F2" w:rsidRPr="005326F2" w:rsidRDefault="00000000" w:rsidP="005326F2">
      <w:pPr>
        <w:rPr>
          <w:ins w:id="5491" w:author="Ewa Retajczyk" w:date="2026-10-08T11:41:48Z"/>
        </w:rPr>
      </w:pPr>
      <w:ins w:id="5490" w:author="Ewa Retajczyk" w:date="2026-10-08T11:41:52Z">
        <w:r>
          <w:pict w14:anchorId="5528A6D3">
            <v:rect id="_x0000_i1045" style="width:0;height:1.5pt" o:hralign="center" o:hrstd="t" o:hr="t" fillcolor="#a0a0a0" stroked="f"/>
          </w:pict>
        </w:r>
      </w:ins>
    </w:p>
    <w:p>
      <w:pPr>
        <w:rPr>
          <w:ins w:id="5492" w:author="Ewa Retajczyk" w:date="2026-10-08T11:41:57Z"/>
          <w:b/>
          <w:bCs/>
        </w:rPr>
      </w:pPr>
      <w:ins w:id="5493" w:author="Ewa Retajczyk" w:date="2026-10-08T11:42:43Z">
        <w:r>
          <w:rPr>
            <w:b/>
            <w:bCs/>
          </w:rPr>
          <w:t xml:space="preserve">23. ISTOTNE POSTANOWIENIA UMOWY I DOPUSZCZALNE ZMIANY UMOWY</w:t>
        </w:r>
      </w:ins>
    </w:p>
    <w:p>
      <w:pPr>
        <w:rPr>
          <w:ins w:id="5494" w:author="Ewa Retajczyk" w:date="2026-10-08T11:42:49Z"/>
        </w:rPr>
      </w:pPr>
      <w:ins w:id="5495" w:author="Ewa Retajczyk" w:date="2026-10-08T11:42:51Z">
        <w:r>
          <w:t xml:space="preserve">Z Wykonawcą, którego oferta zostanie wybrana, Zamawiający zawrze pisemną umowę zgodną ze wzorem stanowiącym załącznik do zapytania ofertowego </w:t>
        </w:r>
        <w:r>
          <w:rPr>
            <w:highlight w:val="yellow"/>
          </w:rPr>
          <w:t xml:space="preserve">[WZÓR UMOWY – DO UZUPEŁNIENIA; opracowywany odrębnie, publikowany wraz z zapytaniem]</w:t>
        </w:r>
        <w:r>
          <w:t xml:space="preserve">. Umowa będzie zawierać w szczególności: wynagrodzenie ryczałtowe za cały zakres zamówienia wynikające z oferty, terminy (w tym termin dostawy sprzętu i termin wykonania zamówienia), warunki płatności, kary umowne, odpowiedzialność za wady, gwarancję na okres co najmniej 60 miesięcy oraz postanowienia wskazane w pkt 24.</w:t>
        </w:r>
      </w:ins>
    </w:p>
    <w:p>
      <w:pPr>
        <w:rPr>
          <w:ins w:id="5496" w:author="Ewa Retajczyk" w:date="2026-10-08T11:43:10Z"/>
        </w:rPr>
      </w:pPr>
      <w:ins w:id="5497" w:author="Ewa Retajczyk" w:date="2026-10-08T11:43:11Z">
        <w:r>
          <w:t xml:space="preserve">Zamawiający dopuszcza istotne zmiany umowy wyłącznie w następujących przypadkach:</w:t>
        </w:r>
      </w:ins>
    </w:p>
    <w:p>
      <w:pPr>
        <w:numPr>
          <w:ilvl w:val="0"/>
          <w:numId w:val="11"/>
        </w:numPr>
        <w:rPr>
          <w:ins w:id="5498" w:author="Ewa Retajczyk" w:date="2026-10-08T11:43:15Z"/>
        </w:rPr>
      </w:pPr>
      <w:ins w:id="5499" w:author="Ewa Retajczyk" w:date="2026-10-08T11:43:18Z">
        <w:r>
          <w:t xml:space="preserve">wydłużenie terminu wykonania zamówienia (15.12.2026 r.) w związku z uzyskaniem przez Zamawiającego zgody NFOŚiGW na wydłużenie terminu realizacji inwestycji, potwierdzonej aneksem do Umowy dotacji – w zakresie nieprzekraczającym terminu wynikającego z aneksu;</w:t>
        </w:r>
      </w:ins>
    </w:p>
    <w:p>
      <w:pPr>
        <w:numPr>
          <w:ilvl w:val="0"/>
          <w:numId w:val="11"/>
        </w:numPr>
        <w:rPr>
          <w:ins w:id="5500" w:author="Ewa Retajczyk" w:date="2026-10-08T11:43:25Z"/>
        </w:rPr>
      </w:pPr>
      <w:ins w:id="5501" w:author="Ewa Retajczyk" w:date="2026-10-08T11:43:43Z">
        <w:r>
          <w:t xml:space="preserve">przedłużenie terminów wskutek opóźnień niezależnych od Wykonawcy, w szczególności wynikających z realizacji Zamówienia nr 2 lub nr 3, działań operatora sieci dystrybucyjnej, organów administracji lub UDT, oraz wskutek siły wyższej – o czas trwania tych okoliczności;</w:t>
        </w:r>
      </w:ins>
    </w:p>
    <w:p>
      <w:pPr>
        <w:numPr>
          <w:ilvl w:val="0"/>
          <w:numId w:val="11"/>
        </w:numPr>
        <w:rPr>
          <w:ins w:id="5502" w:author="Ewa Retajczyk" w:date="2026-10-08T11:44:10Z"/>
        </w:rPr>
      </w:pPr>
      <w:ins w:id="5503" w:author="Ewa Retajczyk" w:date="2026-10-08T11:44:14Z">
        <w:r>
          <w:t xml:space="preserve">zmiana oferowanych urządzeń na urządzenia o parametrach nie gorszych (w szczególności w razie wycofania modelu z produkcji), bez zwiększenia wynagrodzenia, po uprzedniej pisemnej zgodzie Zamawiającego;</w:t>
        </w:r>
      </w:ins>
    </w:p>
    <w:p>
      <w:pPr>
        <w:numPr>
          <w:ilvl w:val="0"/>
          <w:numId w:val="11"/>
        </w:numPr>
        <w:rPr>
          <w:ins w:id="5504" w:author="Ewa Retajczyk" w:date="2026-10-08T11:44:20Z"/>
        </w:rPr>
      </w:pPr>
      <w:ins w:id="5505" w:author="Ewa Retajczyk" w:date="2026-10-08T11:44:38Z">
        <w:r>
          <w:t xml:space="preserve">zmiany wynikające z wymagań NFOŚiGW lub UDT albo ze zmiany przepisów prawa – w zakresie niezbędnym do ich uwzględnienia;</w:t>
        </w:r>
      </w:ins>
    </w:p>
    <w:p>
      <w:pPr>
        <w:numPr>
          <w:ilvl w:val="0"/>
          <w:numId w:val="11"/>
        </w:numPr>
        <w:rPr>
          <w:ins w:id="5506" w:author="Ewa Retajczyk" w:date="2026-10-08T11:45:14Z"/>
        </w:rPr>
      </w:pPr>
      <w:ins w:id="5507" w:author="Ewa Retajczyk" w:date="2026-10-08T11:45:21Z">
        <w:r>
          <w:t xml:space="preserve">zmiana stawki podatku VAT – w zakresie wynikającym ze zmiany przepisów.</w:t>
        </w:r>
      </w:ins>
    </w:p>
    <w:p>
      <w:pPr>
        <w:rPr>
          <w:ins w:id="5508" w:author="Ewa Retajczyk" w:date="2026-10-08T11:45:27Z"/>
        </w:rPr>
      </w:pPr>
      <w:ins w:id="5509" w:author="Ewa Retajczyk" w:date="2026-10-08T11:45:50Z">
        <w:r>
          <w:t xml:space="preserve">Zmiany nie mogą zmieniać ogólnego charakteru umowy. Zmiana umowy wymaga formy pisemnej pod rygorem nieważności.</w:t>
        </w:r>
      </w:ins>
    </w:p>
    <w:p w:rsidR="005326F2" w:rsidRPr="005326F2" w:rsidRDefault="00000000" w:rsidP="005326F2">
      <w:pPr>
        <w:rPr>
          <w:ins w:id="5511" w:author="Ewa Retajczyk" w:date="2026-10-08T11:45:55Z"/>
        </w:rPr>
      </w:pPr>
      <w:ins w:id="5510" w:author="Ewa Retajczyk" w:date="2026-10-08T11:46:08Z">
        <w:r>
          <w:pict w14:anchorId="5528A6D3">
            <v:rect id="_x0000_i1045" style="width:0;height:1.5pt" o:hralign="center" o:hrstd="t" o:hr="t" fillcolor="#a0a0a0" stroked="f"/>
          </w:pict>
        </w:r>
      </w:ins>
    </w:p>
    <w:p>
      <w:pPr>
        <w:rPr>
          <w:ins w:id="5512" w:author="Ewa Retajczyk" w:date="2026-10-08T11:46:14Z"/>
          <w:b/>
          <w:bCs/>
        </w:rPr>
      </w:pPr>
      <w:ins w:id="5513" w:author="Ewa Retajczyk" w:date="2026-10-08T11:46:23Z">
        <w:r>
          <w:rPr>
            <w:b/>
            <w:bCs/>
          </w:rPr>
          <w:t xml:space="preserve">24. WYMAGANIA WYNIKAJĄCE Z UMOWY DOTACJI I PROGRAMU PRIORYTETOWEGO</w:t>
        </w:r>
      </w:ins>
    </w:p>
    <w:p>
      <w:pPr>
        <w:rPr>
          <w:ins w:id="5514" w:author="Ewa Retajczyk" w:date="2026-10-08T11:46:42Z"/>
        </w:rPr>
      </w:pPr>
      <w:ins w:id="5515" w:author="Ewa Retajczyk" w:date="2026-10-08T11:46:46Z">
        <w:r>
          <w:t xml:space="preserve">Zamówienie jest współfinansowane ze środków NFOŚiGW zgromadzonych na rachunku Funduszu Modernizacyjnego (Program Priorytetowy „Wsparcie budowy lub rozbudowy ogólnodostępnej stacji ładowania dla transportu ciężkiego"). W związku z tym Wykonawca zobowiąże się w umowie w szczególności do:</w:t>
        </w:r>
      </w:ins>
    </w:p>
    <w:p>
      <w:pPr>
        <w:numPr>
          <w:ilvl w:val="0"/>
          <w:numId w:val="11"/>
        </w:numPr>
        <w:rPr>
          <w:ins w:id="5516" w:author="Ewa Retajczyk" w:date="2026-10-08T11:47:21Z"/>
        </w:rPr>
      </w:pPr>
      <w:ins w:id="5517" w:author="Ewa Retajczyk" w:date="2026-10-08T11:47:22Z">
        <w:r>
          <w:t xml:space="preserve">oznaczenia infrastruktury ładowania zgodnie z Instrukcją oznakowania przedsięwzięć dofinansowywanych ze środków NFOŚiGW w ramach Programu Priorytetowego i wzorem logo zamieszczonym na stronie internetowej NFOŚiGW, z adnotacją „(współ)finansowane z unijnego systemu handlu uprawnieniami do emisji (Funduszu Modernizacyjnego)" – w zakresie wskazanym przez Zamawiającego;</w:t>
        </w:r>
      </w:ins>
    </w:p>
    <w:p>
      <w:pPr>
        <w:numPr>
          <w:ilvl w:val="0"/>
          <w:numId w:val="11"/>
        </w:numPr>
        <w:rPr>
          <w:ins w:id="5518" w:author="Ewa Retajczyk" w:date="2026-10-08T11:47:32Z"/>
        </w:rPr>
      </w:pPr>
      <w:ins w:id="5519" w:author="Ewa Retajczyk" w:date="2026-10-08T11:47:40Z">
        <w:r>
          <w:t xml:space="preserve">dostarczenia urządzeń fabrycznie nowych, nieużywanych, wyprodukowanych nie wcześniej niż 24 miesiące przed montażem;</w:t>
        </w:r>
      </w:ins>
    </w:p>
    <w:p>
      <w:pPr>
        <w:numPr>
          <w:ilvl w:val="0"/>
          <w:numId w:val="11"/>
        </w:numPr>
        <w:rPr>
          <w:ins w:id="5520" w:author="Ewa Retajczyk" w:date="2026-10-08T11:48:17Z"/>
        </w:rPr>
      </w:pPr>
      <w:ins w:id="5521" w:author="Ewa Retajczyk" w:date="2026-10-08T11:48:27Z">
        <w:r>
          <w:t xml:space="preserve">wystawiania faktur i dokumentów księgowych w złotych polskich, w podziale na pozycje Harmonogramu rzeczowo-finansowego (zgodnie z formularzem cenowym) oraz umożliwienia Zamawiającemu zamieszczenia wymaganego przez NFOŚiGW opisu dofinansowania; protokoły odbioru muszą zawierać szczegółowy opis zrealizowanego zakresu i być podpisane przez Wykonawcę, przedstawiciela Zamawiającego i inspektora nadzoru (jeżeli dotyczy);</w:t>
        </w:r>
      </w:ins>
    </w:p>
    <w:p>
      <w:pPr>
        <w:numPr>
          <w:ilvl w:val="0"/>
          <w:numId w:val="11"/>
        </w:numPr>
        <w:rPr>
          <w:ins w:id="5522" w:author="Ewa Retajczyk" w:date="2026-10-08T11:49:18Z"/>
        </w:rPr>
      </w:pPr>
      <w:ins w:id="5523" w:author="Ewa Retajczyk" w:date="2026-10-08T11:49:20Z">
        <w:r>
          <w:t xml:space="preserve">umożliwienia NFOŚiGW, osobom przez niego upoważnionym i Zamawiającemu kontroli dokumentów i prac Wykonawcy oraz podwykonawców, oględzin i kontroli w miejscu realizacji oraz współpracy przy kontroli;</w:t>
        </w:r>
      </w:ins>
    </w:p>
    <w:p>
      <w:pPr>
        <w:numPr>
          <w:ilvl w:val="0"/>
          <w:numId w:val="11"/>
        </w:numPr>
        <w:rPr>
          <w:ins w:id="5524" w:author="Ewa Retajczyk" w:date="2026-10-08T11:50:10Z"/>
        </w:rPr>
      </w:pPr>
      <w:ins w:id="5525" w:author="Ewa Retajczyk" w:date="2026-10-08T11:50:17Z">
        <w:r>
          <w:t xml:space="preserve">przechowywania dokumentacji dotyczącej realizacji zamówienia i płatności przez okres nie krótszy niż okres trwałości inwestycji (5 lat od zakończenia realizacji inwestycji);</w:t>
        </w:r>
      </w:ins>
    </w:p>
    <w:p>
      <w:pPr>
        <w:numPr>
          <w:ilvl w:val="0"/>
          <w:numId w:val="11"/>
        </w:numPr>
        <w:rPr>
          <w:ins w:id="5526" w:author="Ewa Retajczyk" w:date="2026-10-08T11:50:28Z"/>
        </w:rPr>
      </w:pPr>
      <w:ins w:id="5527" w:author="Ewa Retajczyk" w:date="2026-10-08T11:50:34Z">
        <w:r>
          <w:t xml:space="preserve">przeniesienia na Zamawiającego autorskich praw majątkowych do utworów powstałych w wykonaniu zamówienia (w szczególności dokumentacji, schematów, konfiguracji i opracowań wykonanych na zamówienie) na wszystkich polach eksploatacji niezbędnych do korzystania z nich przez Zamawiającego, ze zobowiązaniem, że prawa te nie będą obciążone prawami osób trzecich, a osoby uprawnione z osobistych praw autorskich nie będą ich wykonywać wobec Zamawiającego i jego następców prawnych; w odniesieniu do oprogramowania standardowego – udzielenia licencji na okres co najmniej okresu gwarancji;</w:t>
        </w:r>
      </w:ins>
    </w:p>
    <w:p>
      <w:pPr>
        <w:numPr>
          <w:ilvl w:val="0"/>
          <w:numId w:val="11"/>
        </w:numPr>
        <w:rPr>
          <w:ins w:id="5528" w:author="Ewa Retajczyk" w:date="2026-10-08T11:50:43Z"/>
        </w:rPr>
      </w:pPr>
      <w:ins w:id="5529" w:author="Ewa Retajczyk" w:date="2026-10-08T11:51:05Z">
        <w:r>
          <w:t xml:space="preserve">niezwłocznego (nie później niż w ciągu 7 dni) informowania Zamawiającego o okolicznościach, które mogą skutkować opóźnieniem lub niezgodnością realizacji z umową;</w:t>
        </w:r>
      </w:ins>
    </w:p>
    <w:p>
      <w:pPr>
        <w:numPr>
          <w:ilvl w:val="0"/>
          <w:numId w:val="11"/>
        </w:numPr>
        <w:rPr>
          <w:ins w:id="5530" w:author="Ewa Retajczyk" w:date="2026-10-08T11:51:10Z"/>
        </w:rPr>
      </w:pPr>
      <w:ins w:id="5531" w:author="Ewa Retajczyk" w:date="2026-10-08T11:51:18Z">
        <w:r>
          <w:t xml:space="preserve">dostarczenia dokumentów niezbędnych do rozliczenia dotacji i potwierdzenia efektu rzeczowego (w tym dokumentów z pkt 6 oraz zdjęć tabliczek znamionowych i dokumentów UDT dla każdej z 6 stacji ładowania odrębnie) w terminach umożliwiających Zamawiającemu złożenie dokumentów do NFOŚiGW w terminie 60 dni od zakończenia realizacji inwestycji;</w:t>
        </w:r>
      </w:ins>
    </w:p>
    <w:p>
      <w:pPr>
        <w:numPr>
          <w:ilvl w:val="0"/>
          <w:numId w:val="11"/>
        </w:numPr>
        <w:rPr>
          <w:ins w:id="5532" w:author="Ewa Retajczyk" w:date="2026-10-08T11:51:28Z"/>
        </w:rPr>
      </w:pPr>
      <w:ins w:id="5533" w:author="Ewa Retajczyk" w:date="2026-10-08T11:51:34Z">
        <w:r>
          <w:t xml:space="preserve">zapewnienia zgodności urządzeń z zasadą DNSH („nie wyrządzaj poważnych szkód") oraz złożenia stosownego oświadczenia i dokumentów;</w:t>
        </w:r>
      </w:ins>
    </w:p>
    <w:p>
      <w:pPr>
        <w:numPr>
          <w:ilvl w:val="0"/>
          <w:numId w:val="11"/>
        </w:numPr>
        <w:rPr>
          <w:ins w:id="5534" w:author="Ewa Retajczyk" w:date="2026-10-08T11:51:43Z"/>
        </w:rPr>
      </w:pPr>
      <w:ins w:id="5535" w:author="Ewa Retajczyk" w:date="2026-10-08T11:51:49Z">
        <w:r>
          <w:t xml:space="preserve">dostarczenia urządzeń i systemów umożliwiających ogólnodostępny, niedyskryminacyjny dostęp do stacji, w tym płatność bezpośrednią kartą debetową lub kredytową bez rejestracji oraz prezentację ceny za kWh przed rozpoczęciem sesji.</w:t>
        </w:r>
      </w:ins>
    </w:p>
    <w:p w:rsidR="005326F2" w:rsidRPr="005326F2" w:rsidRDefault="00000000" w:rsidP="005326F2">
      <w:pPr>
        <w:rPr>
          <w:ins w:id="5537" w:author="Ewa Retajczyk" w:date="2026-10-08T11:52:12Z"/>
        </w:rPr>
      </w:pPr>
      <w:ins w:id="5536" w:author="Ewa Retajczyk" w:date="2026-10-08T11:52:23Z">
        <w:r>
          <w:pict w14:anchorId="5528A6D3">
            <v:rect id="_x0000_i1045" style="width:0;height:1.5pt" o:hralign="center" o:hrstd="t" o:hr="t" fillcolor="#a0a0a0" stroked="f"/>
          </w:pict>
        </w:r>
      </w:ins>
    </w:p>
    <w:p w14:paraId="1512BA90" w14:textId="77777777" w:rsidR="005326F2" w:rsidRPr="005326F2" w:rsidRDefault="005326F2" w:rsidP="005326F2">
      <w:pPr>
        <w:rPr>
          <w:b/>
          <w:bCs/>
        </w:rPr>
      </w:pPr>
      <w:del w:id="5538" w:author="Ewa Retajczyk" w:date="2026-10-08T11:52:25Z">
        <w:r>
          <w:rPr>
            <w:b/>
            <w:bCs/>
          </w:rPr>
          <w:delText xml:space="preserve">21</w:delText>
        </w:r>
      </w:del>
      <w:ins w:id="5539" w:author="Ewa Retajczyk" w:date="2026-10-08T11:52:27Z">
        <w:r>
          <w:rPr>
            <w:b/>
            <w:bCs/>
          </w:rPr>
          <w:t xml:space="preserve">25</w:t>
        </w:r>
      </w:ins>
      <w:r>
        <w:rPr>
          <w:b/>
          <w:bCs/>
        </w:rPr>
        <w:t xml:space="preserve">. OŚWIADCZENIE WYKONAWCY</w:t>
      </w:r>
    </w:p>
    <w:p w14:paraId="0A8BDA04" w14:textId="77777777" w:rsidR="005326F2" w:rsidRPr="005326F2" w:rsidRDefault="005326F2" w:rsidP="005326F2">
      <w:r w:rsidRPr="005326F2">
        <w:t>Wykonawca oświadcza, że:</w:t>
      </w:r>
    </w:p>
    <w:p w14:paraId="32378BAB" w14:textId="77777777" w:rsidR="005326F2" w:rsidRPr="005326F2" w:rsidRDefault="005326F2" w:rsidP="005326F2">
      <w:pPr>
        <w:numPr>
          <w:ilvl w:val="0"/>
          <w:numId w:val="22"/>
        </w:numPr>
      </w:pPr>
      <w:r w:rsidRPr="005326F2">
        <w:t>zapoznał się z treścią niniejszego zamówienia;</w:t>
      </w:r>
    </w:p>
    <w:p w14:paraId="17F5EC26" w14:textId="77777777" w:rsidR="005326F2" w:rsidRPr="005326F2" w:rsidRDefault="005326F2" w:rsidP="005326F2">
      <w:pPr>
        <w:numPr>
          <w:ilvl w:val="0"/>
          <w:numId w:val="22"/>
        </w:numPr>
      </w:pPr>
      <w:r w:rsidRPr="005326F2">
        <w:t>posiada zdolność techniczną i organizacyjną do wykonania zamówienia;</w:t>
      </w:r>
    </w:p>
    <w:p w14:paraId="50713D27" w14:textId="77777777" w:rsidR="005326F2" w:rsidRPr="005326F2" w:rsidRDefault="005326F2" w:rsidP="005326F2">
      <w:pPr>
        <w:numPr>
          <w:ilvl w:val="0"/>
          <w:numId w:val="22"/>
        </w:numPr>
      </w:pPr>
      <w:r>
        <w:t xml:space="preserve">oferowane urządzenia spełniają wymagania określone w zamówieniu lub zostały w ofercie jednoznacznie </w:t>
      </w:r>
      <w:del w:id="5540" w:author="Ewa Retajczyk" w:date="2026-10-08T11:52:41Z">
        <w:r>
          <w:delText xml:space="preserve">wskazane</w:delText>
        </w:r>
      </w:del>
      <w:ins w:id="5541" w:author="Ewa Retajczyk" w:date="2026-10-08T11:52:52Z">
        <w:r>
          <w:t xml:space="preserve">opisane</w:t>
        </w:r>
      </w:ins>
      <w:r>
        <w:t xml:space="preserve"> </w:t>
      </w:r>
      <w:del w:id="5542" w:author="Ewa Retajczyk" w:date="2026-10-08T11:53:00Z">
        <w:r>
          <w:delText xml:space="preserve">odstępstwa</w:delText>
        </w:r>
      </w:del>
      <w:ins w:id="5543" w:author="Ewa Retajczyk" w:date="2026-10-08T11:53:29Z">
        <w:r>
          <w:t xml:space="preserve">jako rozwiązania równoważne wraz z wykazaniem równoważności</w:t>
        </w:r>
      </w:ins>
      <w:r>
        <w:t xml:space="preserve">;</w:t>
      </w:r>
    </w:p>
    <w:p w14:paraId="2343E8B9" w14:textId="77777777" w:rsidR="005326F2" w:rsidRPr="005326F2" w:rsidRDefault="005326F2" w:rsidP="005326F2">
      <w:pPr>
        <w:numPr>
          <w:ilvl w:val="0"/>
          <w:numId w:val="22"/>
        </w:numPr>
      </w:pPr>
      <w:r w:rsidRPr="005326F2">
        <w:t>zaoferowana cena obejmuje pełny zakres zobowiązań Wykonawcy;</w:t>
      </w:r>
    </w:p>
    <w:p w14:paraId="7F43B5BA" w14:textId="77777777" w:rsidR="005326F2" w:rsidRPr="005326F2" w:rsidRDefault="005326F2" w:rsidP="005326F2">
      <w:pPr>
        <w:numPr>
          <w:ilvl w:val="0"/>
          <w:numId w:val="22"/>
        </w:numPr>
      </w:pPr>
      <w:r w:rsidRPr="005326F2">
        <w:t>zapewni gwarancję na okres nie krótszy niż 60 miesięcy;</w:t>
      </w:r>
    </w:p>
    <w:p w14:paraId="639FAD6F" w14:textId="77777777" w:rsidR="005326F2" w:rsidRPr="005326F2" w:rsidRDefault="005326F2" w:rsidP="005326F2">
      <w:pPr>
        <w:numPr>
          <w:ilvl w:val="0"/>
          <w:numId w:val="22"/>
        </w:numPr>
      </w:pPr>
      <w:r w:rsidRPr="005326F2">
        <w:t>zapewni wymagane wsparcie techniczne przy odbiorach i procedurach UDT;</w:t>
      </w:r>
    </w:p>
    <w:p w14:paraId="7FCD67BE" w14:textId="77777777" w:rsidR="005326F2" w:rsidRPr="005326F2" w:rsidRDefault="005326F2" w:rsidP="005326F2">
      <w:pPr>
        <w:numPr>
          <w:ilvl w:val="0"/>
          <w:numId w:val="22"/>
        </w:numPr>
      </w:pPr>
      <w:r w:rsidRPr="005326F2">
        <w:t>zapewni współpracę z wykonawcami Zamówienia nr 2 i Zamówienia nr 3;</w:t>
      </w:r>
    </w:p>
    <w:p w14:paraId="0611DDDC" w14:textId="77777777" w:rsidR="005326F2" w:rsidRPr="005326F2" w:rsidRDefault="005326F2" w:rsidP="005326F2">
      <w:pPr>
        <w:numPr>
          <w:ilvl w:val="0"/>
          <w:numId w:val="22"/>
        </w:numPr>
      </w:pPr>
      <w:r w:rsidRPr="005326F2">
        <w:t>przekaże dokumentację niezbędną do wykonania, uruchomienia i eksploatacji instalacji;</w:t>
      </w:r>
    </w:p>
    <w:p w14:paraId="767901E2" w14:textId="77777777" w:rsidR="005326F2" w:rsidRPr="005326F2" w:rsidRDefault="005326F2" w:rsidP="005326F2">
      <w:pPr>
        <w:numPr>
          <w:ilvl w:val="0"/>
          <w:numId w:val="22"/>
        </w:numPr>
      </w:pPr>
      <w:r>
        <w:t xml:space="preserve">zapewni </w:t>
      </w:r>
      <w:del w:id="5544" w:author="Ewa Retajczyk" w:date="2026-10-08T11:53:56Z">
        <w:r>
          <w:delText xml:space="preserve">możliwość</w:delText>
        </w:r>
      </w:del>
      <w:ins w:id="5545" w:author="Ewa Retajczyk" w:date="2026-10-08T11:54:10Z">
        <w:r>
          <w:t xml:space="preserve">otwarte</w:t>
        </w:r>
      </w:ins>
      <w:r>
        <w:t xml:space="preserve"> </w:t>
      </w:r>
      <w:del w:id="5546" w:author="Ewa Retajczyk" w:date="2026-10-08T11:54:14Z">
        <w:r>
          <w:delText xml:space="preserve">integracji</w:delText>
        </w:r>
      </w:del>
      <w:ins w:id="5547" w:author="Ewa Retajczyk" w:date="2026-10-08T11:54:33Z">
        <w:r>
          <w:t xml:space="preserve">interfejsy umożliwiające integrację</w:t>
        </w:r>
      </w:ins>
      <w:r>
        <w:t xml:space="preserve"> oferowanego rozwiązania z nadrzędnym systemem zarządzania energią Zamawiającego</w:t>
      </w:r>
      <w:ins w:id="5548" w:author="Ewa Retajczyk" w:date="2026-10-08T11:54:39Z">
        <w:r>
          <w:t xml:space="preserve"> (wykonanie integracji nie jest przedmiotem zamówienia)</w:t>
        </w:r>
      </w:ins>
      <w:r>
        <w:t xml:space="preserve">;</w:t>
      </w:r>
    </w:p>
    <w:p w14:paraId="1B4A2773" w14:textId="77777777" w:rsidR="005326F2" w:rsidRPr="005326F2" w:rsidRDefault="005326F2" w:rsidP="005326F2">
      <w:pPr>
        <w:numPr>
          <w:ilvl w:val="0"/>
          <w:numId w:val="22"/>
        </w:numPr>
      </w:pPr>
      <w:r w:rsidRPr="005326F2">
        <w:t>uwzględni w harmonogramie zależność realizacji własnego zakresu od Zamówienia nr 2 i Zamówienia nr 3;</w:t>
      </w:r>
    </w:p>
    <w:p w14:paraId="06D8336F" w14:textId="77777777" w:rsidR="005326F2" w:rsidRPr="005326F2" w:rsidRDefault="005326F2" w:rsidP="005326F2">
      <w:pPr>
        <w:numPr>
          <w:ilvl w:val="0"/>
          <w:numId w:val="22"/>
        </w:numPr>
      </w:pPr>
      <w:r w:rsidRPr="005326F2">
        <w:lastRenderedPageBreak/>
        <w:t>przekaże dane techniczne niezbędne do terminowej realizacji pozostałych zakresów inwestycji;</w:t>
      </w:r>
    </w:p>
    <w:p w14:paraId="2F39D5D5" w14:textId="77777777" w:rsidR="005326F2" w:rsidRPr="005326F2" w:rsidRDefault="005326F2" w:rsidP="005326F2">
      <w:pPr>
        <w:numPr>
          <w:ilvl w:val="0"/>
          <w:numId w:val="22"/>
        </w:numPr>
      </w:pPr>
      <w:r w:rsidRPr="005326F2">
        <w:t>zapewni udział w testach wspólnych oraz odbiorach całej stacji;</w:t>
      </w:r>
    </w:p>
    <w:p w14:paraId="58CD222C" w14:textId="77777777" w:rsidR="005326F2" w:rsidRPr="005326F2" w:rsidRDefault="005326F2" w:rsidP="005326F2">
      <w:pPr>
        <w:numPr>
          <w:ilvl w:val="0"/>
          <w:numId w:val="22"/>
        </w:numPr>
      </w:pPr>
      <w:r w:rsidRPr="005326F2">
        <w:t>usunie na własny koszt wady dotyczące własnego zakresu stwierdzone podczas testów, odbiorów lub badań UDT;</w:t>
      </w:r>
    </w:p>
    <w:p w14:paraId="50A4CB00" w14:textId="77777777" w:rsidR="005326F2" w:rsidRPr="005326F2" w:rsidRDefault="005326F2" w:rsidP="005326F2">
      <w:pPr>
        <w:numPr>
          <w:ilvl w:val="0"/>
          <w:numId w:val="22"/>
        </w:numPr>
      </w:pPr>
      <w:r w:rsidRPr="005326F2">
        <w:t>zapewni wykonanie, konfigurację, uruchomienie i int</w:t>
      </w:r>
      <w:r w:rsidRPr="0061581A">
        <w:t>egrację Systemu monitorowania i zarządzania danymi dla obwodów zasilających punkty ładowania zgodnie</w:t>
      </w:r>
      <w:r w:rsidRPr="005326F2">
        <w:t xml:space="preserve"> z wymaganiami określonymi w rozdziale 4;</w:t>
      </w:r>
    </w:p>
    <w:p w14:paraId="5D0C90BF" w14:textId="77777777" w:rsidR="005326F2" w:rsidRPr="005326F2" w:rsidRDefault="005326F2" w:rsidP="005326F2">
      <w:pPr>
        <w:numPr>
          <w:ilvl w:val="0"/>
          <w:numId w:val="22"/>
        </w:numPr>
      </w:pPr>
      <w:r w:rsidRPr="005326F2">
        <w:t>zapewni kompletność elementu pomiarowego, systemu centralnego, interfejsów, licencji i pozostałych elementów niezbędnych do realizacji wymagań rozdziału 4;</w:t>
      </w:r>
    </w:p>
    <w:p w14:paraId="4619CFBF" w14:textId="77777777" w:rsidR="005326F2" w:rsidRPr="005326F2" w:rsidRDefault="005326F2" w:rsidP="005326F2">
      <w:pPr>
        <w:numPr>
          <w:ilvl w:val="0"/>
          <w:numId w:val="22"/>
        </w:numPr>
      </w:pPr>
      <w:r w:rsidRPr="005326F2">
        <w:t>zapewni wymagane funkcje pomiarowe, rejestracyjne, analityczne, alarmowe, archiwizacyjne i komunikacyjne określone w rozdziale 4;</w:t>
      </w:r>
    </w:p>
    <w:p w14:paraId="67439C7D" w14:textId="77777777" w:rsidR="005326F2" w:rsidRPr="005326F2" w:rsidRDefault="005326F2" w:rsidP="005326F2">
      <w:pPr>
        <w:numPr>
          <w:ilvl w:val="0"/>
          <w:numId w:val="22"/>
        </w:numPr>
      </w:pPr>
      <w:r>
        <w:t xml:space="preserve">zapewni wymagane certyfikaty</w:t>
      </w:r>
      <w:ins w:id="5549" w:author="Ewa Retajczyk" w:date="2026-10-08T11:54:39Z">
        <w:r>
          <w:t xml:space="preserve"> lub równoważne dokumenty</w:t>
        </w:r>
      </w:ins>
      <w:r>
        <w:t xml:space="preserve"> i dokumentację potwierdzającą zgodność oferowanego rozwiązania z wymaganymi normami;</w:t>
      </w:r>
    </w:p>
    <w:p w14:paraId="27D759E7" w14:textId="77777777" w:rsidR="005326F2" w:rsidRPr="005326F2" w:rsidRDefault="005326F2" w:rsidP="005326F2">
      <w:pPr>
        <w:numPr>
          <w:ilvl w:val="0"/>
          <w:numId w:val="22"/>
        </w:numPr>
      </w:pPr>
      <w:r w:rsidRPr="005326F2">
        <w:t xml:space="preserve">zapewni wymagany poziom </w:t>
      </w:r>
      <w:proofErr w:type="spellStart"/>
      <w:r w:rsidRPr="005326F2">
        <w:t>cyberbezpieczeństwa</w:t>
      </w:r>
      <w:proofErr w:type="spellEnd"/>
      <w:r w:rsidRPr="005326F2">
        <w:t xml:space="preserve"> systemu;</w:t>
      </w:r>
    </w:p>
    <w:p w14:paraId="0BA0BB61" w14:textId="77777777" w:rsidR="005326F2" w:rsidRPr="005326F2" w:rsidRDefault="005326F2" w:rsidP="005326F2">
      <w:pPr>
        <w:numPr>
          <w:ilvl w:val="0"/>
          <w:numId w:val="22"/>
        </w:numPr>
      </w:pPr>
      <w:r>
        <w:t xml:space="preserve">wszystkie informacje przedstawione w ofercie są zgodne ze stanem faktycznym</w:t>
      </w:r>
      <w:del w:id="5550" w:author="Ewa Retajczyk" w:date="2026-10-08T11:54:46Z">
        <w:r>
          <w:delText xml:space="preserve">.</w:delText>
        </w:r>
      </w:del>
      <w:ins w:id="5551" w:author="Ewa Retajczyk" w:date="2026-10-08T11:55:08Z">
        <w:r>
          <w:t xml:space="preserve">;</w:t>
        </w:r>
      </w:ins>
    </w:p>
    <w:p>
      <w:pPr>
        <w:numPr>
          <w:ilvl w:val="0"/>
          <w:numId w:val="11"/>
        </w:numPr>
        <w:rPr>
          <w:ins w:id="5552" w:author="Ewa Retajczyk" w:date="2026-10-08T11:55:11Z"/>
        </w:rPr>
      </w:pPr>
      <w:ins w:id="5553" w:author="Ewa Retajczyk" w:date="2026-10-08T11:55:25Z">
        <w:r>
          <w:t xml:space="preserve">nie jest powiązany z Zamawiającym osobowo ani kapitałowo w rozumieniu pkt 22 i nie zachodzą okoliczności powodujące konflikt interesów;</w:t>
        </w:r>
      </w:ins>
    </w:p>
    <w:p>
      <w:pPr>
        <w:numPr>
          <w:ilvl w:val="0"/>
          <w:numId w:val="11"/>
        </w:numPr>
        <w:rPr>
          <w:ins w:id="5554" w:author="Ewa Retajczyk" w:date="2026-10-08T11:55:27Z"/>
        </w:rPr>
      </w:pPr>
      <w:ins w:id="5555" w:author="Ewa Retajczyk" w:date="2026-10-08T11:55:39Z">
        <w:r>
          <w:t xml:space="preserve">oferowane urządzenia są fabrycznie nowe, nieużywane i wyprodukowane nie wcześniej niż 24 miesiące przed montażem;</w:t>
        </w:r>
      </w:ins>
    </w:p>
    <w:p>
      <w:pPr>
        <w:numPr>
          <w:ilvl w:val="0"/>
          <w:numId w:val="11"/>
        </w:numPr>
        <w:rPr>
          <w:ins w:id="5556" w:author="Ewa Retajczyk" w:date="2026-10-08T11:55:40Z"/>
        </w:rPr>
      </w:pPr>
      <w:ins w:id="5557" w:author="Ewa Retajczyk" w:date="2026-10-08T11:55:55Z">
        <w:r>
          <w:t xml:space="preserve">oferowane rozwiązanie jest zgodne z zasadą DNSH („nie wyrządzaj poważnych szkód");</w:t>
        </w:r>
      </w:ins>
    </w:p>
    <w:p>
      <w:pPr>
        <w:numPr>
          <w:ilvl w:val="0"/>
          <w:numId w:val="11"/>
        </w:numPr>
        <w:rPr>
          <w:ins w:id="5558" w:author="Ewa Retajczyk" w:date="2026-10-08T11:56:11Z"/>
        </w:rPr>
      </w:pPr>
      <w:ins w:id="5559" w:author="Ewa Retajczyk" w:date="2026-10-08T11:56:13Z">
        <w:r>
          <w:t xml:space="preserve">spełnia warunki udziału w postępowaniu określone w pkt 12;</w:t>
        </w:r>
      </w:ins>
    </w:p>
    <w:p>
      <w:pPr>
        <w:numPr>
          <w:ilvl w:val="0"/>
          <w:numId w:val="11"/>
        </w:numPr>
        <w:rPr>
          <w:ins w:id="5560" w:author="Ewa Retajczyk" w:date="2026-10-08T11:56:14Z"/>
        </w:rPr>
      </w:pPr>
      <w:ins w:id="5561" w:author="Ewa Retajczyk" w:date="2026-10-08T11:56:35Z">
        <w:r>
          <w:t xml:space="preserve">zapoznał się z wymaganiami wynikającymi z umowy dotacji (pkt 24) i zobowiązuje się je stosować;</w:t>
        </w:r>
      </w:ins>
    </w:p>
    <w:p>
      <w:pPr>
        <w:numPr>
          <w:ilvl w:val="0"/>
          <w:numId w:val="11"/>
        </w:numPr>
        <w:rPr>
          <w:ins w:id="5562" w:author="Ewa Retajczyk" w:date="2026-10-08T11:56:48Z"/>
        </w:rPr>
      </w:pPr>
      <w:ins w:id="5563" w:author="Ewa Retajczyk" w:date="2026-10-08T11:57:11Z">
        <w:r>
          <w:t xml:space="preserve">wniósł wadium w wymaganej wysokości i formie;</w:t>
        </w:r>
      </w:ins>
    </w:p>
    <w:p>
      <w:pPr>
        <w:numPr>
          <w:ilvl w:val="0"/>
          <w:numId w:val="11"/>
        </w:numPr>
        <w:rPr>
          <w:ins w:id="5564" w:author="Ewa Retajczyk" w:date="2026-10-08T11:57:11Z"/>
        </w:rPr>
      </w:pPr>
      <w:ins w:id="5565" w:author="Ewa Retajczyk" w:date="2026-10-08T11:57:51Z">
        <w:r>
          <w:t xml:space="preserve">pozostaje związany ofertą przez 30 dni od upływu terminu składania ofert.</w:t>
        </w:r>
      </w:ins>
    </w:p>
    <w:p w14:paraId="30411E27" w14:textId="77777777" w:rsidR="005326F2" w:rsidRPr="005326F2" w:rsidRDefault="005326F2" w:rsidP="005326F2">
      <w:r w:rsidRPr="005326F2">
        <w:rPr>
          <w:b/>
          <w:bCs/>
        </w:rPr>
        <w:t>Miejscowość i data:</w:t>
      </w:r>
      <w:r w:rsidRPr="005326F2">
        <w:t xml:space="preserve"> __________________________</w:t>
      </w:r>
    </w:p>
    <w:p w14:paraId="4D2E948F" w14:textId="77777777" w:rsidR="005326F2" w:rsidRPr="005326F2" w:rsidRDefault="005326F2" w:rsidP="005326F2">
      <w:r w:rsidRPr="005326F2">
        <w:rPr>
          <w:b/>
          <w:bCs/>
        </w:rPr>
        <w:t>Imię i nazwisko osoby uprawnionej:</w:t>
      </w:r>
      <w:r w:rsidRPr="005326F2">
        <w:t xml:space="preserve"> __________________________</w:t>
      </w:r>
    </w:p>
    <w:p w14:paraId="0F061C5A" w14:textId="77777777" w:rsidR="005326F2" w:rsidRPr="005326F2" w:rsidRDefault="005326F2" w:rsidP="005326F2">
      <w:r w:rsidRPr="005326F2">
        <w:rPr>
          <w:b/>
          <w:bCs/>
        </w:rPr>
        <w:t>Stanowisko:</w:t>
      </w:r>
      <w:r w:rsidRPr="005326F2">
        <w:t xml:space="preserve"> __________________________</w:t>
      </w:r>
    </w:p>
    <w:p w14:paraId="0785720C" w14:textId="351783A4" w:rsidR="0012773E" w:rsidRDefault="005326F2">
      <w:r w:rsidRPr="005326F2">
        <w:rPr>
          <w:b/>
          <w:bCs/>
        </w:rPr>
        <w:t>Podpis:</w:t>
      </w:r>
      <w:r w:rsidRPr="005326F2">
        <w:t xml:space="preserve"> __________________________</w:t>
      </w:r>
    </w:p>
    <w:sectPr w:rsidR="001277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06A4"/>
    <w:multiLevelType w:val="multilevel"/>
    <w:tmpl w:val="DDF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7831"/>
    <w:multiLevelType w:val="multilevel"/>
    <w:tmpl w:val="85F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42607"/>
    <w:multiLevelType w:val="multilevel"/>
    <w:tmpl w:val="1C6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63E5"/>
    <w:multiLevelType w:val="multilevel"/>
    <w:tmpl w:val="2CB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F4A86"/>
    <w:multiLevelType w:val="multilevel"/>
    <w:tmpl w:val="95C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771E4"/>
    <w:multiLevelType w:val="multilevel"/>
    <w:tmpl w:val="321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7782F"/>
    <w:multiLevelType w:val="multilevel"/>
    <w:tmpl w:val="F68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A115C"/>
    <w:multiLevelType w:val="multilevel"/>
    <w:tmpl w:val="450C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24AEA"/>
    <w:multiLevelType w:val="multilevel"/>
    <w:tmpl w:val="6A1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A478A"/>
    <w:multiLevelType w:val="multilevel"/>
    <w:tmpl w:val="7EEE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1420F"/>
    <w:multiLevelType w:val="multilevel"/>
    <w:tmpl w:val="1328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A58B5"/>
    <w:multiLevelType w:val="multilevel"/>
    <w:tmpl w:val="C4A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61FB2"/>
    <w:multiLevelType w:val="multilevel"/>
    <w:tmpl w:val="408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C49DF"/>
    <w:multiLevelType w:val="multilevel"/>
    <w:tmpl w:val="7FE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252B9"/>
    <w:multiLevelType w:val="multilevel"/>
    <w:tmpl w:val="A59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50A96"/>
    <w:multiLevelType w:val="multilevel"/>
    <w:tmpl w:val="7D7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0074D"/>
    <w:multiLevelType w:val="multilevel"/>
    <w:tmpl w:val="6A1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21766"/>
    <w:multiLevelType w:val="multilevel"/>
    <w:tmpl w:val="D7BC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B216A"/>
    <w:multiLevelType w:val="multilevel"/>
    <w:tmpl w:val="1DF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D17442"/>
    <w:multiLevelType w:val="multilevel"/>
    <w:tmpl w:val="CA4C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49120D"/>
    <w:multiLevelType w:val="multilevel"/>
    <w:tmpl w:val="4BD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21C92"/>
    <w:multiLevelType w:val="multilevel"/>
    <w:tmpl w:val="840E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101682">
    <w:abstractNumId w:val="15"/>
  </w:num>
  <w:num w:numId="2" w16cid:durableId="916943810">
    <w:abstractNumId w:val="21"/>
  </w:num>
  <w:num w:numId="3" w16cid:durableId="1720208809">
    <w:abstractNumId w:val="4"/>
  </w:num>
  <w:num w:numId="4" w16cid:durableId="1287812655">
    <w:abstractNumId w:val="1"/>
  </w:num>
  <w:num w:numId="5" w16cid:durableId="893125976">
    <w:abstractNumId w:val="8"/>
  </w:num>
  <w:num w:numId="6" w16cid:durableId="441150636">
    <w:abstractNumId w:val="2"/>
  </w:num>
  <w:num w:numId="7" w16cid:durableId="1987389523">
    <w:abstractNumId w:val="10"/>
  </w:num>
  <w:num w:numId="8" w16cid:durableId="1052730837">
    <w:abstractNumId w:val="6"/>
  </w:num>
  <w:num w:numId="9" w16cid:durableId="448358331">
    <w:abstractNumId w:val="13"/>
  </w:num>
  <w:num w:numId="10" w16cid:durableId="1033262030">
    <w:abstractNumId w:val="5"/>
  </w:num>
  <w:num w:numId="11" w16cid:durableId="1044788725">
    <w:abstractNumId w:val="11"/>
  </w:num>
  <w:num w:numId="12" w16cid:durableId="1523321883">
    <w:abstractNumId w:val="14"/>
  </w:num>
  <w:num w:numId="13" w16cid:durableId="466511985">
    <w:abstractNumId w:val="0"/>
  </w:num>
  <w:num w:numId="14" w16cid:durableId="1033002295">
    <w:abstractNumId w:val="18"/>
  </w:num>
  <w:num w:numId="15" w16cid:durableId="1502433147">
    <w:abstractNumId w:val="12"/>
  </w:num>
  <w:num w:numId="16" w16cid:durableId="1517765692">
    <w:abstractNumId w:val="20"/>
  </w:num>
  <w:num w:numId="17" w16cid:durableId="1311980652">
    <w:abstractNumId w:val="16"/>
  </w:num>
  <w:num w:numId="18" w16cid:durableId="1730113582">
    <w:abstractNumId w:val="9"/>
  </w:num>
  <w:num w:numId="19" w16cid:durableId="1763530160">
    <w:abstractNumId w:val="17"/>
  </w:num>
  <w:num w:numId="20" w16cid:durableId="1411150783">
    <w:abstractNumId w:val="19"/>
  </w:num>
  <w:num w:numId="21" w16cid:durableId="1419014032">
    <w:abstractNumId w:val="3"/>
  </w:num>
  <w:num w:numId="22" w16cid:durableId="21283068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F2"/>
    <w:rsid w:val="0012773E"/>
    <w:rsid w:val="003169AA"/>
    <w:rsid w:val="005326F2"/>
    <w:rsid w:val="00574008"/>
    <w:rsid w:val="0061581A"/>
    <w:rsid w:val="008F3CD5"/>
    <w:rsid w:val="00987407"/>
    <w:rsid w:val="00BF0F42"/>
    <w:rsid w:val="00C62A3E"/>
    <w:rsid w:val="00DE6C5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23A6A"/>
  <w15:chartTrackingRefBased/>
  <w15:docId w15:val="{18C26B5D-B5FE-4CA9-BC4F-26B7D4E6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32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532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5326F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5326F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5326F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5326F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326F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326F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326F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326F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5326F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5326F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5326F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5326F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5326F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326F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326F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326F2"/>
    <w:rPr>
      <w:rFonts w:eastAsiaTheme="majorEastAsia" w:cstheme="majorBidi"/>
      <w:color w:val="272727" w:themeColor="text1" w:themeTint="D8"/>
    </w:rPr>
  </w:style>
  <w:style w:type="paragraph" w:styleId="Tytu">
    <w:name w:val="Title"/>
    <w:basedOn w:val="Normalny"/>
    <w:next w:val="Normalny"/>
    <w:link w:val="TytuZnak"/>
    <w:uiPriority w:val="10"/>
    <w:qFormat/>
    <w:rsid w:val="00532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326F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326F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326F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326F2"/>
    <w:pPr>
      <w:spacing w:before="160"/>
      <w:jc w:val="center"/>
    </w:pPr>
    <w:rPr>
      <w:i/>
      <w:iCs/>
      <w:color w:val="404040" w:themeColor="text1" w:themeTint="BF"/>
    </w:rPr>
  </w:style>
  <w:style w:type="character" w:customStyle="1" w:styleId="CytatZnak">
    <w:name w:val="Cytat Znak"/>
    <w:basedOn w:val="Domylnaczcionkaakapitu"/>
    <w:link w:val="Cytat"/>
    <w:uiPriority w:val="29"/>
    <w:rsid w:val="005326F2"/>
    <w:rPr>
      <w:i/>
      <w:iCs/>
      <w:color w:val="404040" w:themeColor="text1" w:themeTint="BF"/>
    </w:rPr>
  </w:style>
  <w:style w:type="paragraph" w:styleId="Akapitzlist">
    <w:name w:val="List Paragraph"/>
    <w:basedOn w:val="Normalny"/>
    <w:uiPriority w:val="34"/>
    <w:qFormat/>
    <w:rsid w:val="005326F2"/>
    <w:pPr>
      <w:ind w:left="720"/>
      <w:contextualSpacing/>
    </w:pPr>
  </w:style>
  <w:style w:type="character" w:styleId="Wyrnienieintensywne">
    <w:name w:val="Intense Emphasis"/>
    <w:basedOn w:val="Domylnaczcionkaakapitu"/>
    <w:uiPriority w:val="21"/>
    <w:qFormat/>
    <w:rsid w:val="005326F2"/>
    <w:rPr>
      <w:i/>
      <w:iCs/>
      <w:color w:val="2F5496" w:themeColor="accent1" w:themeShade="BF"/>
    </w:rPr>
  </w:style>
  <w:style w:type="paragraph" w:styleId="Cytatintensywny">
    <w:name w:val="Intense Quote"/>
    <w:basedOn w:val="Normalny"/>
    <w:next w:val="Normalny"/>
    <w:link w:val="CytatintensywnyZnak"/>
    <w:uiPriority w:val="30"/>
    <w:qFormat/>
    <w:rsid w:val="00532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5326F2"/>
    <w:rPr>
      <w:i/>
      <w:iCs/>
      <w:color w:val="2F5496" w:themeColor="accent1" w:themeShade="BF"/>
    </w:rPr>
  </w:style>
  <w:style w:type="character" w:styleId="Odwoanieintensywne">
    <w:name w:val="Intense Reference"/>
    <w:basedOn w:val="Domylnaczcionkaakapitu"/>
    <w:uiPriority w:val="32"/>
    <w:qFormat/>
    <w:rsid w:val="005326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5771</Words>
  <Characters>34626</Characters>
  <Application>Microsoft Office Word</Application>
  <DocSecurity>0</DocSecurity>
  <Lines>288</Lines>
  <Paragraphs>80</Paragraphs>
  <ScaleCrop>false</ScaleCrop>
  <Company/>
  <LinksUpToDate>false</LinksUpToDate>
  <CharactersWithSpaces>40317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cp:lastPrinted>2026-10-06T13:44:00Z</cp:lastPrinted>
  <dcterms:created xsi:type="dcterms:W3CDTF">2026-10-07T08:24:00Z</dcterms:created>
  <dcterms:modified xsi:type="dcterms:W3CDTF">2026-10-07T08:24:00Z</dcterms:modified>
</cp:coreProperties>
</file>