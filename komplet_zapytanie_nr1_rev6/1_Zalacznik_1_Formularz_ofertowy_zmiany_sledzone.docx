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837A4" w14:textId="77777777" w:rsidR="00F001E3" w:rsidRDefault="00000000" w:rsidP="00E46F91">
      <w:pPr>
        <w:spacing w:after="200" w:line="276" w:lineRule="auto"/>
        <w:jc w:val="right"/>
      </w:pPr>
      <w:r>
        <w:rPr>
          <w:i/>
          <w:iCs/>
          <w:sz w:val="20"/>
          <w:szCs w:val="20"/>
        </w:rPr>
        <w:t>Załącznik nr 1 do zapytania ofertowego – Zamówienie nr 1</w:t>
      </w:r>
    </w:p>
    <w:p w14:paraId="69AB8CD5" w14:textId="77777777" w:rsidR="00F001E3" w:rsidRDefault="00000000" w:rsidP="00E46F91">
      <w:pPr>
        <w:spacing w:before="120" w:after="200" w:line="276" w:lineRule="auto"/>
        <w:jc w:val="center"/>
      </w:pPr>
      <w:r>
        <w:rPr>
          <w:b/>
          <w:bCs/>
          <w:sz w:val="28"/>
          <w:szCs w:val="28"/>
        </w:rPr>
        <w:t>FORMULARZ OFERTOWY</w:t>
      </w:r>
    </w:p>
    <w:p w14:paraId="7546A3C3" w14:textId="77777777" w:rsidR="00F001E3" w:rsidRDefault="00000000" w:rsidP="00E46F91">
      <w:pPr>
        <w:spacing w:after="120" w:line="276" w:lineRule="auto"/>
        <w:jc w:val="both"/>
      </w:pPr>
      <w:r>
        <w:t xml:space="preserve">Miejscowość i data: </w:t>
      </w:r>
      <w:r>
        <w:rPr>
          <w:highlight w:val="yellow"/>
        </w:rPr>
        <w:t>[uzupełnia Wykonawca]</w:t>
      </w:r>
    </w:p>
    <w:p w14:paraId="32056E9F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A. Zamawiający</w:t>
      </w:r>
    </w:p>
    <w:p w14:paraId="15718A21" w14:textId="77777777" w:rsidR="00F001E3" w:rsidRDefault="00000000" w:rsidP="00E46F91">
      <w:pPr>
        <w:spacing w:after="120" w:line="276" w:lineRule="auto"/>
        <w:jc w:val="both"/>
      </w:pPr>
      <w:r>
        <w:t>MEGALOG Sp. z o.o., ul. Tysiąclecia 1, 06-400 Ciechanów, KRS 0000887792, NIP 5662027377, e-mail do kontaktu: zamowienia@megalog.pl.</w:t>
      </w:r>
    </w:p>
    <w:p w14:paraId="3FCCC897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B. Wykonawca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F001E3" w14:paraId="3D8FCB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80FF7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Pełna nazwa Wykonawcy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938AB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  <w:tr w:rsidR="00F001E3" w14:paraId="73ED75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0A662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Adres siedziby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BEDC5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  <w:tr w:rsidR="00F001E3" w14:paraId="2FCB3C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56503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NIP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F1154F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  <w:tr w:rsidR="00F001E3" w14:paraId="3B512B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A9080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REGON / KRS / </w:t>
            </w:r>
            <w:proofErr w:type="spellStart"/>
            <w:r>
              <w:rPr>
                <w:b/>
                <w:bCs/>
                <w:sz w:val="20"/>
                <w:szCs w:val="20"/>
              </w:rPr>
              <w:t>CEiDG</w:t>
            </w:r>
            <w:proofErr w:type="spellEnd"/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64A68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  <w:tr w:rsidR="00F001E3" w14:paraId="2B40F4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83485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Osoba(-y) uprawniona(-e) do reprezentacji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3A795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  <w:tr w:rsidR="00F001E3" w14:paraId="7644A1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104F2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Osoba do kontaktu w sprawie oferty (imię i nazwisko)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7BC03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  <w:tr w:rsidR="00F001E3" w14:paraId="7CEDC0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4A49D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Telefon kontaktowy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BF89F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  <w:tr w:rsidR="00F001E3" w14:paraId="422A49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1DF48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Adres e-mail do korespondencji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FAE31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</w:tbl>
    <w:p w14:paraId="6B61A397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C. Przedmiot oferty</w:t>
      </w:r>
    </w:p>
    <w:p w14:paraId="1BCDCA0C" w14:textId="77777777" w:rsidR="00F001E3" w:rsidRDefault="00000000" w:rsidP="00E46F91">
      <w:pPr>
        <w:spacing w:after="120" w:line="276" w:lineRule="auto"/>
        <w:jc w:val="both"/>
      </w:pPr>
      <w:r>
        <w:t xml:space="preserve">W odpowiedzi na zapytanie ofertowe – Zamówienie nr 1 pn. </w:t>
      </w:r>
      <w:r>
        <w:rPr>
          <w:b/>
          <w:bCs/>
        </w:rPr>
        <w:t>„Dostawa i uruchomienie ogólnodostępnych stacji ładowania DC dla pojazdów ciężarowych (6 szt.) wraz z oprogramowaniem i systemem monitorowania"</w:t>
      </w:r>
      <w:r>
        <w:t>, realizowane w ramach inwestycji „Budowa stacji ładowania dla pojazdów kat. N2/N3 w bazie eksploatacyjnej MEGALOG sp. z o.o. w Ciechanowie przy ul. Tysiąclecia 1", składamy ofertę na wykonanie przedmiotu zamówienia zgodnie z opisem i na warunkach określonych w zapytaniu ofertowym oraz jego załącznikach.</w:t>
      </w:r>
    </w:p>
    <w:p w14:paraId="40CD014E" w14:textId="77777777" w:rsidR="00F001E3" w:rsidRDefault="00000000" w:rsidP="00E46F91">
      <w:pPr>
        <w:keepNext/>
        <w:spacing w:after="60" w:line="276" w:lineRule="auto"/>
        <w:jc w:val="both"/>
        <w:rPr>
          <w:del w:id="5031" w:author="Ewa Retajczyk" w:date="2026-10-20T15:01:07Z"/>
        </w:rPr>
      </w:pPr>
      <w:del w:id="5030" w:author="Ewa Retajczyk" w:date="2026-10-20T15:01:23Z">
        <w:r>
          <w:delText xml:space="preserve">Oferowane urządzenia i systemy (pkt 17 zapytania):</w:delText>
        </w:r>
      </w:del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038"/>
      </w:tblGrid>
      <w:tr w:rsidR="00F001E3" w14:paraId="3F3269F1" w14:textId="77777777">
        <w:tblPrEx>
          <w:tblCellMar>
            <w:top w:w="0" w:type="dxa"/>
            <w:bottom w:w="0" w:type="dxa"/>
          </w:tblCellMar>
        </w:tblPrEx>
        <w:trPr>
          <w:del w:id="5014" w:author="Ewa Retajczyk" w:date="2026-10-20T15:01:44Z"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7EA1A" w14:textId="77777777" w:rsidR="00F001E3" w:rsidRDefault="00000000" w:rsidP="00E46F91">
            <w:pPr>
              <w:spacing w:after="40" w:line="252" w:lineRule="auto"/>
              <w:jc w:val="both"/>
              <w:rPr>
                <w:del w:id="5016" w:author="Ewa Retajczyk" w:date="2026-10-20T15:02:05Z"/>
              </w:rPr>
            </w:pPr>
            <w:del w:id="5015" w:author="Ewa Retajczyk" w:date="2026-10-20T15:02:10Z">
              <w:r>
                <w:rPr>
                  <w:sz w:val="20"/>
                  <w:szCs w:val="20"/>
                </w:rPr>
                <w:delText xml:space="preserve">Stacje ładowania (terminale) – producent i model</w:delText>
              </w:r>
            </w:del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C95FB" w14:textId="77777777" w:rsidR="00F001E3" w:rsidRDefault="00F001E3" w:rsidP="00E46F91">
            <w:pPr>
              <w:spacing w:after="40" w:line="252" w:lineRule="auto"/>
              <w:jc w:val="both"/>
              <w:rPr>
                <w:del w:id="5017" w:author="Ewa Retajczyk" w:date="2026-10-20T15:02:43Z"/>
              </w:rPr>
            </w:pPr>
          </w:p>
        </w:tc>
      </w:tr>
      <w:tr w:rsidR="00F001E3" w14:paraId="418C3704" w14:textId="77777777">
        <w:tblPrEx>
          <w:tblCellMar>
            <w:top w:w="0" w:type="dxa"/>
            <w:bottom w:w="0" w:type="dxa"/>
          </w:tblCellMar>
        </w:tblPrEx>
        <w:trPr>
          <w:del w:id="5018" w:author="Ewa Retajczyk" w:date="2026-10-20T15:03:32Z"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71F64" w14:textId="77777777" w:rsidR="00F001E3" w:rsidRDefault="00000000" w:rsidP="00E46F91">
            <w:pPr>
              <w:spacing w:after="40" w:line="252" w:lineRule="auto"/>
              <w:jc w:val="both"/>
              <w:rPr>
                <w:del w:id="5020" w:author="Ewa Retajczyk" w:date="2026-10-20T15:03:42Z"/>
              </w:rPr>
            </w:pPr>
            <w:del w:id="5019" w:author="Ewa Retajczyk" w:date="2026-10-20T15:04:19Z">
              <w:r>
                <w:rPr>
                  <w:sz w:val="20"/>
                  <w:szCs w:val="20"/>
                </w:rPr>
                <w:delText xml:space="preserve">Jednostki przekształtnikowe – producent i model</w:delText>
              </w:r>
            </w:del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BF4D3" w14:textId="77777777" w:rsidR="00F001E3" w:rsidRDefault="00F001E3" w:rsidP="00E46F91">
            <w:pPr>
              <w:spacing w:after="40" w:line="252" w:lineRule="auto"/>
              <w:jc w:val="both"/>
              <w:rPr>
                <w:del w:id="5021" w:author="Ewa Retajczyk" w:date="2026-10-20T15:04:31Z"/>
              </w:rPr>
            </w:pPr>
          </w:p>
        </w:tc>
      </w:tr>
      <w:tr w:rsidR="00F001E3" w14:paraId="75D38BBA" w14:textId="77777777">
        <w:tblPrEx>
          <w:tblCellMar>
            <w:top w:w="0" w:type="dxa"/>
            <w:bottom w:w="0" w:type="dxa"/>
          </w:tblCellMar>
        </w:tblPrEx>
        <w:trPr>
          <w:del w:id="5022" w:author="Ewa Retajczyk" w:date="2026-10-20T15:05:25Z"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771BD" w14:textId="77777777" w:rsidR="00F001E3" w:rsidRDefault="00000000" w:rsidP="00E46F91">
            <w:pPr>
              <w:spacing w:after="40" w:line="252" w:lineRule="auto"/>
              <w:jc w:val="both"/>
              <w:rPr>
                <w:del w:id="5024" w:author="Ewa Retajczyk" w:date="2026-10-20T15:06:41Z"/>
              </w:rPr>
            </w:pPr>
            <w:del w:id="5023" w:author="Ewa Retajczyk" w:date="2026-10-20T15:08:41Z">
              <w:r>
                <w:rPr>
                  <w:sz w:val="20"/>
                  <w:szCs w:val="20"/>
                </w:rPr>
                <w:delText xml:space="preserve">OCPP / billing / płatności – producent i model (system)</w:delText>
              </w:r>
            </w:del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33EF7" w14:textId="77777777" w:rsidR="00F001E3" w:rsidRDefault="00F001E3" w:rsidP="00E46F91">
            <w:pPr>
              <w:spacing w:after="40" w:line="252" w:lineRule="auto"/>
              <w:jc w:val="both"/>
              <w:rPr>
                <w:del w:id="5025" w:author="Ewa Retajczyk" w:date="2026-10-20T15:09:15Z"/>
              </w:rPr>
            </w:pPr>
          </w:p>
        </w:tc>
      </w:tr>
      <w:tr w:rsidR="00F001E3" w14:paraId="087F73E6" w14:textId="77777777">
        <w:tblPrEx>
          <w:tblCellMar>
            <w:top w:w="0" w:type="dxa"/>
            <w:bottom w:w="0" w:type="dxa"/>
          </w:tblCellMar>
        </w:tblPrEx>
        <w:trPr>
          <w:del w:id="5026" w:author="Ewa Retajczyk" w:date="2026-10-20T15:09:42Z"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46477" w14:textId="77777777" w:rsidR="00F001E3" w:rsidRDefault="00000000" w:rsidP="00E46F91">
            <w:pPr>
              <w:spacing w:after="40" w:line="252" w:lineRule="auto"/>
              <w:jc w:val="both"/>
              <w:rPr>
                <w:del w:id="5028" w:author="Ewa Retajczyk" w:date="2026-10-20T15:10:58Z"/>
              </w:rPr>
            </w:pPr>
            <w:del w:id="5027" w:author="Ewa Retajczyk" w:date="2026-10-20T15:11:54Z">
              <w:r>
                <w:rPr>
                  <w:sz w:val="20"/>
                  <w:szCs w:val="20"/>
                </w:rPr>
                <w:delText xml:space="preserve">System monitorowania i zarządzania danymi – producent i model</w:delText>
              </w:r>
            </w:del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F19D8" w14:textId="77777777" w:rsidR="00F001E3" w:rsidRDefault="00F001E3" w:rsidP="00E46F91">
            <w:pPr>
              <w:spacing w:after="40" w:line="252" w:lineRule="auto"/>
              <w:jc w:val="both"/>
              <w:rPr>
                <w:del w:id="5029" w:author="Ewa Retajczyk" w:date="2026-10-20T15:12:44Z"/>
              </w:rPr>
            </w:pPr>
          </w:p>
        </w:tc>
      </w:tr>
    </w:tbl>
    <w:p w14:paraId="1C8DFEC5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D. Cena (formularz cenowy)</w:t>
      </w:r>
    </w:p>
    <w:p w14:paraId="0E739899" w14:textId="77777777" w:rsidR="00F001E3" w:rsidRDefault="00000000" w:rsidP="00E46F91">
      <w:pPr>
        <w:spacing w:after="120" w:line="276" w:lineRule="auto"/>
        <w:jc w:val="both"/>
      </w:pPr>
      <w:del w:id="5005" w:author="Ewa Retajczyk" w:date="2026-10-20T15:13:00Z">
        <w:r>
          <w:delText xml:space="preserve">Pozycje formularza odpowiadają pozycjom Harmonogramu rzeczowo-finansowego (HRF) inwestycji. </w:delText>
        </w:r>
      </w:del>
      <w:r>
        <w:t xml:space="preserve">Ceny w złotych polskich (PLN).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138"/>
        <w:gridCol w:w="1400"/>
        <w:gridCol w:w="1000"/>
        <w:gridCol w:w="1600"/>
      </w:tblGrid>
      <w:tr w:rsidR="00E46F91" w14:paraId="71FF5515" w14:textId="77777777" w:rsidTr="00E46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1CE92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lastRenderedPageBreak/>
              <w:t>Lp.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723F5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Zakres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B5482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Cena netto [zł]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5C549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VAT [%]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E54FE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Cena brutto [zł]</w:t>
            </w:r>
          </w:p>
        </w:tc>
      </w:tr>
      <w:tr w:rsidR="00E46F91" w14:paraId="528C63D6" w14:textId="77777777" w:rsidTr="00E46F9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00B66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76684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6 stacji ładowania (terminali) DC o mocy znamionowej 360 kW wraz z 3 jednostkami przekształtnikowymi 720 kW lub rozwiązaniem równoważnym, przewodami i złączami CCS2 / Combo 2, transportem, rozładunkiem, ustawieniem, montażem, połączeniami wewnętrznymi, konfiguracją i uruchomieniem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4C200" w14:textId="7CE5890B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4350FE" w14:textId="77777777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86F5B2" w14:textId="77777777" w:rsidR="00E46F91" w:rsidRDefault="00E46F91" w:rsidP="00E46F91">
            <w:pPr>
              <w:spacing w:after="40" w:line="252" w:lineRule="auto"/>
              <w:jc w:val="both"/>
            </w:pPr>
          </w:p>
        </w:tc>
      </w:tr>
      <w:tr w:rsidR="00E46F91" w14:paraId="5F8FBA29" w14:textId="77777777" w:rsidTr="00E46F9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EEF17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688AD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Protokół OCPP i billing (oprogramowanie, licencje) oraz system płatności (terminale płatnicze, integracja z operatorem płatności)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64252" w14:textId="0CC7626F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B05BA" w14:textId="77777777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7846B" w14:textId="77777777" w:rsidR="00E46F91" w:rsidRDefault="00E46F91" w:rsidP="00E46F91">
            <w:pPr>
              <w:spacing w:after="40" w:line="252" w:lineRule="auto"/>
              <w:jc w:val="both"/>
            </w:pPr>
          </w:p>
        </w:tc>
      </w:tr>
      <w:tr w:rsidR="00E46F91" w14:paraId="5EAA98A2" w14:textId="77777777" w:rsidTr="00E46F9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5A710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93FE7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System monitorowania i zarządzania danymi dla obwodów zasilających punkty ładowania wraz z osprzętem aktywnym (przełączniki, routery) oraz otwartymi interfejsami do integracji z systemami zewnętrznymi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54BB2" w14:textId="58180454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5D024" w14:textId="77777777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EE52C" w14:textId="77777777" w:rsidR="00E46F91" w:rsidRDefault="00E46F91" w:rsidP="00E46F91">
            <w:pPr>
              <w:spacing w:after="40" w:line="252" w:lineRule="auto"/>
              <w:jc w:val="both"/>
            </w:pPr>
          </w:p>
        </w:tc>
      </w:tr>
      <w:tr w:rsidR="00E46F91" w14:paraId="1A5AC82D" w14:textId="77777777" w:rsidTr="00E46F9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E5BE9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5A625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Dokumentacja, szkolenie i wsparcie techniczne przy odbiorach i badaniach UDT (6 stacji)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3B7C7" w14:textId="2C6AF9B6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E1B12" w14:textId="77777777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149D8" w14:textId="77777777" w:rsidR="00E46F91" w:rsidRDefault="00E46F91" w:rsidP="00E46F91">
            <w:pPr>
              <w:spacing w:after="40" w:line="252" w:lineRule="auto"/>
              <w:jc w:val="both"/>
            </w:pPr>
          </w:p>
        </w:tc>
      </w:tr>
      <w:tr w:rsidR="00F001E3" w14:paraId="23012094" w14:textId="77777777">
        <w:tblPrEx>
          <w:tblCellMar>
            <w:top w:w="0" w:type="dxa"/>
            <w:bottom w:w="0" w:type="dxa"/>
          </w:tblCellMar>
        </w:tblPrEx>
        <w:tc>
          <w:tcPr>
            <w:tcW w:w="563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E1E9F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RAZEM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97D0C" w14:textId="77777777" w:rsidR="00F001E3" w:rsidRDefault="00F001E3" w:rsidP="00E46F91">
            <w:pPr>
              <w:spacing w:after="40" w:line="252" w:lineRule="auto"/>
              <w:jc w:val="both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F138B" w14:textId="77777777" w:rsidR="00F001E3" w:rsidRDefault="00F001E3" w:rsidP="00E46F91">
            <w:pPr>
              <w:spacing w:after="40" w:line="252" w:lineRule="auto"/>
              <w:jc w:val="both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DA1B3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</w:tbl>
    <w:p w14:paraId="7D4B8B5A" w14:textId="77777777" w:rsidR="00F001E3" w:rsidRDefault="00000000" w:rsidP="00E46F91">
      <w:pPr>
        <w:spacing w:before="120" w:after="120" w:line="276" w:lineRule="auto"/>
        <w:jc w:val="both"/>
      </w:pPr>
      <w:r>
        <w:t xml:space="preserve">Cena oferty (podstawa oceny w kryterium ceny) – </w:t>
      </w:r>
      <w:r>
        <w:rPr>
          <w:b/>
          <w:bCs/>
        </w:rPr>
        <w:t>cena netto za całość zamówienia: ................................. zł</w:t>
      </w:r>
      <w:r>
        <w:t xml:space="preserve"> (słownie: .................................................................................).</w:t>
      </w:r>
    </w:p>
    <w:p w14:paraId="562E07BC" w14:textId="77777777" w:rsidR="00F001E3" w:rsidRDefault="00000000" w:rsidP="00E46F91">
      <w:pPr>
        <w:spacing w:after="120" w:line="276" w:lineRule="auto"/>
        <w:jc w:val="both"/>
      </w:pPr>
      <w:r>
        <w:t xml:space="preserve">Cena obejmuje wszystkie elementy niezbędne do prawidłowego wykonania zakresu zamówienia</w:t>
      </w:r>
      <w:ins w:id="5032" w:author="Ewa Retajczyk" w:date="2026-10-20T15:15:13Z">
        <w:r>
          <w:t xml:space="preserve">, w zakresie kosztów ponoszonych do dnia 31</w:t>
        </w:r>
      </w:ins>
      <w:r>
        <w:t xml:space="preserve">.</w:t>
      </w:r>
      <w:ins w:id="5033" w:author="Ewa Retajczyk" w:date="2026-10-20T15:16:04Z">
        <w:r>
          <w:t xml:space="preserve">12.2026 r.</w:t>
        </w:r>
      </w:ins>
    </w:p>
    <w:p w14:paraId="3EEBA3DE" w14:textId="77777777" w:rsidR="00F001E3" w:rsidRDefault="00000000" w:rsidP="00E46F91">
      <w:pPr>
        <w:keepNext/>
        <w:spacing w:after="60" w:line="276" w:lineRule="auto"/>
        <w:jc w:val="both"/>
      </w:pPr>
      <w:r>
        <w:rPr>
          <w:b/>
          <w:bCs/>
        </w:rPr>
        <w:t>Warunki płatności</w:t>
      </w:r>
      <w:r>
        <w:t xml:space="preserve"> (zgodnie ze wzorem umowy – załącznik nr 5):</w:t>
      </w:r>
    </w:p>
    <w:p w14:paraId="70FA5D0D" w14:textId="25B445EF" w:rsidR="00F001E3" w:rsidRDefault="00000000" w:rsidP="00E46F91">
      <w:pPr>
        <w:spacing w:after="40" w:line="276" w:lineRule="auto"/>
        <w:ind w:left="360" w:hanging="240"/>
        <w:jc w:val="both"/>
      </w:pPr>
      <w:r>
        <w:t xml:space="preserve">– zaliczka w wysokości </w:t>
      </w:r>
      <w:del w:id="5034" w:author="Ewa Retajczyk" w:date="2026-10-20T15:17:18Z">
        <w:r>
          <w:delText xml:space="preserve">do </w:delText>
        </w:r>
        <w:r>
          <w:delText xml:space="preserve">50</w:delText>
        </w:r>
      </w:del>
      <w:ins w:id="5035" w:author="Ewa Retajczyk" w:date="2026-10-20T15:17:26Z">
        <w:r>
          <w:rPr>
            <w:highlight w:val="yellow"/>
          </w:rPr>
          <w:t xml:space="preserve">[30]</w:t>
        </w:r>
      </w:ins>
      <w:r>
        <w:t xml:space="preserve">% wartości pozycji 1 (stacje ładowania), </w:t>
      </w:r>
      <w:r>
        <w:rPr>
          <w:highlight w:val="yellow"/>
        </w:rPr>
        <w:t xml:space="preserve">po złożeniu gwarancji zwrotu zaliczki;</w:t>
      </w:r>
    </w:p>
    <w:p w14:paraId="4FD0C105" w14:textId="77777777" w:rsidR="00F001E3" w:rsidRDefault="00000000" w:rsidP="00E46F91">
      <w:pPr>
        <w:spacing w:after="40" w:line="276" w:lineRule="auto"/>
        <w:ind w:left="360" w:hanging="240"/>
        <w:jc w:val="both"/>
      </w:pPr>
      <w:r>
        <w:t xml:space="preserve">– pozostała część wartości pozycji 1 – </w:t>
      </w:r>
      <w:del w:id="5006" w:author="Ewa Retajczyk" w:date="2026-10-20T15:18:49Z">
        <w:r>
          <w:delText xml:space="preserve">po</w:delText>
        </w:r>
      </w:del>
      <w:ins w:id="5007" w:author="Ewa Retajczyk" w:date="2026-10-20T15:19:10Z">
        <w:r>
          <w:t xml:space="preserve">w</w:t>
        </w:r>
      </w:ins>
      <w:r>
        <w:t xml:space="preserve"> </w:t>
      </w:r>
      <w:del w:id="5008" w:author="Ewa Retajczyk" w:date="2026-10-20T15:19:31Z">
        <w:r>
          <w:delText xml:space="preserve">odbiorze</w:delText>
        </w:r>
      </w:del>
      <w:ins w:id="5009" w:author="Ewa Retajczyk" w:date="2026-10-20T15:24:29Z">
        <w:r>
          <w:t xml:space="preserve">terminie 14 dni od dnia</w:t>
        </w:r>
      </w:ins>
      <w:r>
        <w:t xml:space="preserve"> dostawy, </w:t>
      </w:r>
      <w:del w:id="5010" w:author="Ewa Retajczyk" w:date="2026-10-20T15:24:48Z">
        <w:r>
          <w:delText xml:space="preserve">w</w:delText>
        </w:r>
      </w:del>
      <w:ins w:id="5011" w:author="Ewa Retajczyk" w:date="2026-10-20T15:25:45Z">
        <w:r>
          <w:t xml:space="preserve">na</w:t>
        </w:r>
      </w:ins>
      <w:r>
        <w:t xml:space="preserve"> </w:t>
      </w:r>
      <w:del w:id="5012" w:author="Ewa Retajczyk" w:date="2026-10-20T15:28:25Z">
        <w:r>
          <w:delText xml:space="preserve">terminie</w:delText>
        </w:r>
      </w:del>
      <w:ins w:id="5013" w:author="Ewa Retajczyk" w:date="2026-10-20T15:29:17Z">
        <w:r>
          <w:t xml:space="preserve">podstawie faktury VAT wystawionej po podpisaniu protokołu odbioru</w:t>
        </w:r>
      </w:ins>
      <w:r>
        <w:t xml:space="preserve"> dostawy;</w:t>
      </w:r>
    </w:p>
    <w:p w14:paraId="1689BC0E" w14:textId="77777777" w:rsidR="00F001E3" w:rsidRDefault="00000000" w:rsidP="00E46F91">
      <w:pPr>
        <w:spacing w:after="40" w:line="276" w:lineRule="auto"/>
        <w:ind w:left="360" w:hanging="240"/>
        <w:jc w:val="both"/>
      </w:pPr>
      <w:r>
        <w:t>– pozostałe pozycje (2–4) – w transzach, po zrealizowaniu każdego z elementów;</w:t>
      </w:r>
    </w:p>
    <w:p w14:paraId="3D001364" w14:textId="610140A3" w:rsidR="00F001E3" w:rsidRDefault="00000000" w:rsidP="00E46F91">
      <w:pPr>
        <w:spacing w:after="40" w:line="276" w:lineRule="auto"/>
        <w:ind w:left="360" w:hanging="240"/>
        <w:jc w:val="both"/>
      </w:pPr>
      <w:r>
        <w:t xml:space="preserve">– </w:t>
      </w:r>
      <w:r w:rsidR="00E46F91" w:rsidRPr="00E46F91">
        <w:rPr>
          <w:highlight w:val="yellow"/>
        </w:rPr>
        <w:t>3</w:t>
      </w:r>
      <w:r w:rsidRPr="00E46F91">
        <w:rPr>
          <w:highlight w:val="yellow"/>
        </w:rPr>
        <w:t>%</w:t>
      </w:r>
      <w:r>
        <w:t xml:space="preserve"> wartości zamówienia – po zrealizowaniu całej inwestycji (odbiór końcowy).</w:t>
      </w:r>
    </w:p>
    <w:p w14:paraId="46F4C6E8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E. Terminy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638"/>
      </w:tblGrid>
      <w:tr w:rsidR="00F001E3" w14:paraId="07F03FC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F9B7B" w14:textId="08198C9A" w:rsidR="00F001E3" w:rsidRDefault="00000000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 xml:space="preserve">Termin dostawy sprzętu na miejsce realizacji – liczba dni kalendarzowych od dnia zawarcia umowy, nie później niż do dnia 30.11.2026 r. 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C986C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................ dni kalendarzowych</w:t>
            </w:r>
          </w:p>
        </w:tc>
      </w:tr>
      <w:tr w:rsidR="00F001E3" w14:paraId="7F4D058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C69C6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Termin wykonania zamówienia (dostawa, montaż, konfiguracja, uruchomienie, testy zakresu własnego i przekazanie kompletnej dokumentacji do odbiorów)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2A3A7" w14:textId="5733AC30" w:rsidR="00F001E3" w:rsidRDefault="00000000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do 15.12.2026 r. (z możliwością wydłużenia po aneksie do umowy o dofinansowanie)</w:t>
            </w:r>
          </w:p>
        </w:tc>
      </w:tr>
    </w:tbl>
    <w:p w14:paraId="48D9C6F0" w14:textId="77777777" w:rsidR="00F001E3" w:rsidRDefault="00000000" w:rsidP="00E46F91">
      <w:pPr>
        <w:spacing w:before="120" w:after="120" w:line="276" w:lineRule="auto"/>
        <w:jc w:val="both"/>
      </w:pPr>
      <w:r w:rsidRPr="00E46F91">
        <w:rPr>
          <w:highlight w:val="yellow"/>
        </w:rPr>
        <w:t>Do oferty załączono harmonogram realizacji.</w:t>
      </w:r>
    </w:p>
    <w:p w14:paraId="65B1B62F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F. Gwarancja i serwis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638"/>
      </w:tblGrid>
      <w:tr w:rsidR="00F001E3" w14:paraId="717B76E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A71079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Okres gwarancji na pełen zakres przedmiotu zamówienia (min. 60 miesięcy)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FE546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................ miesięcy</w:t>
            </w:r>
          </w:p>
        </w:tc>
      </w:tr>
    </w:tbl>
    <w:p w14:paraId="288CAEBE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lastRenderedPageBreak/>
        <w:t>G. Wadium</w:t>
      </w:r>
    </w:p>
    <w:p w14:paraId="3818856B" w14:textId="77777777" w:rsidR="00F001E3" w:rsidRDefault="00000000" w:rsidP="00E46F91">
      <w:pPr>
        <w:spacing w:after="120" w:line="276" w:lineRule="auto"/>
        <w:jc w:val="both"/>
      </w:pPr>
      <w:r>
        <w:t xml:space="preserve">Oświadczamy, że wnieśliśmy wadium w wysokości </w:t>
      </w:r>
      <w:r>
        <w:rPr>
          <w:b/>
          <w:bCs/>
        </w:rPr>
        <w:t>23 000,00 zł</w:t>
      </w:r>
      <w:r>
        <w:t xml:space="preserve"> w formie: ☐ przelewu na rachunek bankowy Zamawiającego, ☐ gwarancji bankowej, ☐ gwarancji ubezpieczeniowej. Dowód wniesienia wadium stanowi załącznik do oferty.</w:t>
      </w:r>
    </w:p>
    <w:p w14:paraId="1FC31DE9" w14:textId="77777777" w:rsidR="00F001E3" w:rsidRDefault="00000000" w:rsidP="00E46F91">
      <w:pPr>
        <w:spacing w:after="120" w:line="276" w:lineRule="auto"/>
        <w:jc w:val="both"/>
      </w:pPr>
      <w:r>
        <w:t>Numer rachunku do zwrotu wadium (dotyczy wadium w pieniądzu): .................................................................</w:t>
      </w:r>
    </w:p>
    <w:p w14:paraId="1B5F246D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H. Oświadczenia składane w formularzu</w:t>
      </w:r>
    </w:p>
    <w:p w14:paraId="2C052697" w14:textId="77777777" w:rsidR="00F001E3" w:rsidRDefault="00000000" w:rsidP="00E46F91">
      <w:pPr>
        <w:spacing w:after="60" w:line="276" w:lineRule="auto"/>
        <w:jc w:val="both"/>
      </w:pPr>
      <w:r>
        <w:t>1. Oferta jest ważna (jesteśmy nią związani) przez 30 dni od upływu terminu składania ofert.</w:t>
      </w:r>
    </w:p>
    <w:p w14:paraId="5CA64326" w14:textId="77777777" w:rsidR="00F001E3" w:rsidRDefault="00000000" w:rsidP="00E46F91">
      <w:pPr>
        <w:spacing w:after="60" w:line="276" w:lineRule="auto"/>
        <w:jc w:val="both"/>
      </w:pPr>
      <w:r>
        <w:t>2. Akceptujemy warunki zapytania ofertowego i wzór umowy (załącznik nr 5) i w przypadku wyboru naszej oferty zobowiązujemy się do zawarcia umowy na tych warunkach w miejscu i terminie wskazanym przez Zamawiającego.</w:t>
      </w:r>
    </w:p>
    <w:p w14:paraId="716AEFE7" w14:textId="77777777" w:rsidR="00F001E3" w:rsidRDefault="00000000" w:rsidP="00E46F91">
      <w:pPr>
        <w:spacing w:after="60" w:line="276" w:lineRule="auto"/>
        <w:jc w:val="both"/>
      </w:pPr>
      <w:r>
        <w:t>3. Oferowane urządzenia i systemy spełniają wymagania opisu przedmiotu zamówienia (zał. nr 2 – specyfikacja); ewentualne rozwiązania równoważne opisano i uzasadniono w załączniku nr 2.</w:t>
      </w:r>
    </w:p>
    <w:p w14:paraId="2E826EB9" w14:textId="77777777" w:rsidR="00F001E3" w:rsidRDefault="00000000" w:rsidP="00E46F91">
      <w:pPr>
        <w:spacing w:after="120" w:line="276" w:lineRule="auto"/>
        <w:jc w:val="both"/>
      </w:pPr>
      <w:r>
        <w:t xml:space="preserve">4. Oferowane ładowarki pochodzą od producenta spełniającego warunek określony w pkt 12 </w:t>
      </w:r>
      <w:proofErr w:type="spellStart"/>
      <w:r>
        <w:t>ppkt</w:t>
      </w:r>
      <w:proofErr w:type="spellEnd"/>
      <w:r>
        <w:t xml:space="preserve"> 2 zapytania ofertowego.</w:t>
      </w:r>
    </w:p>
    <w:p w14:paraId="5CDE8825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I. Wykaz załączników do oferty (zaznaczyć załączone)</w:t>
      </w:r>
    </w:p>
    <w:p w14:paraId="6019E495" w14:textId="5CC8FDE0" w:rsidR="00F001E3" w:rsidRDefault="00000000" w:rsidP="00E46F91">
      <w:pPr>
        <w:spacing w:after="40" w:line="276" w:lineRule="auto"/>
        <w:ind w:left="360" w:hanging="360"/>
        <w:jc w:val="both"/>
      </w:pPr>
      <w:r>
        <w:t>☐ Załącznik nr 2 – Specyfikacja</w:t>
      </w:r>
    </w:p>
    <w:p w14:paraId="5C630C9B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Załącznik nr 3 – Oświadczenie Wykonawcy</w:t>
      </w:r>
    </w:p>
    <w:p w14:paraId="5EE78666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Załącznik nr 4 – Oświadczenie o braku powiązań osobowych i kapitałowych z Zamawiającym</w:t>
      </w:r>
    </w:p>
    <w:p w14:paraId="731BED10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 xml:space="preserve">☐ Oświadczenie producenta oferowanych ładowarek wraz z wykazem dostaw (data, liczba i moc znamionowa punktów, rodzaj odbiorcy, kraj) i referencjami lub innymi dokumentami potwierdzającymi spełnienie warunku z pkt 12 </w:t>
      </w:r>
      <w:proofErr w:type="spellStart"/>
      <w:r>
        <w:t>ppkt</w:t>
      </w:r>
      <w:proofErr w:type="spellEnd"/>
      <w:r>
        <w:t xml:space="preserve"> 2 zapytania, w tym dostawę dla producenta pojazdów</w:t>
      </w:r>
    </w:p>
    <w:p w14:paraId="1162823D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Odpis lub informacja z rejestru (KRS/</w:t>
      </w:r>
      <w:proofErr w:type="spellStart"/>
      <w:r>
        <w:t>CEiDG</w:t>
      </w:r>
      <w:proofErr w:type="spellEnd"/>
      <w:r>
        <w:t>) albo wskazanie danych umożliwiających pobranie dokumentu</w:t>
      </w:r>
    </w:p>
    <w:p w14:paraId="0B2B2891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Pełnomocnictwo (jeżeli Wykonawca działa przez pełnomocnika)</w:t>
      </w:r>
    </w:p>
    <w:p w14:paraId="11C00451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Dowód wniesienia wadium</w:t>
      </w:r>
    </w:p>
    <w:p w14:paraId="0E724F67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Karty katalogowe oferowanych urządzeń i systemów</w:t>
      </w:r>
    </w:p>
    <w:p w14:paraId="525CC9D4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Schemat technologiczny oraz opis architektury technologicznej</w:t>
      </w:r>
    </w:p>
    <w:p w14:paraId="4CB7B8AF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Bilans mocy dla pełnego obciążenia 6 × 360 kW DC</w:t>
      </w:r>
    </w:p>
    <w:p w14:paraId="3F34F647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 xml:space="preserve">☐ </w:t>
      </w:r>
      <w:r w:rsidRPr="00E46F91">
        <w:rPr>
          <w:highlight w:val="yellow"/>
        </w:rPr>
        <w:t>Harmonogram realizacji</w:t>
      </w:r>
    </w:p>
    <w:p w14:paraId="34269F3F" w14:textId="5CA258DD" w:rsidR="00F001E3" w:rsidRDefault="00000000" w:rsidP="00E46F91">
      <w:pPr>
        <w:spacing w:after="40" w:line="276" w:lineRule="auto"/>
        <w:ind w:left="360" w:hanging="360"/>
        <w:jc w:val="both"/>
      </w:pPr>
      <w:r>
        <w:t>☐ Certyfikaty i dokumenty potwierdzające zgodność z normami (w tym rozdz. 4 zapytania) lub równoważne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F001E3" w14:paraId="10CE24F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B06B5BD" w14:textId="77777777" w:rsidR="00E46F91" w:rsidRDefault="00E46F91" w:rsidP="00E46F91">
            <w:pPr>
              <w:spacing w:line="276" w:lineRule="auto"/>
              <w:jc w:val="both"/>
            </w:pPr>
          </w:p>
          <w:p w14:paraId="7FD4F2E3" w14:textId="77777777" w:rsidR="00E46F91" w:rsidRDefault="00E46F91" w:rsidP="00E46F91">
            <w:pPr>
              <w:spacing w:line="276" w:lineRule="auto"/>
              <w:jc w:val="both"/>
            </w:pPr>
          </w:p>
          <w:p w14:paraId="48B81212" w14:textId="5B7703AD" w:rsidR="00F001E3" w:rsidRDefault="00000000" w:rsidP="00E46F91">
            <w:pPr>
              <w:spacing w:line="276" w:lineRule="auto"/>
              <w:jc w:val="both"/>
            </w:pPr>
            <w:r>
              <w:t>..............................................</w:t>
            </w:r>
          </w:p>
          <w:p w14:paraId="589A22BD" w14:textId="77777777" w:rsidR="00F001E3" w:rsidRDefault="00000000" w:rsidP="00E46F91">
            <w:pPr>
              <w:spacing w:after="120" w:line="276" w:lineRule="auto"/>
              <w:jc w:val="both"/>
            </w:pPr>
            <w:r>
              <w:rPr>
                <w:i/>
                <w:iCs/>
                <w:sz w:val="18"/>
                <w:szCs w:val="18"/>
              </w:rPr>
              <w:t>miejscowość, data</w:t>
            </w:r>
          </w:p>
        </w:tc>
        <w:tc>
          <w:tcPr>
            <w:tcW w:w="4819" w:type="dxa"/>
          </w:tcPr>
          <w:p w14:paraId="19C89B32" w14:textId="77777777" w:rsidR="00E46F91" w:rsidRDefault="00E46F91" w:rsidP="00E46F91">
            <w:pPr>
              <w:spacing w:line="276" w:lineRule="auto"/>
              <w:jc w:val="both"/>
            </w:pPr>
          </w:p>
          <w:p w14:paraId="72639AB3" w14:textId="77777777" w:rsidR="00E46F91" w:rsidRDefault="00E46F91" w:rsidP="00E46F91">
            <w:pPr>
              <w:spacing w:line="276" w:lineRule="auto"/>
              <w:jc w:val="both"/>
            </w:pPr>
          </w:p>
          <w:p w14:paraId="2C33A393" w14:textId="3FF6994B" w:rsidR="00F001E3" w:rsidRDefault="00000000" w:rsidP="00E46F91">
            <w:pPr>
              <w:spacing w:line="276" w:lineRule="auto"/>
              <w:jc w:val="both"/>
            </w:pPr>
            <w:r>
              <w:t>..............................................</w:t>
            </w:r>
          </w:p>
          <w:p w14:paraId="5416FBFE" w14:textId="77777777" w:rsidR="00F001E3" w:rsidRDefault="00000000" w:rsidP="00E46F91">
            <w:pPr>
              <w:spacing w:after="120" w:line="276" w:lineRule="auto"/>
              <w:jc w:val="both"/>
            </w:pPr>
            <w:r>
              <w:rPr>
                <w:i/>
                <w:iCs/>
                <w:sz w:val="18"/>
                <w:szCs w:val="18"/>
              </w:rPr>
              <w:t>podpis osoby (osób) uprawnionej do reprezentacji Wykonawcy (kwalifikowany podpis elektroniczny, podpis zaufany lub osobisty albo podpis własnoręczny)</w:t>
            </w:r>
          </w:p>
        </w:tc>
      </w:tr>
    </w:tbl>
    <w:p w14:paraId="4F6C6AC6" w14:textId="77777777" w:rsidR="00B153DB" w:rsidRDefault="00B153DB" w:rsidP="00E46F91">
      <w:pPr>
        <w:jc w:val="both"/>
      </w:pPr>
    </w:p>
    <w:sectPr w:rsidR="00B153D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9A6292" w14:textId="77777777" w:rsidR="00B153DB" w:rsidRDefault="00B153DB">
      <w:r>
        <w:separator/>
      </w:r>
    </w:p>
  </w:endnote>
  <w:endnote w:type="continuationSeparator" w:id="0">
    <w:p w14:paraId="23DCA5BA" w14:textId="77777777" w:rsidR="00B153DB" w:rsidRDefault="00B15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797BAC" w14:textId="77777777" w:rsidR="00F001E3" w:rsidRDefault="00000000">
    <w:pPr>
      <w:jc w:val="center"/>
    </w:pPr>
    <w:r>
      <w:rPr>
        <w:sz w:val="16"/>
        <w:szCs w:val="16"/>
      </w:rPr>
      <w:t xml:space="preserve">Załącznik nr 1 – Formularz ofertowy – strona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46F9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z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46F9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6B4A3F" w14:textId="77777777" w:rsidR="00B153DB" w:rsidRDefault="00B153DB">
      <w:r>
        <w:separator/>
      </w:r>
    </w:p>
  </w:footnote>
  <w:footnote w:type="continuationSeparator" w:id="0">
    <w:p w14:paraId="1BC0DCE5" w14:textId="77777777" w:rsidR="00B153DB" w:rsidRDefault="00B15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BFBF2C" w14:textId="10FE5357" w:rsidR="00E46F91" w:rsidRDefault="00E46F91">
    <w:pPr>
      <w:pStyle w:val="Nagwek"/>
    </w:pPr>
    <w:r w:rsidRPr="00E46F91">
      <w:drawing>
        <wp:inline distT="0" distB="0" distL="0" distR="0" wp14:anchorId="07CFF432" wp14:editId="56A688F3">
          <wp:extent cx="6120130" cy="659765"/>
          <wp:effectExtent l="0" t="0" r="1270" b="635"/>
          <wp:docPr id="1422414457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24144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659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024BE39" w14:textId="77777777" w:rsidR="00E46F91" w:rsidRDefault="00E46F91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3526FA"/>
    <w:multiLevelType w:val="hybridMultilevel"/>
    <w:tmpl w:val="EFCE4728"/>
    <w:lvl w:ilvl="0" w:tplc="3AE83A52">
      <w:start w:val="1"/>
      <w:numFmt w:val="bullet"/>
      <w:lvlText w:val="●"/>
      <w:lvlJc w:val="left"/>
      <w:pPr>
        <w:ind w:left="720" w:hanging="360"/>
      </w:pPr>
    </w:lvl>
    <w:lvl w:ilvl="1" w:tplc="C7D019C8">
      <w:start w:val="1"/>
      <w:numFmt w:val="bullet"/>
      <w:lvlText w:val="○"/>
      <w:lvlJc w:val="left"/>
      <w:pPr>
        <w:ind w:left="1440" w:hanging="360"/>
      </w:pPr>
    </w:lvl>
    <w:lvl w:ilvl="2" w:tplc="5DBA129C">
      <w:start w:val="1"/>
      <w:numFmt w:val="bullet"/>
      <w:lvlText w:val="■"/>
      <w:lvlJc w:val="left"/>
      <w:pPr>
        <w:ind w:left="2160" w:hanging="360"/>
      </w:pPr>
    </w:lvl>
    <w:lvl w:ilvl="3" w:tplc="6C6A974C">
      <w:start w:val="1"/>
      <w:numFmt w:val="bullet"/>
      <w:lvlText w:val="●"/>
      <w:lvlJc w:val="left"/>
      <w:pPr>
        <w:ind w:left="2880" w:hanging="360"/>
      </w:pPr>
    </w:lvl>
    <w:lvl w:ilvl="4" w:tplc="E9C6D462">
      <w:start w:val="1"/>
      <w:numFmt w:val="bullet"/>
      <w:lvlText w:val="○"/>
      <w:lvlJc w:val="left"/>
      <w:pPr>
        <w:ind w:left="3600" w:hanging="360"/>
      </w:pPr>
    </w:lvl>
    <w:lvl w:ilvl="5" w:tplc="7478B864">
      <w:start w:val="1"/>
      <w:numFmt w:val="bullet"/>
      <w:lvlText w:val="■"/>
      <w:lvlJc w:val="left"/>
      <w:pPr>
        <w:ind w:left="4320" w:hanging="360"/>
      </w:pPr>
    </w:lvl>
    <w:lvl w:ilvl="6" w:tplc="6B62EF80">
      <w:start w:val="1"/>
      <w:numFmt w:val="bullet"/>
      <w:lvlText w:val="●"/>
      <w:lvlJc w:val="left"/>
      <w:pPr>
        <w:ind w:left="5040" w:hanging="360"/>
      </w:pPr>
    </w:lvl>
    <w:lvl w:ilvl="7" w:tplc="C18C91A6">
      <w:start w:val="1"/>
      <w:numFmt w:val="bullet"/>
      <w:lvlText w:val="●"/>
      <w:lvlJc w:val="left"/>
      <w:pPr>
        <w:ind w:left="5760" w:hanging="360"/>
      </w:pPr>
    </w:lvl>
    <w:lvl w:ilvl="8" w:tplc="F86CE87C">
      <w:start w:val="1"/>
      <w:numFmt w:val="bullet"/>
      <w:lvlText w:val="●"/>
      <w:lvlJc w:val="left"/>
      <w:pPr>
        <w:ind w:left="6480" w:hanging="360"/>
      </w:pPr>
    </w:lvl>
  </w:abstractNum>
  <w:num w:numId="1" w16cid:durableId="369650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1E3"/>
    <w:rsid w:val="00B153DB"/>
    <w:rsid w:val="00C649CD"/>
    <w:rsid w:val="00E46F91"/>
    <w:rsid w:val="00F0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5EC7DF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E46F9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E46F91"/>
  </w:style>
  <w:style w:type="paragraph" w:styleId="Stopka">
    <w:name w:val="footer"/>
    <w:basedOn w:val="Normalny"/>
    <w:link w:val="StopkaZnak"/>
    <w:uiPriority w:val="99"/>
    <w:unhideWhenUsed/>
    <w:rsid w:val="00E46F9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E46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758</Words>
  <Characters>5014</Characters>
  <Application>Microsoft Office Word</Application>
  <DocSecurity>0</DocSecurity>
  <Lines>156</Lines>
  <Paragraphs>97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MEGALOG sp. z o.o.</dc:creator>
  <cp:lastModifiedBy>Ewa Retajczyk</cp:lastModifiedBy>
  <cp:revision>2</cp:revision>
  <dcterms:created xsi:type="dcterms:W3CDTF">2026-10-20T15:14:00Z</dcterms:created>
  <dcterms:modified xsi:type="dcterms:W3CDTF">2026-10-20T15:26:00Z</dcterms:modified>
</cp:coreProperties>
</file>