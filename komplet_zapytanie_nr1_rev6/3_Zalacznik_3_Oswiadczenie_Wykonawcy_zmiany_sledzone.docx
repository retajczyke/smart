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B83B5" w14:textId="77777777" w:rsidR="006E10D6" w:rsidRDefault="00000000">
      <w:pPr>
        <w:spacing w:after="200" w:line="276" w:lineRule="auto"/>
        <w:jc w:val="right"/>
      </w:pPr>
      <w:r>
        <w:rPr>
          <w:i/>
          <w:iCs/>
          <w:sz w:val="20"/>
          <w:szCs w:val="20"/>
        </w:rPr>
        <w:t>Załącznik nr 3 do zapytania ofertowego – Zamówienie nr 1</w:t>
      </w:r>
    </w:p>
    <w:p w14:paraId="5C68B096" w14:textId="77777777" w:rsidR="006E10D6" w:rsidRDefault="00000000">
      <w:pPr>
        <w:spacing w:before="120" w:after="200" w:line="276" w:lineRule="auto"/>
        <w:jc w:val="center"/>
      </w:pPr>
      <w:r>
        <w:rPr>
          <w:b/>
          <w:bCs/>
          <w:sz w:val="28"/>
          <w:szCs w:val="28"/>
        </w:rPr>
        <w:t>OŚWIADCZENIE WYKONAWCY</w:t>
      </w:r>
    </w:p>
    <w:p w14:paraId="374B5D35" w14:textId="77777777" w:rsidR="006E10D6" w:rsidRDefault="00000000">
      <w:pPr>
        <w:spacing w:after="120" w:line="276" w:lineRule="auto"/>
      </w:pPr>
      <w:r>
        <w:t xml:space="preserve">Wykonawca (nazwa, adres, NIP): </w:t>
      </w:r>
      <w:r>
        <w:rPr>
          <w:highlight w:val="yellow"/>
        </w:rPr>
        <w:t>[uzupełnia Wykonawca]</w:t>
      </w:r>
    </w:p>
    <w:p w14:paraId="6143979D" w14:textId="77777777" w:rsidR="006E10D6" w:rsidRDefault="00000000">
      <w:pPr>
        <w:spacing w:before="120" w:after="120" w:line="276" w:lineRule="auto"/>
        <w:jc w:val="both"/>
      </w:pPr>
      <w:r>
        <w:t xml:space="preserve">Składając ofertę w postępowaniu o udzielenie zamówienia pn. </w:t>
      </w:r>
      <w:r>
        <w:rPr>
          <w:b/>
          <w:bCs/>
        </w:rPr>
        <w:t>„Dostawa i uruchomienie ogólnodostępnych stacji ładowania DC dla pojazdów ciężarowych (6 szt.) wraz z oprogramowaniem i systemem monitorowania"</w:t>
      </w:r>
      <w:r>
        <w:t xml:space="preserve"> (Zapytanie ofertowe – Zamówienie nr 1), realizowanym przez MEGALOG Sp. z o.o. w ramach inwestycji współfinansowanej ze środków NFOŚiGW zgromadzonych na rachunku Funduszu Modernizacyjnego, </w:t>
      </w:r>
      <w:r>
        <w:rPr>
          <w:b/>
          <w:bCs/>
        </w:rPr>
        <w:t>oświadczam(y), że:</w:t>
      </w:r>
    </w:p>
    <w:p w14:paraId="791C484F" w14:textId="77777777" w:rsidR="006E10D6" w:rsidRDefault="00000000">
      <w:pPr>
        <w:spacing w:after="80" w:line="276" w:lineRule="auto"/>
        <w:ind w:left="400" w:hanging="400"/>
        <w:jc w:val="both"/>
      </w:pPr>
      <w:r>
        <w:t>1. zapoznałem(-liśmy) się z treścią zapytania ofertowego wraz z załącznikami, nie wnoszę(-</w:t>
      </w:r>
      <w:proofErr w:type="spellStart"/>
      <w:r>
        <w:t>imy</w:t>
      </w:r>
      <w:proofErr w:type="spellEnd"/>
      <w:r>
        <w:t>) do nich zastrzeżeń oraz akceptuję(-</w:t>
      </w:r>
      <w:proofErr w:type="spellStart"/>
      <w:r>
        <w:t>emy</w:t>
      </w:r>
      <w:proofErr w:type="spellEnd"/>
      <w:r>
        <w:t>) ich postanowienia, w tym wzór umowy (załącznik nr 5);</w:t>
      </w:r>
    </w:p>
    <w:p w14:paraId="4D0EFC94" w14:textId="77777777" w:rsidR="006E10D6" w:rsidRDefault="00000000">
      <w:pPr>
        <w:spacing w:after="80" w:line="276" w:lineRule="auto"/>
        <w:ind w:left="400" w:hanging="400"/>
        <w:jc w:val="both"/>
      </w:pPr>
      <w:r>
        <w:t>2. spełniam(-y) warunki udziału w postępowaniu określone w pkt 12 zapytania ofertowego, w tym posiadam(-y) zdolność techniczną i organizacyjną do wykonania zamówienia;</w:t>
      </w:r>
    </w:p>
    <w:p w14:paraId="52FC9999" w14:textId="77777777" w:rsidR="006E10D6" w:rsidRDefault="00000000">
      <w:pPr>
        <w:spacing w:after="80" w:line="276" w:lineRule="auto"/>
        <w:ind w:left="400" w:hanging="400"/>
        <w:jc w:val="both"/>
      </w:pPr>
      <w:r>
        <w:t xml:space="preserve">3. oferowane ładowarki pochodzą od producenta spełniającego warunek określony w pkt 12 </w:t>
      </w:r>
      <w:proofErr w:type="spellStart"/>
      <w:r>
        <w:t>ppkt</w:t>
      </w:r>
      <w:proofErr w:type="spellEnd"/>
      <w:r>
        <w:t xml:space="preserve"> 2 zapytania ofertowego, </w:t>
      </w:r>
      <w:r w:rsidRPr="009B00EB">
        <w:rPr>
          <w:highlight w:val="yellow"/>
        </w:rPr>
        <w:t>co potwierdza załączone oświadczenie producenta wraz z wykazem dostaw i dokumentami potwierdzającymi należyte wykonanie dostaw;</w:t>
      </w:r>
    </w:p>
    <w:p w14:paraId="3F9D68A2" w14:textId="77777777" w:rsidR="006E10D6" w:rsidRDefault="00000000">
      <w:pPr>
        <w:spacing w:after="80" w:line="276" w:lineRule="auto"/>
        <w:ind w:left="400" w:hanging="400"/>
        <w:jc w:val="both"/>
      </w:pPr>
      <w:r>
        <w:t>4. oferowane urządzenia i systemy spełniają wymagania określone w opisie przedmiotu zamówienia lub zostały w ofercie jednoznacznie opisane jako rozwiązania równoważne wraz z wykazaniem równoważności;</w:t>
      </w:r>
    </w:p>
    <w:p w14:paraId="14C3F7D4" w14:textId="77777777" w:rsidR="006E10D6" w:rsidRDefault="00000000">
      <w:pPr>
        <w:spacing w:after="80" w:line="276" w:lineRule="auto"/>
        <w:ind w:left="400" w:hanging="400"/>
        <w:jc w:val="both"/>
      </w:pPr>
      <w:r>
        <w:t>5. zaoferowana cena obejmuje pełny zakres zobowiązań Wykonawcy;</w:t>
      </w:r>
    </w:p>
    <w:p w14:paraId="3D0745D9" w14:textId="4B49AB0F" w:rsidR="006E10D6" w:rsidRDefault="00000000">
      <w:pPr>
        <w:spacing w:after="80" w:line="276" w:lineRule="auto"/>
        <w:ind w:left="400" w:hanging="400"/>
        <w:jc w:val="both"/>
      </w:pPr>
      <w:r>
        <w:t xml:space="preserve">6. zapewnię(-my) gwarancję na pełen zakres przedmiotu zamówienia na okres </w:t>
      </w:r>
      <w:r>
        <w:t xml:space="preserve">……………</w:t>
      </w:r>
      <w:r>
        <w:t xml:space="preserve">…</w:t>
      </w:r>
      <w:del w:id="5001" w:author="Ewa Retajczyk" w:date="2026-10-20T15:02:10Z">
        <w:r>
          <w:delText xml:space="preserve">…</w:delText>
        </w:r>
      </w:del>
      <w:r>
        <w:t xml:space="preserve">.</w:t>
      </w:r>
      <w:r>
        <w:t xml:space="preserve">.</w:t>
      </w:r>
      <w:ins w:id="5002" w:author="Ewa Retajczyk" w:date="2026-10-20T15:04:31Z">
        <w:r>
          <w:t xml:space="preserve"> miesięcy, nie krótszy niż 60 miesięcy;</w:t>
        </w:r>
      </w:ins>
    </w:p>
    <w:p w14:paraId="5B0F7AC2" w14:textId="77777777" w:rsidR="006E10D6" w:rsidRDefault="00000000">
      <w:pPr>
        <w:spacing w:after="80" w:line="276" w:lineRule="auto"/>
        <w:ind w:left="400" w:hanging="400"/>
        <w:jc w:val="both"/>
      </w:pPr>
      <w:r>
        <w:t>7. zapewnię(-my) wymagane wsparcie techniczne przy odbiorach i badaniach UDT oraz udział w testach wspólnych i odbiorach całej stacji;</w:t>
      </w:r>
    </w:p>
    <w:p w14:paraId="7BE55803" w14:textId="64343690" w:rsidR="006E10D6" w:rsidRDefault="00000000">
      <w:pPr>
        <w:spacing w:after="80" w:line="276" w:lineRule="auto"/>
        <w:ind w:left="400" w:hanging="400"/>
        <w:jc w:val="both"/>
      </w:pPr>
      <w:r>
        <w:t>8. zapewnię(-my) współpracę z wykonawcami Zamówienia nr 2 i Zamówienia nr 3, przekażę(-my) dane techniczne niezbędne do terminowej realizacji pozostałych zakresów inwestycji;</w:t>
      </w:r>
    </w:p>
    <w:p w14:paraId="286E6EBE" w14:textId="77777777" w:rsidR="006E10D6" w:rsidRDefault="00000000">
      <w:pPr>
        <w:spacing w:after="80" w:line="276" w:lineRule="auto"/>
        <w:ind w:left="400" w:hanging="400"/>
        <w:jc w:val="both"/>
      </w:pPr>
      <w:r>
        <w:t>9. przekażę(-my) dokumentację niezbędną do wykonania, uruchomienia i eksploatacji instalacji;</w:t>
      </w:r>
    </w:p>
    <w:p w14:paraId="2F9B280C" w14:textId="77777777" w:rsidR="006E10D6" w:rsidRDefault="00000000">
      <w:pPr>
        <w:spacing w:after="80" w:line="276" w:lineRule="auto"/>
        <w:ind w:left="400" w:hanging="400"/>
        <w:jc w:val="both"/>
      </w:pPr>
      <w:r>
        <w:t>10. zapewnię(-my) otwarte interfejsy umożliwiające integrację oferowanego rozwiązania z nadrzędnym systemem zarządzania energią Zamawiającego (wykonanie integracji nie jest przedmiotem zamówienia);</w:t>
      </w:r>
    </w:p>
    <w:p w14:paraId="6E5C1099" w14:textId="77777777" w:rsidR="006E10D6" w:rsidRDefault="00000000">
      <w:pPr>
        <w:spacing w:after="80" w:line="276" w:lineRule="auto"/>
        <w:ind w:left="400" w:hanging="400"/>
        <w:jc w:val="both"/>
      </w:pPr>
      <w:r>
        <w:t>11. usunę(-</w:t>
      </w:r>
      <w:proofErr w:type="spellStart"/>
      <w:r>
        <w:t>iemy</w:t>
      </w:r>
      <w:proofErr w:type="spellEnd"/>
      <w:r>
        <w:t>) na własny koszt wady dotyczące własnego zakresu stwierdzone podczas testów, odbiorów lub badań UDT;</w:t>
      </w:r>
    </w:p>
    <w:p w14:paraId="5CF5BF48" w14:textId="77777777" w:rsidR="006E10D6" w:rsidRDefault="00000000">
      <w:pPr>
        <w:spacing w:after="80" w:line="276" w:lineRule="auto"/>
        <w:ind w:left="400" w:hanging="400"/>
        <w:jc w:val="both"/>
      </w:pPr>
      <w:r>
        <w:t>12. zapewnię(-my) wykonanie, konfigurację, uruchomienie i integrację Systemu monitorowania i zarządzania danymi dla obwodów zasilających punkty ładowania zgodnie z opisem w pkt 4 zapytania ofertowego, w tym kompletność elementu pomiarowego, systemu centralnego, interfejsów i licencji oraz wymagane funkcje pomiarowe, rejestracyjne, analityczne, alarmowe, archiwizacyjne i komunikacyjne;</w:t>
      </w:r>
    </w:p>
    <w:p w14:paraId="5AB8172E" w14:textId="77777777" w:rsidR="006E10D6" w:rsidRDefault="00000000">
      <w:pPr>
        <w:spacing w:after="80" w:line="276" w:lineRule="auto"/>
        <w:ind w:left="400" w:hanging="400"/>
        <w:jc w:val="both"/>
      </w:pPr>
      <w:r>
        <w:t xml:space="preserve">13. zapewnię(-my) wymagane certyfikaty lub równoważne dokumenty oraz dokumentację potwierdzającą zgodność oferowanego rozwiązania z wymaganymi normami, a także wymagany poziom </w:t>
      </w:r>
      <w:proofErr w:type="spellStart"/>
      <w:r>
        <w:t>cyberbezpieczeństwa</w:t>
      </w:r>
      <w:proofErr w:type="spellEnd"/>
      <w:r>
        <w:t xml:space="preserve"> systemu;</w:t>
      </w:r>
    </w:p>
    <w:p w14:paraId="635E1A5F" w14:textId="77777777" w:rsidR="006E10D6" w:rsidRDefault="00000000">
      <w:pPr>
        <w:spacing w:after="80" w:line="276" w:lineRule="auto"/>
        <w:ind w:left="400" w:hanging="400"/>
        <w:jc w:val="both"/>
      </w:pPr>
      <w:r>
        <w:t xml:space="preserve">14. oferowane urządzenia są fabrycznie nowe, nieużywane i wyprodukowane </w:t>
      </w:r>
      <w:proofErr w:type="gramStart"/>
      <w:r>
        <w:t>nie wcześniej</w:t>
      </w:r>
      <w:proofErr w:type="gramEnd"/>
      <w:r>
        <w:t xml:space="preserve"> niż 24 miesiące przed montażem;</w:t>
      </w:r>
    </w:p>
    <w:p w14:paraId="2C26A679" w14:textId="3F6EF13E" w:rsidR="006E10D6" w:rsidRDefault="00000000" w:rsidP="009B00EB">
      <w:pPr>
        <w:spacing w:after="80" w:line="276" w:lineRule="auto"/>
        <w:ind w:left="400" w:hanging="400"/>
        <w:jc w:val="both"/>
      </w:pPr>
      <w:r>
        <w:t xml:space="preserve">15. </w:t>
      </w:r>
      <w:r>
        <w:t xml:space="preserve">przedmiot zamówienia realizowany będzie</w:t>
      </w:r>
      <w:r>
        <w:t xml:space="preserve"> </w:t>
      </w:r>
      <w:del w:id="5003" w:author="Ewa Retajczyk" w:date="2026-10-20T15:09:42Z">
        <w:r>
          <w:delText xml:space="preserve">zgodne</w:delText>
        </w:r>
      </w:del>
      <w:ins w:id="5004" w:author="Ewa Retajczyk" w:date="2026-10-20T15:19:31Z">
        <w:r>
          <w:t xml:space="preserve">zgodnie</w:t>
        </w:r>
      </w:ins>
      <w:r>
        <w:t xml:space="preserve"> z zasadą DNSH („nie wyrządzaj poważnych szkód");</w:t>
      </w:r>
    </w:p>
    <w:p w14:paraId="61CD4260" w14:textId="77777777" w:rsidR="006E10D6" w:rsidRDefault="00000000">
      <w:pPr>
        <w:spacing w:after="80" w:line="276" w:lineRule="auto"/>
        <w:ind w:left="400" w:hanging="400"/>
        <w:jc w:val="both"/>
      </w:pPr>
      <w:r>
        <w:t>16. zapoznałem(-liśmy) się z wymaganiami wynikającymi z umowy o dofinansowanie i programu priorytetowego (pkt 24 zapytania ofertowego) i zobowiązuję(-</w:t>
      </w:r>
      <w:proofErr w:type="spellStart"/>
      <w:r>
        <w:t>emy</w:t>
      </w:r>
      <w:proofErr w:type="spellEnd"/>
      <w:r>
        <w:t>) się je stosować, w tym w zakresie oznakowania, kontroli prowadzonej przez NFOŚiGW i przeniesienia praw autorskich;</w:t>
      </w:r>
    </w:p>
    <w:p w14:paraId="1A785596" w14:textId="77777777" w:rsidR="006E10D6" w:rsidRDefault="00000000">
      <w:pPr>
        <w:spacing w:after="80" w:line="276" w:lineRule="auto"/>
        <w:ind w:left="400" w:hanging="400"/>
        <w:jc w:val="both"/>
      </w:pPr>
      <w:r>
        <w:t>17. wniosłem(-liśmy) wadium w wymaganej wysokości i formie oraz pozostaję(-</w:t>
      </w:r>
      <w:proofErr w:type="spellStart"/>
      <w:r>
        <w:t>emy</w:t>
      </w:r>
      <w:proofErr w:type="spellEnd"/>
      <w:r>
        <w:t>) związany(-i) ofertą przez 30 dni od upływu terminu składania ofert;</w:t>
      </w:r>
    </w:p>
    <w:p w14:paraId="157826DF" w14:textId="77777777" w:rsidR="006E10D6" w:rsidRDefault="00000000">
      <w:pPr>
        <w:spacing w:after="80" w:line="276" w:lineRule="auto"/>
        <w:ind w:left="400" w:hanging="400"/>
        <w:jc w:val="both"/>
      </w:pPr>
      <w:r>
        <w:t>18. nie jestem(-</w:t>
      </w:r>
      <w:proofErr w:type="spellStart"/>
      <w:r>
        <w:t>śmy</w:t>
      </w:r>
      <w:proofErr w:type="spellEnd"/>
      <w:r>
        <w:t>) powiązany(-i) z Zamawiającym osobowo ani kapitałowo – szczegółowe oświadczenie stanowi załącznik nr 4;</w:t>
      </w:r>
    </w:p>
    <w:p w14:paraId="3D780883" w14:textId="77777777" w:rsidR="006E10D6" w:rsidRDefault="00000000">
      <w:pPr>
        <w:spacing w:after="80" w:line="276" w:lineRule="auto"/>
        <w:ind w:left="400" w:hanging="400"/>
        <w:jc w:val="both"/>
      </w:pPr>
      <w:r>
        <w:t>19. wypełniłem(-liśmy) obowiązki informacyjne przewidziane w art. 13 lub art. 14 RODO wobec osób fizycznych, których dane osobowe przekazuję(-</w:t>
      </w:r>
      <w:proofErr w:type="spellStart"/>
      <w:r>
        <w:t>emy</w:t>
      </w:r>
      <w:proofErr w:type="spellEnd"/>
      <w:r>
        <w:t>) w ofercie, a dane te pozyskałem(-liśmy) zgodnie z przepisami;</w:t>
      </w:r>
    </w:p>
    <w:p w14:paraId="40EB58B7" w14:textId="77777777" w:rsidR="006E10D6" w:rsidRDefault="00000000">
      <w:pPr>
        <w:spacing w:after="80" w:line="276" w:lineRule="auto"/>
        <w:ind w:left="400" w:hanging="400"/>
        <w:jc w:val="both"/>
      </w:pPr>
      <w:r>
        <w:t>20. wszystkie informacje przedstawione w ofercie są zgodne ze stanem faktycznym.</w:t>
      </w:r>
    </w:p>
    <w:p w14:paraId="1FB73721" w14:textId="77777777" w:rsidR="006E10D6" w:rsidRDefault="006E10D6">
      <w:pPr>
        <w:spacing w:after="300" w:line="276" w:lineRule="auto"/>
        <w:jc w:val="both"/>
      </w:pPr>
    </w:p>
    <w:p w14:paraId="52CAADE0" w14:textId="77777777" w:rsidR="006E10D6" w:rsidRDefault="00000000">
      <w:pPr>
        <w:spacing w:line="276" w:lineRule="auto"/>
      </w:pPr>
      <w:r>
        <w:t>..............................................                                                    ..............................................</w:t>
      </w:r>
    </w:p>
    <w:p w14:paraId="447D4FC1" w14:textId="77777777" w:rsidR="006E10D6" w:rsidRDefault="00000000">
      <w:pPr>
        <w:spacing w:after="120" w:line="276" w:lineRule="auto"/>
      </w:pPr>
      <w:r>
        <w:rPr>
          <w:i/>
          <w:iCs/>
          <w:sz w:val="18"/>
          <w:szCs w:val="18"/>
        </w:rPr>
        <w:t>miejscowość, data                                                                       imię, nazwisko, stanowisko i podpis osoby uprawnionej do reprezentacji Wykonawcy</w:t>
      </w:r>
    </w:p>
    <w:sectPr w:rsidR="006E10D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59984D" w14:textId="77777777" w:rsidR="00F35BB7" w:rsidRDefault="00F35BB7">
      <w:r>
        <w:separator/>
      </w:r>
    </w:p>
  </w:endnote>
  <w:endnote w:type="continuationSeparator" w:id="0">
    <w:p w14:paraId="14D191AB" w14:textId="77777777" w:rsidR="00F35BB7" w:rsidRDefault="00F35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500557" w14:textId="77777777" w:rsidR="006E10D6" w:rsidRDefault="00000000">
    <w:pPr>
      <w:jc w:val="center"/>
    </w:pPr>
    <w:r>
      <w:rPr>
        <w:sz w:val="16"/>
        <w:szCs w:val="16"/>
      </w:rPr>
      <w:t xml:space="preserve">Załącznik nr 3 – Oświadczenie Wykonawcy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B00E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B00E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E33DA7" w14:textId="77777777" w:rsidR="00F35BB7" w:rsidRDefault="00F35BB7">
      <w:r>
        <w:separator/>
      </w:r>
    </w:p>
  </w:footnote>
  <w:footnote w:type="continuationSeparator" w:id="0">
    <w:p w14:paraId="176E53B6" w14:textId="77777777" w:rsidR="00F35BB7" w:rsidRDefault="00F35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75DDF" w14:textId="1312CE1B" w:rsidR="009B00EB" w:rsidRDefault="009B00EB">
    <w:pPr>
      <w:pStyle w:val="Nagwek"/>
    </w:pPr>
    <w:r w:rsidRPr="00E46F91">
      <w:rPr>
        <w:noProof/>
      </w:rPr>
      <w:drawing>
        <wp:inline distT="0" distB="0" distL="0" distR="0" wp14:anchorId="53799030" wp14:editId="0A2DB4B5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5BD05D" w14:textId="77777777" w:rsidR="009B00EB" w:rsidRDefault="009B00E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5D5CA6"/>
    <w:multiLevelType w:val="hybridMultilevel"/>
    <w:tmpl w:val="09541F80"/>
    <w:lvl w:ilvl="0" w:tplc="B3B22CAA">
      <w:start w:val="1"/>
      <w:numFmt w:val="bullet"/>
      <w:lvlText w:val="●"/>
      <w:lvlJc w:val="left"/>
      <w:pPr>
        <w:ind w:left="720" w:hanging="360"/>
      </w:pPr>
    </w:lvl>
    <w:lvl w:ilvl="1" w:tplc="F9E2FEEE">
      <w:start w:val="1"/>
      <w:numFmt w:val="bullet"/>
      <w:lvlText w:val="○"/>
      <w:lvlJc w:val="left"/>
      <w:pPr>
        <w:ind w:left="1440" w:hanging="360"/>
      </w:pPr>
    </w:lvl>
    <w:lvl w:ilvl="2" w:tplc="BC18826E">
      <w:start w:val="1"/>
      <w:numFmt w:val="bullet"/>
      <w:lvlText w:val="■"/>
      <w:lvlJc w:val="left"/>
      <w:pPr>
        <w:ind w:left="2160" w:hanging="360"/>
      </w:pPr>
    </w:lvl>
    <w:lvl w:ilvl="3" w:tplc="3766A1E8">
      <w:start w:val="1"/>
      <w:numFmt w:val="bullet"/>
      <w:lvlText w:val="●"/>
      <w:lvlJc w:val="left"/>
      <w:pPr>
        <w:ind w:left="2880" w:hanging="360"/>
      </w:pPr>
    </w:lvl>
    <w:lvl w:ilvl="4" w:tplc="DCB465DC">
      <w:start w:val="1"/>
      <w:numFmt w:val="bullet"/>
      <w:lvlText w:val="○"/>
      <w:lvlJc w:val="left"/>
      <w:pPr>
        <w:ind w:left="3600" w:hanging="360"/>
      </w:pPr>
    </w:lvl>
    <w:lvl w:ilvl="5" w:tplc="0F7A3FF4">
      <w:start w:val="1"/>
      <w:numFmt w:val="bullet"/>
      <w:lvlText w:val="■"/>
      <w:lvlJc w:val="left"/>
      <w:pPr>
        <w:ind w:left="4320" w:hanging="360"/>
      </w:pPr>
    </w:lvl>
    <w:lvl w:ilvl="6" w:tplc="F4669E2A">
      <w:start w:val="1"/>
      <w:numFmt w:val="bullet"/>
      <w:lvlText w:val="●"/>
      <w:lvlJc w:val="left"/>
      <w:pPr>
        <w:ind w:left="5040" w:hanging="360"/>
      </w:pPr>
    </w:lvl>
    <w:lvl w:ilvl="7" w:tplc="1FB4A634">
      <w:start w:val="1"/>
      <w:numFmt w:val="bullet"/>
      <w:lvlText w:val="●"/>
      <w:lvlJc w:val="left"/>
      <w:pPr>
        <w:ind w:left="5760" w:hanging="360"/>
      </w:pPr>
    </w:lvl>
    <w:lvl w:ilvl="8" w:tplc="8E000260">
      <w:start w:val="1"/>
      <w:numFmt w:val="bullet"/>
      <w:lvlText w:val="●"/>
      <w:lvlJc w:val="left"/>
      <w:pPr>
        <w:ind w:left="6480" w:hanging="360"/>
      </w:pPr>
    </w:lvl>
  </w:abstractNum>
  <w:num w:numId="1" w16cid:durableId="1733231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0D6"/>
    <w:rsid w:val="006E10D6"/>
    <w:rsid w:val="009B00EB"/>
    <w:rsid w:val="00C649CD"/>
    <w:rsid w:val="00F3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D71A2B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9B00E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B00EB"/>
  </w:style>
  <w:style w:type="paragraph" w:styleId="Stopka">
    <w:name w:val="footer"/>
    <w:basedOn w:val="Normalny"/>
    <w:link w:val="StopkaZnak"/>
    <w:uiPriority w:val="99"/>
    <w:unhideWhenUsed/>
    <w:rsid w:val="009B00E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B0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516</Words>
  <Characters>3654</Characters>
  <Application>Microsoft Office Word</Application>
  <DocSecurity>0</DocSecurity>
  <Lines>55</Lines>
  <Paragraphs>29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2</cp:revision>
  <dcterms:created xsi:type="dcterms:W3CDTF">2026-10-20T15:14:00Z</dcterms:created>
  <dcterms:modified xsi:type="dcterms:W3CDTF">2026-10-20T15:46:00Z</dcterms:modified>
</cp:coreProperties>
</file>