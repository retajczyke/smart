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DEAAAC" w14:textId="77777777" w:rsidR="00C00234" w:rsidRDefault="00000000">
      <w:pPr>
        <w:spacing w:after="100" w:line="268" w:lineRule="auto"/>
        <w:jc w:val="right"/>
      </w:pPr>
      <w:r>
        <w:rPr>
          <w:b/>
          <w:bCs/>
          <w:i/>
          <w:iCs/>
          <w:sz w:val="20"/>
          <w:szCs w:val="20"/>
        </w:rPr>
        <w:t>WZÓR UMOWY – Załącznik nr 5 do zapytania ofertowego – Zamówienie nr 1</w:t>
      </w:r>
    </w:p>
    <w:p w14:paraId="1E466BB1" w14:textId="77777777" w:rsidR="00C00234" w:rsidRDefault="00000000">
      <w:pPr>
        <w:spacing w:after="60" w:line="268" w:lineRule="auto"/>
        <w:jc w:val="center"/>
      </w:pPr>
      <w:r>
        <w:rPr>
          <w:b/>
          <w:bCs/>
          <w:sz w:val="28"/>
          <w:szCs w:val="28"/>
        </w:rPr>
        <w:t xml:space="preserve">UMOWA NR </w:t>
      </w:r>
      <w:r>
        <w:rPr>
          <w:sz w:val="28"/>
          <w:szCs w:val="28"/>
          <w:highlight w:val="yellow"/>
        </w:rPr>
        <w:t>[__/2026]</w:t>
      </w:r>
    </w:p>
    <w:p w14:paraId="0E9E2BA9" w14:textId="77777777" w:rsidR="00C00234" w:rsidRDefault="00000000">
      <w:pPr>
        <w:spacing w:after="200" w:line="268" w:lineRule="auto"/>
        <w:jc w:val="center"/>
      </w:pPr>
      <w:r>
        <w:rPr>
          <w:b/>
          <w:bCs/>
          <w:sz w:val="24"/>
          <w:szCs w:val="24"/>
        </w:rPr>
        <w:t>na dostawę, montaż i uruchomienie ogólnodostępnych stacji ładowania DC dla pojazdów ciężarowych wraz z oprogramowaniem i systemem monitorowania (Zamówienie nr 1)</w:t>
      </w:r>
    </w:p>
    <w:p w14:paraId="64FDBB5F" w14:textId="77777777" w:rsidR="00C00234" w:rsidRDefault="00000000">
      <w:pPr>
        <w:spacing w:after="100" w:line="268" w:lineRule="auto"/>
        <w:jc w:val="both"/>
      </w:pPr>
      <w:r>
        <w:t xml:space="preserve">zawarta dnia </w:t>
      </w:r>
      <w:r>
        <w:rPr>
          <w:highlight w:val="yellow"/>
        </w:rPr>
        <w:t>[……………….]</w:t>
      </w:r>
      <w:r>
        <w:t xml:space="preserve"> 2026 r. w </w:t>
      </w:r>
      <w:r>
        <w:rPr>
          <w:highlight w:val="yellow"/>
        </w:rPr>
        <w:t>[Ciechanowie]</w:t>
      </w:r>
      <w:r>
        <w:t xml:space="preserve"> pomiędzy:</w:t>
      </w:r>
    </w:p>
    <w:p w14:paraId="750A2890" w14:textId="77777777" w:rsidR="00C00234" w:rsidRDefault="00000000">
      <w:pPr>
        <w:spacing w:after="100" w:line="268" w:lineRule="auto"/>
        <w:jc w:val="both"/>
      </w:pPr>
      <w:r>
        <w:rPr>
          <w:b/>
          <w:bCs/>
        </w:rPr>
        <w:t>MEGALOG SPÓŁKA Z OGRANICZONĄ ODPOWIEDZIALNOŚCIĄ</w:t>
      </w:r>
      <w:r>
        <w:t xml:space="preserve"> z siedzibą w Ciechanowie (06-400) przy ul. Tysiąclecia 1, wpisaną do rejestru przedsiębiorców Krajowego Rejestru Sądowego prowadzonego przez Sąd Rejonowy dla Łodzi-Śródmieścia w Łodzi, XX Wydział Gospodarczy Krajowego Rejestru Sądowego, pod numerem KRS 0000887792, NIP 5662027377, REGON 388383405, kapitał zakładowy 5 000,00 zł, reprezentowaną przez: </w:t>
      </w:r>
      <w:r>
        <w:rPr>
          <w:b/>
          <w:bCs/>
        </w:rPr>
        <w:t>Piotra Kaźmierczaka – Prezesa Zarządu</w:t>
      </w:r>
      <w:r>
        <w:t xml:space="preserve"> </w:t>
      </w:r>
      <w:r>
        <w:rPr>
          <w:highlight w:val="yellow"/>
        </w:rPr>
        <w:t>[do weryfikacji z aktualnym odpisem z KRS]</w:t>
      </w:r>
      <w:r>
        <w:t>,</w:t>
      </w:r>
    </w:p>
    <w:p w14:paraId="21C32296" w14:textId="77777777" w:rsidR="00C00234" w:rsidRDefault="00000000">
      <w:pPr>
        <w:spacing w:after="100" w:line="268" w:lineRule="auto"/>
        <w:jc w:val="both"/>
      </w:pPr>
      <w:r>
        <w:t xml:space="preserve">zwaną dalej </w:t>
      </w:r>
      <w:r>
        <w:rPr>
          <w:b/>
          <w:bCs/>
        </w:rPr>
        <w:t>„Zamawiającym"</w:t>
      </w:r>
      <w:r>
        <w:t>,</w:t>
      </w:r>
    </w:p>
    <w:p w14:paraId="56129B26" w14:textId="77777777" w:rsidR="00C00234" w:rsidRDefault="00000000">
      <w:pPr>
        <w:spacing w:after="100" w:line="268" w:lineRule="auto"/>
        <w:jc w:val="both"/>
      </w:pPr>
      <w:r>
        <w:t>a</w:t>
      </w:r>
    </w:p>
    <w:p w14:paraId="22D6E5A9" w14:textId="77777777" w:rsidR="00C00234" w:rsidRDefault="00000000">
      <w:pPr>
        <w:spacing w:after="100" w:line="268" w:lineRule="auto"/>
        <w:jc w:val="both"/>
      </w:pPr>
      <w:r>
        <w:rPr>
          <w:highlight w:val="yellow"/>
        </w:rPr>
        <w:t>[nazwa Wykonawcy]</w:t>
      </w:r>
      <w:r>
        <w:t xml:space="preserve"> z siedzibą w </w:t>
      </w:r>
      <w:r>
        <w:rPr>
          <w:highlight w:val="yellow"/>
        </w:rPr>
        <w:t>[miejscowość, kod pocztowy, adres]</w:t>
      </w:r>
      <w:r>
        <w:t xml:space="preserve">, wpisaną do </w:t>
      </w:r>
      <w:r>
        <w:rPr>
          <w:highlight w:val="yellow"/>
        </w:rPr>
        <w:t>[rejestru przedsiębiorców KRS prowadzonego przez ………… / CEiDG]</w:t>
      </w:r>
      <w:r>
        <w:t xml:space="preserve"> pod numerem </w:t>
      </w:r>
      <w:r>
        <w:rPr>
          <w:highlight w:val="yellow"/>
        </w:rPr>
        <w:t>[KRS / NIP / REGON]</w:t>
      </w:r>
      <w:r>
        <w:t xml:space="preserve">, </w:t>
      </w:r>
      <w:r>
        <w:rPr>
          <w:highlight w:val="yellow"/>
        </w:rPr>
        <w:t>[kapitał zakładowy]</w:t>
      </w:r>
      <w:r>
        <w:t xml:space="preserve">, reprezentowaną przez: </w:t>
      </w:r>
      <w:r>
        <w:rPr>
          <w:highlight w:val="yellow"/>
        </w:rPr>
        <w:t>[imię, nazwisko, funkcja]</w:t>
      </w:r>
      <w:r>
        <w:t>,</w:t>
      </w:r>
    </w:p>
    <w:p w14:paraId="29354A9B" w14:textId="77777777" w:rsidR="00C00234" w:rsidRDefault="00000000">
      <w:pPr>
        <w:spacing w:after="100" w:line="268" w:lineRule="auto"/>
        <w:jc w:val="both"/>
      </w:pPr>
      <w:r>
        <w:t xml:space="preserve">zwanym dalej </w:t>
      </w:r>
      <w:r>
        <w:rPr>
          <w:b/>
          <w:bCs/>
        </w:rPr>
        <w:t>„Wykonawcą"</w:t>
      </w:r>
      <w:r>
        <w:t>,</w:t>
      </w:r>
    </w:p>
    <w:p w14:paraId="7C7BD759" w14:textId="77777777" w:rsidR="00C00234" w:rsidRDefault="00000000">
      <w:pPr>
        <w:spacing w:after="100" w:line="268" w:lineRule="auto"/>
        <w:jc w:val="both"/>
      </w:pPr>
      <w:r>
        <w:t>zwanymi dalej łącznie „</w:t>
      </w:r>
      <w:r>
        <w:rPr>
          <w:b/>
          <w:bCs/>
        </w:rPr>
        <w:t>Stronami</w:t>
      </w:r>
      <w:r>
        <w:t>", a każda z osobna „</w:t>
      </w:r>
      <w:r>
        <w:rPr>
          <w:b/>
          <w:bCs/>
        </w:rPr>
        <w:t>Stroną</w:t>
      </w:r>
      <w:r>
        <w:t>".</w:t>
      </w:r>
    </w:p>
    <w:p w14:paraId="360176A1" w14:textId="77777777" w:rsidR="00C00234" w:rsidRDefault="00000000">
      <w:pPr>
        <w:spacing w:before="80" w:after="100" w:line="268" w:lineRule="auto"/>
        <w:jc w:val="both"/>
      </w:pPr>
      <w:r>
        <w:t xml:space="preserve">Umowa zostaje zawarta w wyniku postępowania prowadzonego z zachowaniem zasady konkurencyjności (Zapytanie ofertowe – Zamówienie nr 1 z dnia </w:t>
      </w:r>
      <w:r>
        <w:rPr>
          <w:highlight w:val="yellow"/>
        </w:rPr>
        <w:t>[…… 2026 r.]</w:t>
      </w:r>
      <w:r>
        <w:t>) w ramach inwestycji „Budowa stacji ładowania dla pojazdów kat. N2/N3 w bazie eksploatacyjnej MEGALOG sp. z o.o. w Ciechanowie przy ul. Tysiąclecia 1", dofinansowanej ze środków NFOŚiGW zgromadzonych na rachunku Funduszu Modernizacyjnego na podstawie Umowy nr 393/2026/Wn7/OA-IN-FM/D z dnia 30.09.2026 r. o dofinansowanie realizacji inwestycji w formie dotacji.</w:t>
      </w:r>
    </w:p>
    <w:p w14:paraId="7130DDB8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1. Definicje</w:t>
      </w:r>
    </w:p>
    <w:p w14:paraId="7AB6D6DF" w14:textId="77777777" w:rsidR="00C00234" w:rsidRDefault="00000000">
      <w:pPr>
        <w:spacing w:after="100" w:line="268" w:lineRule="auto"/>
        <w:jc w:val="both"/>
      </w:pPr>
      <w:r>
        <w:t>Użyte w Umowie określenia oznaczają:</w:t>
      </w:r>
    </w:p>
    <w:p w14:paraId="535E32F4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a) </w:t>
      </w:r>
      <w:r>
        <w:rPr>
          <w:b/>
          <w:bCs/>
        </w:rPr>
        <w:t>Umowa o dofinansowanie</w:t>
      </w:r>
      <w:r>
        <w:t xml:space="preserve"> – Umowa nr 393/2026/Wn7/OA-IN-FM/D z dnia 30.09.2026 r. zawarta między Zamawiającym a Narodowym Funduszem Ochrony Środowiska i Gospodarki Wodnej (</w:t>
      </w:r>
      <w:r>
        <w:rPr>
          <w:b/>
          <w:bCs/>
        </w:rPr>
        <w:t>NFOŚiGW</w:t>
      </w:r>
      <w:r>
        <w:t>);</w:t>
      </w:r>
    </w:p>
    <w:p w14:paraId="5FD5A3EA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b) </w:t>
      </w:r>
      <w:r>
        <w:rPr>
          <w:b/>
          <w:bCs/>
        </w:rPr>
        <w:t>Inwestycja</w:t>
      </w:r>
      <w:r>
        <w:t xml:space="preserve"> – inwestycja realizowana przez Zamawiającego, o której mowa w Umowie o dofinansowanie, obejmująca Zamówienia nr 1, 2 i 3;</w:t>
      </w:r>
    </w:p>
    <w:p w14:paraId="21FE29B7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c) </w:t>
      </w:r>
      <w:r>
        <w:rPr>
          <w:b/>
          <w:bCs/>
        </w:rPr>
        <w:t>Zamówienie nr 2</w:t>
      </w:r>
      <w:r>
        <w:t xml:space="preserve"> i </w:t>
      </w:r>
      <w:r>
        <w:rPr>
          <w:b/>
          <w:bCs/>
        </w:rPr>
        <w:t>Zamówienie nr 3</w:t>
      </w:r>
      <w:r>
        <w:t xml:space="preserve"> – odrębne zamówienia w ramach Inwestycji obejmujące: nr 2 – roboty budowlane (projekt całej instalacji, infrastruktura nN i DC, trasy kablowe i teletechniczne, fundamenty, roboty terenowe, stanowiska, oświetlenie, niezależny nadzór inwestorski), nr 3 – dostawę stacji transformatorowej SN/nN wraz z przyłączeniem SN;</w:t>
      </w:r>
    </w:p>
    <w:p w14:paraId="2E9325ED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d) </w:t>
      </w:r>
      <w:r>
        <w:rPr>
          <w:b/>
          <w:bCs/>
        </w:rPr>
        <w:t xml:space="preserve">Zapytanie ofertowe</w:t>
      </w:r>
      <w:r>
        <w:t xml:space="preserve"> i </w:t>
      </w:r>
      <w:r>
        <w:rPr>
          <w:b/>
          <w:bCs/>
        </w:rPr>
        <w:t xml:space="preserve">Oferta</w:t>
      </w:r>
      <w:r>
        <w:t xml:space="preserve"> – odpowiednio Zapytanie ofertowe – Zamówienie nr 1 wraz z załącznikami oraz oferta Wykonawcy z dnia </w:t>
      </w:r>
      <w:r>
        <w:rPr>
          <w:highlight w:val="yellow"/>
        </w:rPr>
        <w:t xml:space="preserve">[…… 2026 r.]</w:t>
      </w:r>
      <w:r>
        <w:t xml:space="preserve"> (Załącznik nr </w:t>
      </w:r>
      <w:del w:id="5001" w:author="Ewa Retajczyk" w:date="2026-10-20T14:00:54Z">
        <w:r>
          <w:delText xml:space="preserve">7</w:delText>
        </w:r>
      </w:del>
      <w:ins w:id="5002" w:author="Ewa Retajczyk" w:date="2026-10-20T14:01:29Z">
        <w:r>
          <w:t xml:space="preserve">1</w:t>
        </w:r>
      </w:ins>
      <w:r>
        <w:t xml:space="preserve">);</w:t>
      </w:r>
    </w:p>
    <w:p w14:paraId="5E22C3C5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e) </w:t>
      </w:r>
      <w:r>
        <w:rPr>
          <w:b/>
          <w:bCs/>
        </w:rPr>
        <w:t>Stacja ładowania</w:t>
      </w:r>
      <w:r>
        <w:t xml:space="preserve"> – terminal ładowania prądem stałym (DC) z jednym punktem ładowania o mocy znamionowej co najmniej 360 kW, przeznaczony do ładowania pojazdów kat. N2/N3, wyposażony </w:t>
      </w:r>
      <w:r>
        <w:lastRenderedPageBreak/>
        <w:t>w przewód lub przewody ze złączem CCS2 (Combo 2); z jednego punktu ładowania w danym czasie ładowany jest jeden pojazd;</w:t>
      </w:r>
    </w:p>
    <w:p w14:paraId="76BD5220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f) </w:t>
      </w:r>
      <w:r>
        <w:rPr>
          <w:b/>
          <w:bCs/>
        </w:rPr>
        <w:t>Przedmiot Umowy</w:t>
      </w:r>
      <w:r>
        <w:t xml:space="preserve"> – zakres świadczeń Wykonawcy określony w § 2;</w:t>
      </w:r>
    </w:p>
    <w:p w14:paraId="5804959A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g) </w:t>
      </w:r>
      <w:r>
        <w:rPr>
          <w:b/>
          <w:bCs/>
        </w:rPr>
        <w:t>HRF</w:t>
      </w:r>
      <w:r>
        <w:t xml:space="preserve"> – Harmonogram rzeczowo-finansowy Inwestycji stanowiący załącznik do Umowy o dofinansowanie;</w:t>
      </w:r>
    </w:p>
    <w:p w14:paraId="42EC1813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h) </w:t>
      </w:r>
      <w:r>
        <w:rPr>
          <w:b/>
          <w:bCs/>
        </w:rPr>
        <w:t>UDT</w:t>
      </w:r>
      <w:r>
        <w:t xml:space="preserve"> – Urząd Dozoru Technicznego;</w:t>
      </w:r>
    </w:p>
    <w:p w14:paraId="766476A7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i) </w:t>
      </w:r>
      <w:r>
        <w:rPr>
          <w:b/>
          <w:bCs/>
        </w:rPr>
        <w:t>Dokumentacja Powykonawcza</w:t>
      </w:r>
      <w:r>
        <w:t xml:space="preserve"> – komplet dokumentacji całej Inwestycji wymagany przez UDT i NFOŚiGW, do którego Wykonawca przekazuje dokumentację swojego zakresu;</w:t>
      </w:r>
    </w:p>
    <w:p w14:paraId="0728D823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j) </w:t>
      </w:r>
      <w:r>
        <w:rPr>
          <w:b/>
          <w:bCs/>
        </w:rPr>
        <w:t>Dzień roboczy</w:t>
      </w:r>
      <w:r>
        <w:t xml:space="preserve"> – dzień inny niż sobota, niedziela lub dzień ustawowo wolny od pracy.</w:t>
      </w:r>
    </w:p>
    <w:p w14:paraId="44F866BE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2. Przedmiot Umowy</w:t>
      </w:r>
    </w:p>
    <w:p w14:paraId="088A716D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1. Wykonawca zobowiązuje się, za wynagrodzeniem ryczałtowym określonym w § 7, do wykonania </w:t>
      </w:r>
      <w:del w:id="5003" w:author="Ewa Retajczyk" w:date="2026-10-20T14:01:34Z">
        <w:r>
          <w:delText xml:space="preserve">następującego</w:delText>
        </w:r>
      </w:del>
      <w:ins w:id="5004" w:author="Ewa Retajczyk" w:date="2026-10-20T14:01:51Z">
        <w:r>
          <w:t xml:space="preserve">dostawy</w:t>
        </w:r>
      </w:ins>
      <w:r>
        <w:t xml:space="preserve"> </w:t>
      </w:r>
      <w:del w:id="5005" w:author="Ewa Retajczyk" w:date="2026-10-20T14:02:19Z">
        <w:r>
          <w:delText xml:space="preserve">zakresu</w:delText>
        </w:r>
      </w:del>
      <w:ins w:id="5006" w:author="Ewa Retajczyk" w:date="2026-10-20T14:02:21Z">
        <w:r>
          <w:t xml:space="preserve">na miejsce realizacji 6 Stacji ładowania wraz z jednostkami przekształtnikowymi, systemem OCPP, billingiem i płatnościami oraz Systemem monitorowania i zarządzania danymi dla obwodów zasilających punkty ładowania, ich montażu, konfiguracji, uruchomienia i integracji, przeprowadzenia testów, przekazania dokumentacji, przeszkolenia personelu Zamawiającego, wsparcia przy odbiorach i badaniach UDT oraz udzielenia gwarancji</w:t>
        </w:r>
      </w:ins>
      <w:r>
        <w:t xml:space="preserve"> (Przedmiot Umowy)</w:t>
      </w:r>
      <w:del w:id="5007" w:author="Ewa Retajczyk" w:date="2026-10-20T14:02:23Z">
        <w:r>
          <w:delText xml:space="preserve">:</w:delText>
        </w:r>
      </w:del>
      <w:ins w:id="5008" w:author="Ewa Retajczyk" w:date="2026-10-20T14:02:25Z">
        <w:r>
          <w:t xml:space="preserve">, zgodnie z Zapytaniem ofertowym (w szczególności pkt 2–10) i Ofertą.</w:t>
        </w:r>
      </w:ins>
    </w:p>
    <w:p w14:paraId="422E1360" w14:textId="77777777" w:rsidR="00C00234" w:rsidRDefault="00000000">
      <w:pPr>
        <w:spacing w:after="60" w:line="268" w:lineRule="auto"/>
        <w:ind w:left="840" w:hanging="420"/>
        <w:jc w:val="both"/>
        <w:rPr>
          <w:del w:id="5010" w:author="Ewa Retajczyk" w:date="2026-10-20T14:02:30Z"/>
        </w:rPr>
      </w:pPr>
      <w:del w:id="5009" w:author="Ewa Retajczyk" w:date="2026-10-20T14:02:47Z">
        <w:r>
          <w:delText xml:space="preserve">a) dostawy na miejsce realizacji 6 Stacji ładowania wraz z jednostkami przekształtnikowymi (w liczbie i konfiguracji wskazanej w Ofercie), przewodami i złączami CCS2 (Combo 2) oraz niezbędnym osprzętem;</w:delText>
        </w:r>
      </w:del>
    </w:p>
    <w:p w14:paraId="7CAA2D3A" w14:textId="77777777" w:rsidR="00C00234" w:rsidRDefault="00000000">
      <w:pPr>
        <w:spacing w:after="60" w:line="268" w:lineRule="auto"/>
        <w:ind w:left="840" w:hanging="420"/>
        <w:jc w:val="both"/>
        <w:rPr>
          <w:del w:id="5012" w:author="Ewa Retajczyk" w:date="2026-10-20T14:02:53Z"/>
        </w:rPr>
      </w:pPr>
      <w:del w:id="5011" w:author="Ewa Retajczyk" w:date="2026-10-20T14:03:13Z">
        <w:r>
          <w:delText xml:space="preserve">b) transportu, rozładunku, ustawienia urządzeń na przygotowanych podstawach, montażu, połączeń wewnętrznych, konfiguracji i uruchomienia;</w:delText>
        </w:r>
      </w:del>
    </w:p>
    <w:p w14:paraId="279604BB" w14:textId="77777777" w:rsidR="00C00234" w:rsidRDefault="00000000">
      <w:pPr>
        <w:spacing w:after="60" w:line="268" w:lineRule="auto"/>
        <w:ind w:left="840" w:hanging="420"/>
        <w:jc w:val="both"/>
        <w:rPr>
          <w:del w:id="5014" w:author="Ewa Retajczyk" w:date="2026-10-20T14:03:37Z"/>
        </w:rPr>
      </w:pPr>
      <w:del w:id="5013" w:author="Ewa Retajczyk" w:date="2026-10-20T14:04:41Z">
        <w:r>
          <w:delText xml:space="preserve">c) dostawy, konfiguracji i uruchomienia systemu komunikacji OCPP, systemu rozliczania usług ładowania (billing), systemu płatności (płatność kartą debetową lub kredytową bez rejestracji, prezentacja ceny za kWh przed rozpoczęciem sesji) oraz osprzętu aktywnego (przełączniki, routery) i otwartych interfejsów (w szczególności OCPP i API);</w:delText>
        </w:r>
      </w:del>
    </w:p>
    <w:p w14:paraId="41403ABF" w14:textId="77777777" w:rsidR="00C00234" w:rsidRDefault="00000000">
      <w:pPr>
        <w:spacing w:after="60" w:line="268" w:lineRule="auto"/>
        <w:ind w:left="840" w:hanging="420"/>
        <w:jc w:val="both"/>
        <w:rPr>
          <w:del w:id="5016" w:author="Ewa Retajczyk" w:date="2026-10-20T14:04:42Z"/>
        </w:rPr>
      </w:pPr>
      <w:del w:id="5015" w:author="Ewa Retajczyk" w:date="2026-10-20T14:04:43Z">
        <w:r>
          <w:delText xml:space="preserve">d) dostawy, konfiguracji, uruchomienia i integracji Systemu monitorowania i zarządzania danymi dla obwodów zasilających punkty ładowania zgodnie ze Specyfikacją (Załącznik nr 1);</w:delText>
        </w:r>
      </w:del>
    </w:p>
    <w:p w14:paraId="581A8FCC" w14:textId="77777777" w:rsidR="00C00234" w:rsidRDefault="00000000">
      <w:pPr>
        <w:spacing w:after="60" w:line="268" w:lineRule="auto"/>
        <w:ind w:left="840" w:hanging="420"/>
        <w:jc w:val="both"/>
        <w:rPr>
          <w:del w:id="5018" w:author="Ewa Retajczyk" w:date="2026-10-20T14:04:57Z"/>
        </w:rPr>
      </w:pPr>
      <w:del w:id="5017" w:author="Ewa Retajczyk" w:date="2026-10-20T14:05:10Z">
        <w:r>
          <w:delText xml:space="preserve">e) nadzoru nad wykonaniem podłączeń oraz kontroli przed podaniem napięcia;</w:delText>
        </w:r>
      </w:del>
    </w:p>
    <w:p w14:paraId="0E0B59DB" w14:textId="77777777" w:rsidR="00C00234" w:rsidRDefault="00000000">
      <w:pPr>
        <w:spacing w:after="60" w:line="268" w:lineRule="auto"/>
        <w:ind w:left="840" w:hanging="420"/>
        <w:jc w:val="both"/>
        <w:rPr>
          <w:del w:id="5020" w:author="Ewa Retajczyk" w:date="2026-10-20T14:05:46Z"/>
        </w:rPr>
      </w:pPr>
      <w:del w:id="5019" w:author="Ewa Retajczyk" w:date="2026-10-20T14:06:02Z">
        <w:r>
          <w:delText xml:space="preserve">f) przeprowadzenia testów (w tym FAT – testów odbiorczych w siedzibie producenta przed dostawą – oraz testów na miejscu), udziału w testach wspólnych i w odbiorach całej stacji;</w:delText>
        </w:r>
      </w:del>
    </w:p>
    <w:p w14:paraId="6482EABE" w14:textId="77777777" w:rsidR="00C00234" w:rsidRDefault="00000000">
      <w:pPr>
        <w:spacing w:after="60" w:line="268" w:lineRule="auto"/>
        <w:ind w:left="840" w:hanging="420"/>
        <w:jc w:val="both"/>
        <w:rPr>
          <w:del w:id="5022" w:author="Ewa Retajczyk" w:date="2026-10-20T14:06:02Z"/>
        </w:rPr>
      </w:pPr>
      <w:del w:id="5021" w:author="Ewa Retajczyk" w:date="2026-10-20T14:06:04Z">
        <w:r>
          <w:delText xml:space="preserve">g) przekazania dokumentacji wymienionej w Załączniku nr 5, w tym dokumentacji potrzebnej wykonawcom Zamówienia nr 2 i nr 3 oraz dokumentacji do badań UDT (3 komplety + wersja elektroniczna);</w:delText>
        </w:r>
      </w:del>
    </w:p>
    <w:p w14:paraId="0D74601B" w14:textId="77777777" w:rsidR="00C00234" w:rsidRDefault="00000000">
      <w:pPr>
        <w:spacing w:after="60" w:line="268" w:lineRule="auto"/>
        <w:ind w:left="840" w:hanging="420"/>
        <w:jc w:val="both"/>
        <w:rPr>
          <w:del w:id="5024" w:author="Ewa Retajczyk" w:date="2026-10-20T14:06:43Z"/>
        </w:rPr>
      </w:pPr>
      <w:del w:id="5023" w:author="Ewa Retajczyk" w:date="2026-10-20T14:07:02Z">
        <w:r>
          <w:delText xml:space="preserve">h) szkolenia personelu Zamawiającego;</w:delText>
        </w:r>
      </w:del>
    </w:p>
    <w:p w14:paraId="4497A08F" w14:textId="77777777" w:rsidR="00C00234" w:rsidRDefault="00000000">
      <w:pPr>
        <w:spacing w:after="60" w:line="268" w:lineRule="auto"/>
        <w:ind w:left="840" w:hanging="420"/>
        <w:jc w:val="both"/>
        <w:rPr>
          <w:del w:id="5026" w:author="Ewa Retajczyk" w:date="2026-10-20T14:07:13Z"/>
        </w:rPr>
      </w:pPr>
      <w:del w:id="5025" w:author="Ewa Retajczyk" w:date="2026-10-20T14:08:14Z">
        <w:r>
          <w:delText xml:space="preserve">i) wsparcia technicznego podczas odbiorów oraz badań UDT, usunięcia usterek własnego zakresu oraz udzielenia gwarancji i świadczenia serwisu gwarancyjnego.</w:delText>
        </w:r>
      </w:del>
    </w:p>
    <w:p w14:paraId="07F762FF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2. Szczegółowy opis Przedmiotu Umowy zawierają</w:t>
      </w:r>
      <w:del w:id="5027" w:author="Ewa Retajczyk" w:date="2026-10-20T14:08:55Z">
        <w:r>
          <w:delText xml:space="preserve">: Specyfikacja i miejsce realizacji (Załącznik nr 1), Szczegółowy zakres obowiązków Wykonawcy i granice odpowiedzialności (Załącznik nr 2),</w:delText>
        </w:r>
      </w:del>
      <w:r>
        <w:t xml:space="preserve"> Zapytanie ofertowe oraz Oferta. W razie rozbieżności stosuje się kolejno: Umowę wraz z załącznikami nr 1–</w:t>
      </w:r>
      <w:del w:id="5028" w:author="Ewa Retajczyk" w:date="2026-10-20T14:09:16Z">
        <w:r>
          <w:delText xml:space="preserve">6</w:delText>
        </w:r>
      </w:del>
      <w:ins w:id="5029" w:author="Ewa Retajczyk" w:date="2026-10-20T14:09:20Z">
        <w:r>
          <w:t xml:space="preserve">4</w:t>
        </w:r>
      </w:ins>
      <w:r>
        <w:t xml:space="preserve">, Zapytanie ofertowe, Ofertę; postanowienia Oferty korzystniejsze dla Zamawiającego mają pierwszeństwo.</w:t>
      </w:r>
    </w:p>
    <w:p w14:paraId="389D8A55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3. Przedmiot Umowy nie obejmuje: </w:t>
      </w:r>
      <w:del w:id="5030" w:author="Ewa Retajczyk" w:date="2026-10-20T14:09:45Z">
        <w:r>
          <w:delText xml:space="preserve">roboty</w:delText>
        </w:r>
      </w:del>
      <w:ins w:id="5031" w:author="Ewa Retajczyk" w:date="2026-10-20T14:09:54Z">
        <w:r>
          <w:t xml:space="preserve">robót</w:t>
        </w:r>
      </w:ins>
      <w:r>
        <w:t xml:space="preserve"> budowlanych, fundamentów, tras kablowych, zewnętrznych instalacji nN i DC, infrastruktury SN i stacji transformatorowej, stanowisk postojowych, oświetlenia oraz infrastruktury teletechnicznej i światłowodowej (Zamówienia nr 2 i nr 3), uzgodnień z operatorem systemu dystrybucyjnego (OSD), a także wykonania integracji z nadrzędnym systemem zarządzania </w:t>
      </w:r>
      <w:r>
        <w:t xml:space="preserve">energią Zamawiającego (Wykonawca zapewnia wyłącznie otwarte interfejsy umożliwiające taką integrację).</w:t>
      </w:r>
    </w:p>
    <w:p w14:paraId="0ED0B37A" w14:textId="77777777" w:rsidR="00C00234" w:rsidRDefault="00000000">
      <w:pPr>
        <w:spacing w:after="100" w:line="268" w:lineRule="auto"/>
        <w:ind w:left="420" w:hanging="420"/>
        <w:jc w:val="both"/>
      </w:pPr>
      <w:r>
        <w:t>4. Wykonawca oświadcza, że zna zakres całej Inwestycji, wzajemną zależność Zamówień nr 1, 2 i 3 oraz harmonogram Inwestycji i że uwzględnił je w wynagrodzeniu i terminach.</w:t>
      </w:r>
    </w:p>
    <w:p w14:paraId="77820591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3. Oświadczenia Stron</w:t>
      </w:r>
    </w:p>
    <w:p w14:paraId="521C78FF" w14:textId="77777777" w:rsidR="00C00234" w:rsidRDefault="00000000">
      <w:pPr>
        <w:spacing w:after="100" w:line="268" w:lineRule="auto"/>
        <w:ind w:left="420" w:hanging="420"/>
        <w:jc w:val="both"/>
      </w:pPr>
      <w:r>
        <w:t>1. Wykonawca oświadcza, że:</w:t>
      </w:r>
    </w:p>
    <w:p w14:paraId="295AA914" w14:textId="77777777" w:rsidR="00C00234" w:rsidRDefault="00000000">
      <w:pPr>
        <w:spacing w:after="60" w:line="268" w:lineRule="auto"/>
        <w:ind w:left="840" w:hanging="420"/>
        <w:jc w:val="both"/>
      </w:pPr>
      <w:r>
        <w:t>a) posiada uprawnienia, wiedzę, doświadczenie, potencjał techniczny i osobowy niezbędne do wykonania Przedmiotu Umowy i wykona go z należytą starannością wymaganą od profesjonalisty, zgodnie z przepisami prawa, normami, zasadami wiedzy technicznej i zaleceniami producentów;</w:t>
      </w:r>
    </w:p>
    <w:p w14:paraId="161520F6" w14:textId="77777777" w:rsidR="00C00234" w:rsidRDefault="00000000">
      <w:pPr>
        <w:spacing w:after="60" w:line="268" w:lineRule="auto"/>
        <w:ind w:left="840" w:hanging="420"/>
        <w:jc w:val="both"/>
      </w:pPr>
      <w:r>
        <w:t>b) osoby wykonujące prace po jego stronie posiadają aktualne kwalifikacje i uprawnienia (w tym świadectwa kwalifikacyjne SEP właściwe dla prac przy instalacjach elektrycznych) oraz odbyły wymagane szkolenia BHP;</w:t>
      </w:r>
    </w:p>
    <w:p w14:paraId="439E35CA" w14:textId="77777777" w:rsidR="00C00234" w:rsidRDefault="00000000">
      <w:pPr>
        <w:spacing w:after="60" w:line="268" w:lineRule="auto"/>
        <w:ind w:left="840" w:hanging="420"/>
        <w:jc w:val="both"/>
      </w:pPr>
      <w:r>
        <w:t>c) dostarczy urządzenia fabrycznie nowe, nieużywane, wolne od wad, wyprodukowane nie wcześniej niż 24 miesiące przed montażem, posiadające oznakowanie CE, deklaracje zgodności UE oraz wymagane certyfikaty i dopuszczenia do stosowania na terytorium RP i UE;</w:t>
      </w:r>
    </w:p>
    <w:p w14:paraId="2782579B" w14:textId="77777777" w:rsidR="00C00234" w:rsidRDefault="00000000">
      <w:pPr>
        <w:spacing w:after="60" w:line="268" w:lineRule="auto"/>
        <w:ind w:left="840" w:hanging="420"/>
        <w:jc w:val="both"/>
      </w:pPr>
      <w:r>
        <w:t>d) oferowane ładowarki pochodzą od producenta spełniającego warunek określony w pkt 12 ppkt 2 Zapytania ofertowego, co potwierdza oświadczenie i dokumenty złożone w Ofercie, a w razie zmiany producenta lub modelu zapewni zachowanie tego warunku;</w:t>
      </w:r>
    </w:p>
    <w:p w14:paraId="4E67AB40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e) </w:t>
      </w:r>
      <w:del w:id="5032" w:author="Ewa Retajczyk" w:date="2026-10-20T14:10:30Z">
        <w:r>
          <w:delText xml:space="preserve">oferowane</w:delText>
        </w:r>
      </w:del>
      <w:ins w:id="5033" w:author="Ewa Retajczyk" w:date="2026-10-20T14:11:08Z">
        <w:r>
          <w:t xml:space="preserve">przedsięwzięcie</w:t>
        </w:r>
      </w:ins>
      <w:r>
        <w:t xml:space="preserve"> </w:t>
      </w:r>
      <w:del w:id="5034" w:author="Ewa Retajczyk" w:date="2026-10-20T14:11:23Z">
        <w:r>
          <w:delText xml:space="preserve">rozwiązanie</w:delText>
        </w:r>
      </w:del>
      <w:ins w:id="5035" w:author="Ewa Retajczyk" w:date="2026-10-20T14:11:31Z">
        <w:r>
          <w:t xml:space="preserve">zostanie</w:t>
        </w:r>
      </w:ins>
      <w:r>
        <w:t xml:space="preserve"> </w:t>
      </w:r>
      <w:del w:id="5036" w:author="Ewa Retajczyk" w:date="2026-10-20T14:11:35Z">
        <w:r>
          <w:delText xml:space="preserve">jest</w:delText>
        </w:r>
      </w:del>
      <w:ins w:id="5037" w:author="Ewa Retajczyk" w:date="2026-10-20T14:11:59Z">
        <w:r>
          <w:t xml:space="preserve">zrealizowane</w:t>
        </w:r>
      </w:ins>
      <w:r>
        <w:t xml:space="preserve"> </w:t>
      </w:r>
      <w:del w:id="5038" w:author="Ewa Retajczyk" w:date="2026-10-20T14:12:20Z">
        <w:r>
          <w:delText xml:space="preserve">zgodne</w:delText>
        </w:r>
      </w:del>
      <w:ins w:id="5039" w:author="Ewa Retajczyk" w:date="2026-10-20T14:12:32Z">
        <w:r>
          <w:t xml:space="preserve">zgodnie</w:t>
        </w:r>
      </w:ins>
      <w:r>
        <w:t xml:space="preserve"> z zasadą DNSH („nie wyrządzaj poważnych szkód");</w:t>
      </w:r>
    </w:p>
    <w:p w14:paraId="7A219D33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f) </w:t>
      </w:r>
      <w:r w:rsidRPr="00DA4E9F">
        <w:rPr>
          <w:highlight w:val="yellow"/>
        </w:rPr>
        <w:t>posiada aktualne ubezpieczenie odpowiedzialności cywilnej w zakresie prowadzonej działalności z sumą gwarancyjną nie niższą niż […… zł] oraz ubezpieczenie ryzyk montażowych na czas realizacji Przedmiotu Umowy i dostarczy Zamawiającemu kopie polis w terminie 7 dni od zawarcia Umowy;</w:t>
      </w:r>
    </w:p>
    <w:p w14:paraId="76989D64" w14:textId="77777777" w:rsidR="00C00234" w:rsidRDefault="00000000">
      <w:pPr>
        <w:spacing w:after="60" w:line="268" w:lineRule="auto"/>
        <w:ind w:left="840" w:hanging="420"/>
        <w:jc w:val="both"/>
      </w:pPr>
      <w:r>
        <w:t>g) nie jest powiązany z Zamawiającym osobowo ani kapitałowo w rozumieniu pkt 22 Zapytania ofertowego i nie zachodzą okoliczności powodujące konflikt interesów, a o zmianie tych okoliczności poinformuje Zamawiającego niezwłocznie;</w:t>
      </w:r>
    </w:p>
    <w:p w14:paraId="57DB0CDF" w14:textId="77777777" w:rsidR="00C00234" w:rsidRDefault="00000000">
      <w:pPr>
        <w:spacing w:after="60" w:line="268" w:lineRule="auto"/>
        <w:ind w:left="840" w:hanging="420"/>
        <w:jc w:val="both"/>
      </w:pPr>
      <w:r>
        <w:t>h) nie toczy się wobec niego postępowanie upadłościowe, naprawcze, egzekucyjne ani restrukturyzacyjne, a także nie występują przesłanki do ich wszczęcia;</w:t>
      </w:r>
    </w:p>
    <w:p w14:paraId="0989B77C" w14:textId="77777777" w:rsidR="00C00234" w:rsidRDefault="00000000">
      <w:pPr>
        <w:spacing w:after="60" w:line="268" w:lineRule="auto"/>
        <w:ind w:left="840" w:hanging="420"/>
        <w:jc w:val="both"/>
      </w:pPr>
      <w:r>
        <w:t>i) zapoznał się z wymaganiami wynikającymi z Umowy o dofinansowanie i programu priorytetowego opisanymi w pkt 24 Zapytania ofertowego i w § 10 Umowy i zobowiązuje się je stosować.</w:t>
      </w:r>
    </w:p>
    <w:p w14:paraId="0350B5D1" w14:textId="35D5BC29" w:rsidR="00C00234" w:rsidRDefault="00000000">
      <w:pPr>
        <w:spacing w:after="100" w:line="268" w:lineRule="auto"/>
        <w:ind w:left="420" w:hanging="420"/>
        <w:jc w:val="both"/>
      </w:pPr>
      <w:r>
        <w:t>2. Zamawiający oświadcza, że posiada tytuł prawny do nieruchomości, na której realizowana jest Inwestycja oraz że zapewni dostęp do miejsca realizacji w zakresie niezbędnym do wykonania Przedmiotu Umowy.</w:t>
      </w:r>
    </w:p>
    <w:p w14:paraId="4A5BB505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4. Obowiązki Wykonawcy</w:t>
      </w:r>
    </w:p>
    <w:p w14:paraId="3B3C4D19" w14:textId="77777777" w:rsidR="00C00234" w:rsidRDefault="00000000">
      <w:pPr>
        <w:spacing w:after="100" w:line="268" w:lineRule="auto"/>
        <w:ind w:left="420" w:hanging="420"/>
        <w:jc w:val="both"/>
      </w:pPr>
      <w:r>
        <w:t>1. Wykonawca zobowiązuje się w szczególności do:</w:t>
      </w:r>
    </w:p>
    <w:p w14:paraId="13667F1E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a) wykonania Przedmiotu Umowy zgodnie z Umową, </w:t>
      </w:r>
      <w:ins w:id="5040" w:author="Ewa Retajczyk" w:date="2026-10-20T14:12:33Z">
        <w:r>
          <w:t xml:space="preserve">Zapytaniem ofertowym (w tym </w:t>
        </w:r>
      </w:ins>
      <w:r>
        <w:t xml:space="preserve">Specyfikacją</w:t>
      </w:r>
      <w:ins w:id="5041" w:author="Ewa Retajczyk" w:date="2026-10-20T14:12:57Z">
        <w:r>
          <w:t xml:space="preserve"> – załącznik nr 2 do Zapytania ofertowego)</w:t>
        </w:r>
      </w:ins>
      <w:r>
        <w:t xml:space="preserve">, Ofertą, obowiązującymi przepisami (w tym przepisami o elektromobilności i paliwach alternatywnych, prawem budowlanym i przepisami UDT), normami EN 62196-3:2014, IEC 61851-1, -23, -24 oraz zaleceniami producenta;</w:t>
      </w:r>
    </w:p>
    <w:p w14:paraId="5E275CDE" w14:textId="77777777" w:rsidR="00C00234" w:rsidRDefault="00000000">
      <w:pPr>
        <w:spacing w:after="60" w:line="268" w:lineRule="auto"/>
        <w:ind w:left="840" w:hanging="420"/>
        <w:jc w:val="both"/>
      </w:pPr>
      <w:r>
        <w:t>b) przestrzegania przepisów BHP, przeciwpożarowych i ochrony środowiska oraz zasad obowiązujących w bazie eksploatacyjnej Zamawiającego;</w:t>
      </w:r>
    </w:p>
    <w:p w14:paraId="2722889E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c) przekazania w terminie wskazanym w Ofercie (nie później niż </w:t>
      </w:r>
      <w:r>
        <w:rPr>
          <w:highlight w:val="yellow"/>
        </w:rPr>
        <w:t>[…]</w:t>
      </w:r>
      <w:r>
        <w:t xml:space="preserve"> dni od zawarcia Umowy) danych interfejsowych i technicznych niezbędnych do zaprojektowania i wykonania infrastruktury </w:t>
      </w:r>
      <w:r>
        <w:lastRenderedPageBreak/>
        <w:t>Zamówień nr 2 i nr 3 (m.in. gabaryty, masy, wymagania posadowienia, schematy, listy zaciskowe, wymagania dotyczące kabli i zabezpieczeń, bilans mocy, wymagania komunikacyjne, strefy serwisowe, dane do dokumentacji UDT, wymagania torów pomiarowych Systemu monitorowania), a po zatwierdzeniu parametrów – niedokonywania ich zmian bez zgody Zamawiającego i oceny wpływu na pozostałe zamówienia;</w:t>
      </w:r>
    </w:p>
    <w:p w14:paraId="72DFD250" w14:textId="77777777" w:rsidR="00C00234" w:rsidRDefault="00000000">
      <w:pPr>
        <w:spacing w:after="60" w:line="268" w:lineRule="auto"/>
        <w:ind w:left="840" w:hanging="420"/>
        <w:jc w:val="both"/>
      </w:pPr>
      <w:r>
        <w:t>d) ścisłej współpracy z wykonawcami Zamówień nr 2 i nr 3 oraz Zamawiającym, w tym uczestnictwa w naradach koordynacyjnych i testach wspólnych;</w:t>
      </w:r>
    </w:p>
    <w:p w14:paraId="0F943AC1" w14:textId="77777777" w:rsidR="00C00234" w:rsidRDefault="00000000">
      <w:pPr>
        <w:spacing w:after="60" w:line="268" w:lineRule="auto"/>
        <w:ind w:left="840" w:hanging="420"/>
        <w:jc w:val="both"/>
      </w:pPr>
      <w:r>
        <w:t>e) niezwłocznego (nie później niż w ciągu 7 dni od powzięcia wiadomości) informowania Zamawiającego o okolicznościach, które mogą skutkować opóźnieniem, niezgodnością z Umową lub z Umową o dofinansowanie lub zagrożeniem osiągnięcia efektu rzeczowego, oraz o kolizjach i niezgodnościach w dokumentacji lub zakresach;</w:t>
      </w:r>
    </w:p>
    <w:p w14:paraId="449EC2F9" w14:textId="77777777" w:rsidR="00C00234" w:rsidRDefault="00000000">
      <w:pPr>
        <w:spacing w:after="60" w:line="268" w:lineRule="auto"/>
        <w:ind w:left="840" w:hanging="420"/>
        <w:jc w:val="both"/>
      </w:pPr>
      <w:r>
        <w:t>f) zapewnienia, że w danej chwili ładować może wyłącznie jeden przewód terminala z mocą wymaganą dla punktu ładowania oraz że ewentualne drugie złącze nie zwiększa liczby punktów ładowania;</w:t>
      </w:r>
    </w:p>
    <w:p w14:paraId="19AAA187" w14:textId="77777777" w:rsidR="00C00234" w:rsidRDefault="00000000">
      <w:pPr>
        <w:spacing w:after="60" w:line="268" w:lineRule="auto"/>
        <w:ind w:left="840" w:hanging="420"/>
        <w:jc w:val="both"/>
      </w:pPr>
      <w:r>
        <w:t>g) zapewnienia możliwości zmiany platformy operatorskiej przez Zamawiającego bez konieczności wymiany urządzeń oraz otwartych interfejsów do integracji z systemami zewnętrznymi;</w:t>
      </w:r>
    </w:p>
    <w:p w14:paraId="42036E11" w14:textId="77777777" w:rsidR="00C00234" w:rsidRDefault="00000000">
      <w:pPr>
        <w:spacing w:after="60" w:line="268" w:lineRule="auto"/>
        <w:ind w:left="840" w:hanging="420"/>
        <w:jc w:val="both"/>
      </w:pPr>
      <w:r>
        <w:t>h) oznakowania Stacji ładowania zgodnie z § 10 ust. 1;</w:t>
      </w:r>
    </w:p>
    <w:p w14:paraId="18A25A98" w14:textId="77777777" w:rsidR="00C00234" w:rsidRDefault="00000000">
      <w:pPr>
        <w:spacing w:after="60" w:line="268" w:lineRule="auto"/>
        <w:ind w:left="840" w:hanging="420"/>
        <w:jc w:val="both"/>
      </w:pPr>
      <w:r>
        <w:t>i) prowadzenia dokumentacji realizacji Przedmiotu Umowy w sposób umożliwiający jej weryfikację i udostępniania jej na żądanie Zamawiającego lub NFOŚiGW;</w:t>
      </w:r>
    </w:p>
    <w:p w14:paraId="277A3995" w14:textId="77777777" w:rsidR="00C00234" w:rsidRDefault="00000000">
      <w:pPr>
        <w:spacing w:after="60" w:line="268" w:lineRule="auto"/>
        <w:ind w:left="840" w:hanging="420"/>
        <w:jc w:val="both"/>
      </w:pPr>
      <w:r>
        <w:t>j) uprzątnięcia miejsca realizacji z odpadów i opakowań i ich zagospodarowania zgodnie z hierarchią postępowania z odpadami.</w:t>
      </w:r>
    </w:p>
    <w:p w14:paraId="16FFE418" w14:textId="77777777" w:rsidR="00C00234" w:rsidRDefault="00000000">
      <w:pPr>
        <w:spacing w:after="100" w:line="268" w:lineRule="auto"/>
        <w:ind w:left="420" w:hanging="420"/>
        <w:jc w:val="both"/>
      </w:pPr>
      <w:r>
        <w:t>2. Wykonawca może powierzyć wykonanie części Przedmiotu Umowy podwykonawcom wyłącznie za uprzednią pisemną zgodą Zamawiającego. Wykonawca ponosi odpowiedzialność za działania i zaniechania podwykonawców jak za własne, zapewnia, że umowy z podwykonawcami zawierają postanowienia zgodne z § 10 oraz informuje podwykonawców o obowiązku poddania się kontroli NFOŚiGW. Zmiana podwykonawcy wymaga zgody Zamawiającego.</w:t>
      </w:r>
    </w:p>
    <w:p w14:paraId="71DE33D3" w14:textId="77777777" w:rsidR="00C00234" w:rsidRDefault="00000000">
      <w:pPr>
        <w:spacing w:after="100" w:line="268" w:lineRule="auto"/>
        <w:ind w:left="420" w:hanging="420"/>
        <w:jc w:val="both"/>
      </w:pPr>
      <w:r>
        <w:t>3. Wykonawca ponosi ryzyko utraty lub uszkodzenia urządzeń i materiałów do dnia podpisania protokołu odbioru końcowego, w tym w czasie transportu, rozładunku i składowania na miejscu realizacji (z wyłączeniem szkód wyrządzonych przez Zamawiającego lub wykonawców Zamówień nr 2 i nr 3).</w:t>
      </w:r>
    </w:p>
    <w:p w14:paraId="74770DF3" w14:textId="77777777" w:rsidR="00C00234" w:rsidRDefault="00000000">
      <w:pPr>
        <w:spacing w:after="100" w:line="268" w:lineRule="auto"/>
        <w:ind w:left="420" w:hanging="420"/>
        <w:jc w:val="both"/>
      </w:pPr>
      <w:r>
        <w:t>4. Wykonawca nie może przenieść na osoby trzecie praw ani obowiązków wynikających z Umowy, w tym wierzytelności, bez uprzedniej pisemnej zgody Zamawiającego.</w:t>
      </w:r>
    </w:p>
    <w:p w14:paraId="165F1D7D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5. Obowiązki Zamawiającego</w:t>
      </w:r>
    </w:p>
    <w:p w14:paraId="59FB01C6" w14:textId="77777777" w:rsidR="00C00234" w:rsidRDefault="00000000">
      <w:pPr>
        <w:spacing w:after="100" w:line="268" w:lineRule="auto"/>
        <w:ind w:left="420" w:hanging="420"/>
        <w:jc w:val="both"/>
      </w:pPr>
      <w:r>
        <w:t>1. Zamawiający zobowiązuje się do:</w:t>
      </w:r>
    </w:p>
    <w:p w14:paraId="0D800012" w14:textId="77777777" w:rsidR="00C00234" w:rsidRDefault="00000000">
      <w:pPr>
        <w:spacing w:after="60" w:line="268" w:lineRule="auto"/>
        <w:ind w:left="840" w:hanging="420"/>
        <w:jc w:val="both"/>
      </w:pPr>
      <w:r>
        <w:t>a) zapewnienia, w ramach Zamówienia nr 2, gotowości fundamentów, stanowisk i zasilania w terminach umożliwiających Wykonawcy wykonanie prac i niezwłocznego powiadomienia Wykonawcy o gotowości miejsca realizacji do dostawy i montażu;</w:t>
      </w:r>
    </w:p>
    <w:p w14:paraId="028F5EAD" w14:textId="77777777" w:rsidR="00C00234" w:rsidRDefault="00000000">
      <w:pPr>
        <w:spacing w:after="60" w:line="268" w:lineRule="auto"/>
        <w:ind w:left="840" w:hanging="420"/>
        <w:jc w:val="both"/>
      </w:pPr>
      <w:r>
        <w:t>b) udostępnienia miejsca realizacji oraz zapewnienia dostępu do mediów niezbędnych do wykonania prac i uruchomienia;</w:t>
      </w:r>
    </w:p>
    <w:p w14:paraId="512FC5CC" w14:textId="77777777" w:rsidR="00C00234" w:rsidRDefault="00000000">
      <w:pPr>
        <w:spacing w:after="60" w:line="268" w:lineRule="auto"/>
        <w:ind w:left="840" w:hanging="420"/>
        <w:jc w:val="both"/>
      </w:pPr>
      <w:r>
        <w:t>c) dokonywania odbiorów w terminach i na zasadach określonych w § 8;</w:t>
      </w:r>
    </w:p>
    <w:p w14:paraId="30C410BC" w14:textId="77777777" w:rsidR="00C00234" w:rsidRDefault="00000000">
      <w:pPr>
        <w:spacing w:after="60" w:line="268" w:lineRule="auto"/>
        <w:ind w:left="840" w:hanging="420"/>
        <w:jc w:val="both"/>
      </w:pPr>
      <w:r>
        <w:t>d) zapłaty wynagrodzenia na zasadach określonych w § 7;</w:t>
      </w:r>
    </w:p>
    <w:p w14:paraId="6CC2BCCF" w14:textId="77777777" w:rsidR="00C00234" w:rsidRDefault="00000000">
      <w:pPr>
        <w:spacing w:after="60" w:line="268" w:lineRule="auto"/>
        <w:ind w:left="840" w:hanging="420"/>
        <w:jc w:val="both"/>
      </w:pPr>
      <w:r>
        <w:t>e) wystąpienia, jako podmiot eksploatujący, do UDT o badania techniczne stacji oraz współdziałania z Wykonawcą przy tych badaniach.</w:t>
      </w:r>
    </w:p>
    <w:p w14:paraId="05D23A1A" w14:textId="16FE245E" w:rsidR="00C00234" w:rsidRDefault="00000000">
      <w:pPr>
        <w:spacing w:after="100" w:line="268" w:lineRule="auto"/>
        <w:ind w:left="420" w:hanging="420"/>
        <w:jc w:val="both"/>
      </w:pPr>
      <w:r>
        <w:lastRenderedPageBreak/>
        <w:t xml:space="preserve">2. Zamawiający wyznacza osobę do kontaktów i koordynacji realizacji Umowy </w:t>
      </w:r>
      <w:r>
        <w:rPr>
          <w:highlight w:val="yellow"/>
        </w:rPr>
        <w:t>[Piotr Ziąbrowski, tel. 606 150 956]</w:t>
      </w:r>
      <w:r>
        <w:t xml:space="preserve">. Wykonawca wyznacza Koordynatora Wykonawcy: </w:t>
      </w:r>
      <w:r>
        <w:rPr>
          <w:highlight w:val="yellow"/>
        </w:rPr>
        <w:t>[imię i nazwisko, telefon, e-mail]</w:t>
      </w:r>
      <w:r>
        <w:t>. Zmiana osób wymaga powiadomienia drugiej Strony e-mailem co najmniej z 3-dniowym wyprzedzeniem i nie wymaga aneksu.</w:t>
      </w:r>
    </w:p>
    <w:p w14:paraId="6D0BB64F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6. Terminy</w:t>
      </w:r>
    </w:p>
    <w:p w14:paraId="755DDDBF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1. Wykonawca dostarczy urządzenia na miejsce realizacji (ul. Tysiąclecia 1, 06-400 Ciechanów) w terminie </w:t>
      </w:r>
      <w:r>
        <w:rPr>
          <w:b/>
          <w:bCs/>
        </w:rPr>
        <w:t>[[……]] dni kalendarzowych od dnia zawarcia Umowy</w:t>
      </w:r>
      <w:r>
        <w:t xml:space="preserve">, zgodnym z Ofertą, nie później niż do dnia </w:t>
      </w:r>
      <w:r>
        <w:rPr>
          <w:b/>
          <w:bCs/>
        </w:rPr>
        <w:t>30.11.2026 r.</w:t>
      </w:r>
    </w:p>
    <w:p w14:paraId="2D10DB8E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2. Wykonawca wykona cały Przedmiot Umowy (dostawa, montaż, konfiguracja, uruchomienie, testy własnego zakresu i przekazanie kompletnej dokumentacji do odbiorów) w terminie do dnia </w:t>
      </w:r>
      <w:r>
        <w:rPr>
          <w:b/>
          <w:bCs/>
        </w:rPr>
        <w:t>15.12.2026 r.</w:t>
      </w:r>
      <w:r>
        <w:t>, z możliwością wydłużenia tego terminu wyłącznie w przypadkach określonych w ust. 4 i w § 15.</w:t>
      </w:r>
    </w:p>
    <w:p w14:paraId="7AC3911A" w14:textId="39D6524F" w:rsidR="00C00234" w:rsidRDefault="00000000">
      <w:pPr>
        <w:spacing w:after="100" w:line="268" w:lineRule="auto"/>
        <w:ind w:left="420" w:hanging="420"/>
        <w:jc w:val="both"/>
      </w:pPr>
      <w:r>
        <w:t xml:space="preserve">3. Strony przyjmują, że termin zakończenia całej Inwestycji wynika z Umowy o dofinansowanie (31.12.2026 r.)</w:t>
      </w:r>
      <w:ins w:id="5042" w:author="Ewa Retajczyk" w:date="2026-10-20T14:14:21Z">
        <w:r>
          <w:t xml:space="preserve">,</w:t>
        </w:r>
      </w:ins>
      <w:r>
        <w:t xml:space="preserve"> </w:t>
      </w:r>
      <w:del w:id="5043" w:author="Ewa Retajczyk" w:date="2026-10-20T14:14:37Z">
        <w:r>
          <w:delText xml:space="preserve">oraz</w:delText>
        </w:r>
      </w:del>
      <w:ins w:id="5044" w:author="Ewa Retajczyk" w:date="2026-10-20T14:14:53Z">
        <w:r>
          <w:t xml:space="preserve">a</w:t>
        </w:r>
      </w:ins>
      <w:r>
        <w:t xml:space="preserve"> </w:t>
      </w:r>
      <w:del w:id="5045" w:author="Ewa Retajczyk" w:date="2026-10-20T14:15:25Z">
        <w:r>
          <w:delText xml:space="preserve">że</w:delText>
        </w:r>
      </w:del>
      <w:ins w:id="5046" w:author="Ewa Retajczyk" w:date="2026-10-20T14:15:38Z">
        <w:r>
          <w:t xml:space="preserve">datą</w:t>
        </w:r>
      </w:ins>
      <w:r>
        <w:t xml:space="preserve"> </w:t>
      </w:r>
      <w:del w:id="5047" w:author="Ewa Retajczyk" w:date="2026-10-20T14:15:52Z">
        <w:r>
          <w:delText xml:space="preserve">badania</w:delText>
        </w:r>
      </w:del>
      <w:ins w:id="5048" w:author="Ewa Retajczyk" w:date="2026-10-20T14:16:36Z">
        <w:r>
          <w:t xml:space="preserve">zakończenia realizacji Inwestycji jest – zgodnie z Umową o dofinansowanie – data ostatniego protokołu</w:t>
        </w:r>
      </w:ins>
      <w:r>
        <w:t xml:space="preserve"> UDT </w:t>
      </w:r>
      <w:del w:id="5049" w:author="Ewa Retajczyk" w:date="2026-10-20T14:16:43Z">
        <w:r>
          <w:delText xml:space="preserve">i</w:delText>
        </w:r>
      </w:del>
      <w:ins w:id="5050" w:author="Ewa Retajczyk" w:date="2026-10-20T14:16:58Z">
        <w:r>
          <w:t xml:space="preserve">dopuszczającego</w:t>
        </w:r>
      </w:ins>
      <w:r>
        <w:t xml:space="preserve"> </w:t>
      </w:r>
      <w:del w:id="5051" w:author="Ewa Retajczyk" w:date="2026-10-20T14:17:06Z">
        <w:r>
          <w:delText xml:space="preserve">uzyskanie dopuszczenia Stacji</w:delText>
        </w:r>
      </w:del>
      <w:ins w:id="5052" w:author="Ewa Retajczyk" w:date="2026-10-20T14:17:20Z">
        <w:r>
          <w:t xml:space="preserve">Stację</w:t>
        </w:r>
      </w:ins>
      <w:r>
        <w:t xml:space="preserve"> ładowania do eksploatacji</w:t>
      </w:r>
      <w:del w:id="5053" w:author="Ewa Retajczyk" w:date="2026-10-20T14:17:58Z">
        <w:r>
          <w:delText xml:space="preserve"> mogą nastąpić w terminie do 60 dni od zakończenia realizacji Inwestycji</w:delText>
        </w:r>
      </w:del>
      <w:r>
        <w:t xml:space="preserve">. </w:t>
      </w:r>
      <w:r>
        <w:t xml:space="preserve">Wykonawca zapewnia swój udział w badaniach UDT i usuwanie usterek </w:t>
      </w:r>
      <w:del w:id="5054" w:author="Ewa Retajczyk" w:date="2026-10-20T14:18:07Z">
        <w:r>
          <w:delText xml:space="preserve">również </w:delText>
        </w:r>
      </w:del>
      <w:r>
        <w:t xml:space="preserve">w </w:t>
      </w:r>
      <w:del w:id="5055" w:author="Ewa Retajczyk" w:date="2026-10-20T14:18:14Z">
        <w:r>
          <w:delText xml:space="preserve">tym</w:delText>
        </w:r>
      </w:del>
      <w:ins w:id="5056" w:author="Ewa Retajczyk" w:date="2026-10-20T14:18:28Z">
        <w:r>
          <w:t xml:space="preserve">terminie</w:t>
        </w:r>
      </w:ins>
      <w:r>
        <w:t xml:space="preserve"> </w:t>
      </w:r>
      <w:del w:id="5057" w:author="Ewa Retajczyk" w:date="2026-10-20T14:18:57Z">
        <w:r>
          <w:delText xml:space="preserve">okresie</w:delText>
        </w:r>
      </w:del>
      <w:ins w:id="5058" w:author="Ewa Retajczyk" w:date="2026-10-20T14:19:23Z">
        <w:r>
          <w:t xml:space="preserve">umożliwiającym uzyskanie dopuszczenia wszystkich Stacji ładowania do eksploatacji nie później niż do dnia 31</w:t>
        </w:r>
      </w:ins>
      <w:r>
        <w:t xml:space="preserve">.</w:t>
      </w:r>
      <w:ins w:id="5059" w:author="Ewa Retajczyk" w:date="2026-10-20T14:19:33Z">
        <w:r>
          <w:t xml:space="preserve">12.2026 r. (albo do terminu wynikającego z aneksu do Umowy o dofinansowanie). Termin 60 dni od zakończenia realizacji Inwestycji dotyczy przedłożenia dokumentów rozliczeniowych do NFOŚiGW i nie przedłuża terminu badań UDT.</w:t>
        </w:r>
      </w:ins>
    </w:p>
    <w:p w14:paraId="3BA28D54" w14:textId="49D5FECA" w:rsidR="00C00234" w:rsidRDefault="00000000">
      <w:pPr>
        <w:spacing w:after="100" w:line="268" w:lineRule="auto"/>
        <w:ind w:left="420" w:hanging="420"/>
        <w:jc w:val="both"/>
      </w:pPr>
      <w:r>
        <w:t>4. Terminy, o których mowa w ust. 1 i 2, ulegają przedłużeniu o czas trwania przeszkód, za które Wykonawca nie odpowiada, w szczególności: opóźnienia w gotowości fundamentów, stanowisk lub zasilania (Zamówienia nr 2 i nr 3), działań operatora sieci dystrybucyjnej, organów administracji lub UDT, oraz siły wyższej – pod warunkiem, że Wykonawca powiadomił o przeszkodzie niezwłocznie, nie później niż w ciągu 3 dni od jej wystąpienia, i udokumentował jej wpływ na termin. Zmiana terminu następuje wówczas w formie pisemnej (potwierdzenie e-mailowe jest wystarczające).</w:t>
      </w:r>
    </w:p>
    <w:p w14:paraId="6614A528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5. Wykonawca przedstawi w terminie </w:t>
      </w:r>
      <w:r w:rsidRPr="00DA4E9F">
        <w:rPr>
          <w:highlight w:val="yellow"/>
        </w:rPr>
        <w:t>5 dni</w:t>
      </w:r>
      <w:r>
        <w:t xml:space="preserve"> od zawarcia Umowy szczegółowy harmonogram realizacji z podziałem na dostawę, montaż, konfigurację, uruchomienie, testy i dokumentację. Zamawiający zgłosi uwagi w ciągu </w:t>
      </w:r>
      <w:r w:rsidRPr="00DA4E9F">
        <w:rPr>
          <w:highlight w:val="yellow"/>
        </w:rPr>
        <w:t>3 dni roboczych</w:t>
      </w:r>
      <w:r>
        <w:t>. Zatwierdzony harmonogram wiąże Wykonawcę.</w:t>
      </w:r>
    </w:p>
    <w:p w14:paraId="4110E0F9" w14:textId="77777777" w:rsidR="00C00234" w:rsidRDefault="00000000">
      <w:pPr>
        <w:spacing w:after="100" w:line="268" w:lineRule="auto"/>
        <w:ind w:left="420" w:hanging="420"/>
        <w:jc w:val="both"/>
      </w:pPr>
      <w:r>
        <w:t>6. Termin wykonania Zamówienia nr 1 może zostać wydłużony w razie uzyskania przez Zamawiającego zgody NFOŚiGW na wydłużenie terminu realizacji Inwestycji, potwierdzonej aneksem do Umowy o dofinansowanie, w zakresie nieprzekraczającym terminu wynikającego z tego aneksu.</w:t>
      </w:r>
    </w:p>
    <w:p w14:paraId="3F938A72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7. Wynagrodzenie i płatności</w:t>
      </w:r>
    </w:p>
    <w:p w14:paraId="1A331706" w14:textId="5DC4C3C1" w:rsidR="00C00234" w:rsidRDefault="00000000">
      <w:pPr>
        <w:spacing w:after="100" w:line="268" w:lineRule="auto"/>
        <w:ind w:left="420" w:hanging="420"/>
        <w:jc w:val="both"/>
      </w:pPr>
      <w:r>
        <w:t xml:space="preserve">1. Za wykonanie całego Przedmiotu Umowy Zamawiający zapłaci Wykonawcy wynagrodzenie ryczałtowe w kwocie </w:t>
      </w:r>
      <w:r>
        <w:rPr>
          <w:b/>
          <w:bCs/>
        </w:rPr>
        <w:t>[[……]] zł netto</w:t>
      </w:r>
      <w:r>
        <w:t xml:space="preserve"> (słownie: </w:t>
      </w:r>
      <w:r>
        <w:rPr>
          <w:highlight w:val="yellow"/>
        </w:rPr>
        <w:t>[……]</w:t>
      </w:r>
      <w:r>
        <w:t>), powiększone o podatek VAT</w:t>
      </w:r>
      <w:r w:rsidR="009F1260">
        <w:t>,</w:t>
      </w:r>
      <w:r>
        <w:t xml:space="preserve"> tj. </w:t>
      </w:r>
      <w:r>
        <w:rPr>
          <w:b/>
          <w:bCs/>
        </w:rPr>
        <w:t>[[……]] zł brutto</w:t>
      </w:r>
      <w:r>
        <w:t xml:space="preserve">, zgodnie z Ofertą w Załączniku nr </w:t>
      </w:r>
      <w:r w:rsidR="00DA4E9F">
        <w:t>1</w:t>
      </w:r>
      <w:r>
        <w:t>.</w:t>
      </w:r>
    </w:p>
    <w:p w14:paraId="35071254" w14:textId="3B81B6D9" w:rsidR="00C00234" w:rsidRDefault="00000000">
      <w:pPr>
        <w:spacing w:after="100" w:line="268" w:lineRule="auto"/>
        <w:ind w:left="420" w:hanging="420"/>
        <w:jc w:val="both"/>
      </w:pPr>
      <w:r>
        <w:t xml:space="preserve">2. Wynagrodzenie obejmuje wszystkie koszty niezbędne do wykonania Przedmiotu Umowy, w szczególności: dostawę, transport, rozładunek, ubezpieczenia, montaż, konfigurację, licencje i oprogramowanie na pierwszy okres użytkowania, testy, dokumentację, szkolenie, wsparcie przy odbiorach i badaniach UDT oraz gwarancję. Wynagrodzenie nie podlega waloryzacji. </w:t>
      </w:r>
    </w:p>
    <w:p w14:paraId="6B56EF7D" w14:textId="599C6F87" w:rsidR="00C00234" w:rsidRDefault="00000000">
      <w:pPr>
        <w:spacing w:after="100" w:line="268" w:lineRule="auto"/>
        <w:ind w:left="420" w:hanging="420"/>
        <w:jc w:val="both"/>
      </w:pPr>
      <w:r>
        <w:t xml:space="preserve">3. Wynagrodzenie jest płatne w następujący sposób (szczegóły w Załączniku nr </w:t>
      </w:r>
      <w:r w:rsidR="00DA4E9F">
        <w:t>1</w:t>
      </w:r>
      <w:r>
        <w:t>)</w:t>
      </w:r>
      <w:r w:rsidR="00DA4E9F">
        <w:t>:</w:t>
      </w:r>
    </w:p>
    <w:p w14:paraId="012E797D" w14:textId="599AD71D" w:rsidR="00C00234" w:rsidRDefault="00000000">
      <w:pPr>
        <w:spacing w:after="60" w:line="268" w:lineRule="auto"/>
        <w:ind w:left="840" w:hanging="420"/>
        <w:jc w:val="both"/>
      </w:pPr>
      <w:r>
        <w:t xml:space="preserve">a) </w:t>
      </w:r>
      <w:r>
        <w:rPr>
          <w:b/>
          <w:bCs/>
        </w:rPr>
        <w:t>zaliczka</w:t>
      </w:r>
      <w:r>
        <w:t xml:space="preserve"> w wysokości </w:t>
      </w:r>
      <w:r w:rsidR="00DA4E9F">
        <w:t xml:space="preserve">do </w:t>
      </w:r>
      <w:r>
        <w:t xml:space="preserve">50% wartości pozycji 1 (Stacje ładowania), płatna w terminie </w:t>
      </w:r>
      <w:r>
        <w:rPr>
          <w:highlight w:val="yellow"/>
        </w:rPr>
        <w:t>[14]</w:t>
      </w:r>
      <w:r>
        <w:t xml:space="preserve"> dni od doręczenia faktury zaliczkowej, </w:t>
      </w:r>
      <w:r w:rsidRPr="00DA4E9F">
        <w:rPr>
          <w:highlight w:val="yellow"/>
        </w:rPr>
        <w:t>nie wcześniej niż po złożeniu przez Wykonawcę zabezpieczenia zwrotu zaliczki, o którym mowa w ust. 5;</w:t>
      </w:r>
    </w:p>
    <w:p w14:paraId="6EF75340" w14:textId="60969F33" w:rsidR="00C00234" w:rsidRDefault="00000000">
      <w:pPr>
        <w:spacing w:after="60" w:line="268" w:lineRule="auto"/>
        <w:ind w:left="840" w:hanging="420"/>
        <w:jc w:val="both"/>
      </w:pPr>
      <w:r>
        <w:t xml:space="preserve">b) </w:t>
      </w:r>
      <w:r>
        <w:rPr>
          <w:b/>
          <w:bCs/>
        </w:rPr>
        <w:t xml:space="preserve">pozostała część wartości pozycji 1</w:t>
      </w:r>
      <w:r>
        <w:t xml:space="preserve"> (Stacje ładowania) – w terminie </w:t>
      </w:r>
      <w:r>
        <w:rPr>
          <w:highlight w:val="yellow"/>
        </w:rPr>
        <w:t xml:space="preserve">[14]</w:t>
      </w:r>
      <w:r>
        <w:t xml:space="preserve"> dni od </w:t>
      </w:r>
      <w:del w:id="5060" w:author="Ewa Retajczyk" w:date="2026-10-20T14:20:17Z">
        <w:r>
          <w:delText xml:space="preserve">doręczenia</w:delText>
        </w:r>
      </w:del>
      <w:ins w:id="5061" w:author="Ewa Retajczyk" w:date="2026-10-20T14:21:00Z">
        <w:r>
          <w:t xml:space="preserve">dnia dostawy, na podstawie</w:t>
        </w:r>
      </w:ins>
      <w:r>
        <w:t xml:space="preserve"> faktury</w:t>
      </w:r>
      <w:ins w:id="5062" w:author="Ewa Retajczyk" w:date="2026-10-20T14:21:26Z">
        <w:r>
          <w:t xml:space="preserve"> VAT</w:t>
        </w:r>
      </w:ins>
      <w:r>
        <w:t xml:space="preserve"> wystawionej po podpisaniu protokołu odbioru dostawy;</w:t>
      </w:r>
    </w:p>
    <w:p w14:paraId="2141A9DA" w14:textId="7A507CAB" w:rsidR="00C00234" w:rsidRDefault="00000000">
      <w:pPr>
        <w:spacing w:after="60" w:line="268" w:lineRule="auto"/>
        <w:ind w:left="840" w:hanging="420"/>
        <w:jc w:val="both"/>
      </w:pPr>
      <w:r>
        <w:t xml:space="preserve">c) </w:t>
      </w:r>
      <w:r>
        <w:rPr>
          <w:b/>
          <w:bCs/>
        </w:rPr>
        <w:t>pozostałe pozycje</w:t>
      </w:r>
      <w:r>
        <w:t xml:space="preserve"> (pozycje 2–4) – w transzach, po zrealizowaniu każdego z elementów i podpisaniu protokołu jego odbioru, w terminie </w:t>
      </w:r>
      <w:r>
        <w:rPr>
          <w:highlight w:val="yellow"/>
        </w:rPr>
        <w:t>[14]</w:t>
      </w:r>
      <w:r>
        <w:t xml:space="preserve"> dni od doręczenia faktury;</w:t>
      </w:r>
    </w:p>
    <w:p w14:paraId="6F1DC8EA" w14:textId="21A452E3" w:rsidR="00C00234" w:rsidRDefault="00000000">
      <w:pPr>
        <w:spacing w:after="60" w:line="268" w:lineRule="auto"/>
        <w:ind w:left="840" w:hanging="420"/>
        <w:jc w:val="both"/>
      </w:pPr>
      <w:r>
        <w:t xml:space="preserve">d) </w:t>
      </w:r>
      <w:r>
        <w:rPr>
          <w:b/>
          <w:bCs/>
          <w:highlight w:val="yellow"/>
        </w:rPr>
        <w:t xml:space="preserve">3</w:t>
      </w:r>
      <w:r>
        <w:rPr>
          <w:b/>
          <w:bCs/>
          <w:highlight w:val="yellow"/>
        </w:rPr>
        <w:t xml:space="preserve">%</w:t>
      </w:r>
      <w:r>
        <w:rPr>
          <w:b/>
          <w:bCs/>
        </w:rPr>
        <w:t xml:space="preserve"> łącznego wynagrodzenia</w:t>
      </w:r>
      <w:r>
        <w:t xml:space="preserve"> – po zrealizowaniu całej Inwestycji, w terminie </w:t>
      </w:r>
      <w:r>
        <w:rPr>
          <w:highlight w:val="yellow"/>
        </w:rPr>
        <w:t xml:space="preserve">[14]</w:t>
      </w:r>
      <w:r>
        <w:t xml:space="preserve"> dni od podpisania protokołu odbioru końcowego (§ 8 ust. </w:t>
      </w:r>
      <w:del w:id="5063" w:author="Ewa Retajczyk" w:date="2026-10-20T14:21:54Z">
        <w:r>
          <w:delText xml:space="preserve">7</w:delText>
        </w:r>
      </w:del>
      <w:ins w:id="5064" w:author="Ewa Retajczyk" w:date="2026-10-20T14:21:58Z">
        <w:r>
          <w:t xml:space="preserve">5</w:t>
        </w:r>
      </w:ins>
      <w:r>
        <w:t xml:space="preserve">)</w:t>
      </w:r>
      <w:r>
        <w:t xml:space="preserve">. </w:t>
      </w:r>
      <w:r>
        <w:t xml:space="preserve">Kwota ta jest potrącana z faktur, o których mowa w lit. b–c, i stanowi zabezpieczenie należytego wykonania Umowy; Zamawiający nie wymaga dodatkowego zabezpieczenia.</w:t>
      </w:r>
    </w:p>
    <w:p w14:paraId="64B1A61A" w14:textId="54EA14D0" w:rsidR="00C00234" w:rsidRDefault="00000000">
      <w:pPr>
        <w:spacing w:after="100" w:line="268" w:lineRule="auto"/>
        <w:ind w:left="420" w:hanging="420"/>
        <w:jc w:val="both"/>
      </w:pPr>
      <w:r>
        <w:t xml:space="preserve">4. Wykonawca wystawia faktury w złotych polskich, w podziale na pozycje wskazane w Załączniku nr </w:t>
      </w:r>
      <w:r w:rsidR="0020703E">
        <w:t>1</w:t>
      </w:r>
      <w:r>
        <w:t xml:space="preserve">, i doręcza je Zamawiającemu na adres e-mail </w:t>
      </w:r>
      <w:r>
        <w:rPr>
          <w:highlight w:val="yellow"/>
        </w:rPr>
        <w:t>[…]</w:t>
      </w:r>
      <w:r>
        <w:t xml:space="preserve">. Do faktury Wykonawca dołącza podpisany protokół odbioru właściwego elementu. Na żądanie Zamawiającego Wykonawca uwzględni na fakturze oznaczenie wymagane przez NFOŚiGW (informację o dofinansowaniu ze środków Funduszu Modernizacyjnego). Płatność następuje na rachunek bankowy Wykonawcy </w:t>
      </w:r>
      <w:r>
        <w:rPr>
          <w:highlight w:val="yellow"/>
        </w:rPr>
        <w:t>[nr rachunku z wykazu podatników VAT]</w:t>
      </w:r>
      <w:r>
        <w:t xml:space="preserve"> z zastosowaniem mechanizmu podzielonej płatności, jeżeli przepisy tego wymagają. Dniem zapłaty jest dzień obciążenia rachunku Zamawiającego.</w:t>
      </w:r>
    </w:p>
    <w:p w14:paraId="0E3E1F45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5. </w:t>
      </w:r>
      <w:r w:rsidRPr="0020703E">
        <w:rPr>
          <w:highlight w:val="yellow"/>
        </w:rPr>
        <w:t>Zabezpieczenie zwrotu zaliczki: przed wypłatą zaliczki Wykonawca przedłoży nieodwołalną, bezwarunkową gwarancję bankową lub ubezpieczeniową płatną na pierwsze żądanie na kwotę zaliczki, z terminem ważności do dnia 30 dni po dacie dostawy, a w razie przedłużenia terminu dostawy – odpowiednio przedłużoną.</w:t>
      </w:r>
      <w:r>
        <w:t xml:space="preserve"> Zaliczka podlega zwrotowi w terminie 7 dni w przypadku odstąpienia od Umowy z przyczyn leżących po stronie Wykonawcy lub niedostarczenia urządzeń w terminie.</w:t>
      </w:r>
    </w:p>
    <w:p w14:paraId="00425C28" w14:textId="77777777" w:rsidR="00C00234" w:rsidRDefault="00000000">
      <w:pPr>
        <w:spacing w:after="100" w:line="268" w:lineRule="auto"/>
        <w:ind w:left="420" w:hanging="420"/>
        <w:jc w:val="both"/>
      </w:pPr>
      <w:r>
        <w:t>6. W razie opóźnienia w płatności Wykonawcy przysługują odsetki ustawowe za opóźnienie w transakcjach handlowych. Zamawiający może potrącić z wynagrodzenia kary umowne i odszkodowania należne od Wykonawcy.</w:t>
      </w:r>
    </w:p>
    <w:p w14:paraId="0CD625F4" w14:textId="77777777" w:rsidR="00C00234" w:rsidRDefault="00000000">
      <w:pPr>
        <w:spacing w:after="100" w:line="268" w:lineRule="auto"/>
        <w:ind w:left="420" w:hanging="420"/>
        <w:jc w:val="both"/>
      </w:pPr>
      <w:r>
        <w:t>7. Własność urządzeń przechodzi na Zamawiającego z chwilą ich dostarczenia na miejsce realizacji i podpisania protokołu odbioru dostawy, niezależnie od terminu zapłaty. Wykonawca nie zastrzega własności do czasu zapłaty.</w:t>
      </w:r>
    </w:p>
    <w:p w14:paraId="0E7AB6B2" w14:textId="6E87C201" w:rsidR="00C00234" w:rsidRDefault="00000000">
      <w:pPr>
        <w:spacing w:after="100" w:line="268" w:lineRule="auto"/>
        <w:ind w:left="420" w:hanging="420"/>
        <w:jc w:val="both"/>
      </w:pPr>
      <w:r>
        <w:t>8. Prace dodatkowe wykraczające poza Przedmiot Umowy mogą być wykonane wyłącznie na podstawie pisemnego zlecenia Zamawiającego za uzgodnionym wynagrodzeniem. Wykonawca informuje o potrzebie ich wykonania przed rozpoczęciem robót</w:t>
      </w:r>
      <w:r w:rsidR="0020703E">
        <w:t>.</w:t>
      </w:r>
    </w:p>
    <w:p w14:paraId="14BF7D3C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8. Odbiory</w:t>
      </w:r>
    </w:p>
    <w:p w14:paraId="11342255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1. Odbiór dostawy: Wykonawca zawiadamia Zamawiającego o terminie dostawy co najmniej </w:t>
      </w:r>
      <w:r>
        <w:rPr>
          <w:highlight w:val="yellow"/>
        </w:rPr>
        <w:t xml:space="preserve">3 dni robocze</w:t>
      </w:r>
      <w:r>
        <w:t xml:space="preserve"> wcześniej. Zamawiający dokonuje w ciągu </w:t>
      </w:r>
      <w:r>
        <w:rPr>
          <w:highlight w:val="yellow"/>
        </w:rPr>
        <w:t xml:space="preserve">3 dni roboczych</w:t>
      </w:r>
      <w:r>
        <w:t xml:space="preserve"> odbioru ilościowo-jakościowego (kompletność, numery seryjne, stan, dokumentacja, w tym dokumenty z </w:t>
      </w:r>
      <w:r>
        <w:t xml:space="preserve">Załącznika nr </w:t>
      </w:r>
      <w:del w:id="5065" w:author="Ewa Retajczyk" w:date="2026-10-20T14:22:55Z">
        <w:r>
          <w:delText xml:space="preserve">5</w:delText>
        </w:r>
      </w:del>
      <w:ins w:id="5066" w:author="Ewa Retajczyk" w:date="2026-10-20T14:22:58Z">
        <w:r>
          <w:t xml:space="preserve">3</w:t>
        </w:r>
      </w:ins>
      <w:r>
        <w:rPr>
          <w:rStyle w:val="Odwoaniedokomentarza"/>
          <w:sz w:val="22"/>
          <w:szCs w:val="22"/>
        </w:rPr>
        <w:commentReference w:id="0"/>
      </w:r>
      <w:r>
        <w:t xml:space="preserve">). Z odbioru sporządza się protokół odbioru dostawy (Załącznik nr </w:t>
      </w:r>
      <w:del w:id="5067" w:author="Ewa Retajczyk" w:date="2026-10-20T14:23:05Z">
        <w:r>
          <w:delText xml:space="preserve">4</w:delText>
        </w:r>
      </w:del>
      <w:ins w:id="5068" w:author="Ewa Retajczyk" w:date="2026-10-20T14:23:11Z">
        <w:r>
          <w:t xml:space="preserve">2</w:t>
        </w:r>
      </w:ins>
      <w:r>
        <w:t xml:space="preserve">).</w:t>
      </w:r>
      <w:commentRangeStart w:id="0"/>
      <w:commentRangeEnd w:id="0"/>
    </w:p>
    <w:p w14:paraId="1815C334" w14:textId="5E8247CB" w:rsidR="00C00234" w:rsidRDefault="00000000">
      <w:pPr>
        <w:spacing w:after="100" w:line="268" w:lineRule="auto"/>
        <w:ind w:left="420" w:hanging="420"/>
        <w:jc w:val="both"/>
      </w:pPr>
      <w:r>
        <w:t xml:space="preserve">2. Odbiór </w:t>
      </w:r>
      <w:r w:rsidR="0020703E">
        <w:t>stacji</w:t>
      </w:r>
      <w:r>
        <w:t xml:space="preserve">: po zakończeniu montażu, konfiguracji i uruchomienia Wykonawca zgłasza gotowość do odbioru. Odbiór obejmuje m.in.: kompletność dostawy, numery seryjne, dokumentację, testy bezpieczeństwa, wyłączenia awaryjnego, ładowania każdego punktu, komunikacji i OCPP, zdalnego monitoringu, systemu zarządzania, płatności, prezentacji ceny, przekazywania danych, funkcjonalności przewodów rezerwowych (jeśli zaoferowano), pracy równoczesnej punktów, współpracy z systemem ograniczania mocy AC, Systemu monitorowania, udział w teście wspólnym. Wykonawca przedstawia wyniki testów. Zamawiający dokonuje odbioru w ciągu </w:t>
      </w:r>
      <w:r w:rsidRPr="0020703E">
        <w:rPr>
          <w:highlight w:val="yellow"/>
        </w:rPr>
        <w:t>5 dni roboczych</w:t>
      </w:r>
      <w:r>
        <w:t xml:space="preserve"> od zgłoszenia i sporządza protokół odbioru technologii (Załącznik nr 4).</w:t>
      </w:r>
    </w:p>
    <w:p w14:paraId="15EE5315" w14:textId="77777777" w:rsidR="00C00234" w:rsidRDefault="00000000">
      <w:pPr>
        <w:spacing w:after="100" w:line="268" w:lineRule="auto"/>
        <w:ind w:left="420" w:hanging="420"/>
        <w:jc w:val="both"/>
      </w:pPr>
      <w:r>
        <w:lastRenderedPageBreak/>
        <w:t>3. W przypadku wad istotnych (uniemożliwiających użytkowanie, badania UDT lub osiągnięcie efektu rzeczowego) Zamawiający odmawia odbioru i wyznacza termin usunięcia wad; przy wadach nieistotnych odbiór następuje z wyznaczeniem terminu ich usunięcia. Wykonawca usuwa wady na własny koszt i zgłasza gotowość do ponownego odbioru. Wykonawca nie jest uprawniony do jednostronnego podpisania protokołu.</w:t>
      </w:r>
    </w:p>
    <w:p w14:paraId="72F61CC3" w14:textId="77777777" w:rsidR="00C00234" w:rsidRDefault="00000000">
      <w:pPr>
        <w:spacing w:after="100" w:line="268" w:lineRule="auto"/>
        <w:ind w:left="420" w:hanging="420"/>
        <w:jc w:val="both"/>
      </w:pPr>
      <w:r>
        <w:t>4. Wykonawca zapewnia udział w badaniach UDT dla każdej ze Stacji ładowania odrębnie i usuwa usterki stwierdzone w tych badaniach dotyczące jego zakresu na własny koszt.</w:t>
      </w:r>
    </w:p>
    <w:p w14:paraId="66BA5C03" w14:textId="0EF8412D" w:rsidR="00C00234" w:rsidRDefault="00000000">
      <w:pPr>
        <w:spacing w:after="100" w:line="268" w:lineRule="auto"/>
        <w:ind w:left="420" w:hanging="420"/>
        <w:jc w:val="both"/>
      </w:pPr>
      <w:r>
        <w:t xml:space="preserve">5. Odbiór końcowy następuje po zakończeniu testów wspólnych, usunięciu wad i przekazaniu kompletu dokumentów z Załącznika nr </w:t>
      </w:r>
      <w:del w:id="5069" w:author="Ewa Retajczyk" w:date="2026-10-20T14:23:15Z">
        <w:r>
          <w:delText xml:space="preserve">5</w:delText>
        </w:r>
      </w:del>
      <w:ins w:id="5070" w:author="Ewa Retajczyk" w:date="2026-10-20T14:23:25Z">
        <w:r>
          <w:t xml:space="preserve">3</w:t>
        </w:r>
      </w:ins>
      <w:r>
        <w:t xml:space="preserve">. Zamawiający sporządza protokół odbioru końcowego (Załącznik nr </w:t>
      </w:r>
      <w:del w:id="5071" w:author="Ewa Retajczyk" w:date="2026-10-20T14:23:33Z">
        <w:r>
          <w:delText xml:space="preserve">4</w:delText>
        </w:r>
      </w:del>
      <w:ins w:id="5072" w:author="Ewa Retajczyk" w:date="2026-10-20T14:23:46Z">
        <w:r>
          <w:t xml:space="preserve">2</w:t>
        </w:r>
      </w:ins>
      <w:r>
        <w:t xml:space="preserve">), który stanowi potwierdzenie realizacji Przedmiotu Umowy.</w:t>
      </w:r>
    </w:p>
    <w:p w14:paraId="1668C838" w14:textId="77777777" w:rsidR="00C00234" w:rsidRDefault="00000000">
      <w:pPr>
        <w:spacing w:after="100" w:line="268" w:lineRule="auto"/>
        <w:ind w:left="420" w:hanging="420"/>
        <w:jc w:val="both"/>
      </w:pPr>
      <w:r>
        <w:t>6. Podpisanie protokołu odbioru nie zwalnia Wykonawcy z odpowiedzialności z tytułu gwarancji i rękojmi.</w:t>
      </w:r>
    </w:p>
    <w:p w14:paraId="4CD5B9C0" w14:textId="77777777" w:rsidR="00C00234" w:rsidRDefault="00000000">
      <w:pPr>
        <w:spacing w:after="100" w:line="268" w:lineRule="auto"/>
        <w:ind w:left="420" w:hanging="420"/>
        <w:jc w:val="both"/>
      </w:pPr>
      <w:r>
        <w:t>7. Z chwilą podpisania protokołu odbioru końcowego ryzyko utraty lub uszkodzenia urządzeń przechodzi na Zamawiającego, z zastrzeżeniem § 11.</w:t>
      </w:r>
    </w:p>
    <w:p w14:paraId="3E43D770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9. Dokumentacja i badania UDT</w:t>
      </w:r>
    </w:p>
    <w:p w14:paraId="4BACB19D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1. Wykonawca przekaże dokumentację w zakresie i terminach wymienionych w Załączniku nr </w:t>
      </w:r>
      <w:del w:id="5073" w:author="Ewa Retajczyk" w:date="2026-10-20T14:25:05Z">
        <w:r>
          <w:delText xml:space="preserve">5</w:delText>
        </w:r>
      </w:del>
      <w:ins w:id="5074" w:author="Ewa Retajczyk" w:date="2026-10-20T14:25:33Z">
        <w:r>
          <w:t xml:space="preserve">3</w:t>
        </w:r>
      </w:ins>
      <w:r>
        <w:t xml:space="preserve">, w języku polskim, w tym dokumentację techniczną (3 komplety + wersja elektroniczna) stanowiącą część Dokumentacji Powykonawczej, wymaganej przez UDT do badania technicznego (wstępnego) ogólnodostępnej stacji ładowania.</w:t>
      </w:r>
    </w:p>
    <w:p w14:paraId="3B26AA47" w14:textId="77777777" w:rsidR="00C00234" w:rsidRDefault="00000000">
      <w:pPr>
        <w:spacing w:after="100" w:line="268" w:lineRule="auto"/>
        <w:ind w:left="420" w:hanging="420"/>
        <w:jc w:val="both"/>
      </w:pPr>
      <w:r>
        <w:t>2. Każda Stacja ładowania wymaga odrębnej dokumentacji do badania UDT i odrębnej tabliczki znamionowej. Wykonawca dostarczy zdjęcia tabliczek znamionowych każdej Stacji ładowania.</w:t>
      </w:r>
    </w:p>
    <w:p w14:paraId="555F4241" w14:textId="77777777" w:rsidR="00C00234" w:rsidRDefault="00000000">
      <w:pPr>
        <w:spacing w:after="100" w:line="268" w:lineRule="auto"/>
        <w:ind w:left="420" w:hanging="420"/>
        <w:jc w:val="both"/>
      </w:pPr>
      <w:r>
        <w:t>3. Wykonawca odpowiada za wynik pozytywny badań UDT w zakresie dotyczącym urządzeń i prac objętych Umową. W razie wyniku negatywnego z przyczyn leżących po stronie Wykonawcy Wykonawca usuwa przyczyny i ponownie uczestniczy w badaniach na własny koszt (z wyjątkiem opłat UDT za badanie powtórne, które obciążają Wykonawcę, jeżeli powtórzenie wynika z przyczyn leżących po jego stronie).</w:t>
      </w:r>
    </w:p>
    <w:p w14:paraId="427D96FF" w14:textId="7FEBAAED" w:rsidR="00C00234" w:rsidRDefault="00000000">
      <w:pPr>
        <w:spacing w:after="100" w:line="268" w:lineRule="auto"/>
        <w:ind w:left="420" w:hanging="420"/>
        <w:jc w:val="both"/>
      </w:pPr>
      <w:r>
        <w:t xml:space="preserve">4. Opłaty za badania UDT ponosi </w:t>
      </w:r>
      <w:r w:rsidR="0020703E">
        <w:t>Zamawiający.</w:t>
      </w:r>
    </w:p>
    <w:p w14:paraId="6716973E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10. Wymagania wynikające z Umowy o dofinansowanie</w:t>
      </w:r>
    </w:p>
    <w:p w14:paraId="68B500DC" w14:textId="6FEC5FF6" w:rsidR="00C00234" w:rsidRDefault="00000000">
      <w:pPr>
        <w:spacing w:after="100" w:line="268" w:lineRule="auto"/>
        <w:ind w:left="420" w:hanging="420"/>
        <w:jc w:val="both"/>
      </w:pPr>
      <w:r>
        <w:t xml:space="preserve">1. </w:t>
      </w:r>
      <w:r>
        <w:rPr>
          <w:b/>
          <w:bCs/>
        </w:rPr>
        <w:t>Oznakowanie.</w:t>
      </w:r>
      <w:r>
        <w:t xml:space="preserve"> Wykonawca oznaczy Stacje ładowania zgodnie z Instrukcją oznakowania przedsięwzięć dofinansowywanych ze środków NFOŚiGW w ramach programu priorytetowego „Wsparcie budowy lub rozbudowy ogólnodostępnej stacji ładowania dla transportu ciężkiego" i wzorem logo zamieszczonym na stronie internetowej NFOŚiGW, z adnotacją „współfinansowane z unijnego systemu handlu uprawnieniami do emisji (Funduszu Modernizacyjnego)", w zakresie wskazanym przez Zamawiającego.</w:t>
      </w:r>
    </w:p>
    <w:p w14:paraId="02EEE1E0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2. </w:t>
      </w:r>
      <w:r>
        <w:rPr>
          <w:b/>
          <w:bCs/>
        </w:rPr>
        <w:t>Kontrola.</w:t>
      </w:r>
      <w:r>
        <w:t xml:space="preserve"> Wykonawca (i podwykonawcy) umożliwi NFOŚiGW, osobom przez niego upoważnionym oraz Zamawiającemu kontrolę dokumentów i prac, oględziny i kontrolę w miejscu realizacji, i będzie współpracował przy kontroli, a także na żądanie przedstawi informacje i dokumenty dotyczące realizacji Przedmiotu Umowy.</w:t>
      </w:r>
    </w:p>
    <w:p w14:paraId="215BFBB5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3. </w:t>
      </w:r>
      <w:r>
        <w:rPr>
          <w:b/>
          <w:bCs/>
        </w:rPr>
        <w:t>Prawa autorskie.</w:t>
      </w:r>
      <w:r>
        <w:t xml:space="preserve"> Wykonawca przenosi na Zamawiającego, z chwilą ich powstania, autorskie prawa majątkowe do utworów powstałych w wykonaniu Umowy (w szczególności dokumentacji, schematów, konfiguracji i opracowań wykonanych na zamówienie) na wszystkich polach eksploatacji niezbędnych do korzystania z nich przez Zamawiającego, w tym utrwalania, zwielokrotniania, wprowadzania do pamięci komputera i sieci, modyfikowania i sporządzania opracowań, bez dodatkowego wynagrodzenia. </w:t>
      </w:r>
      <w:r>
        <w:lastRenderedPageBreak/>
        <w:t>Wykonawca zapewnia, że prawa te nie będą obciążone prawami osób trzecich, a osoby uprawnione z osobistych praw autorskich nie będą ich wykonywać wobec Zamawiającego i jego następców prawnych. W odniesieniu do oprogramowania standardowego Wykonawca udziela Zamawiającemu niewyłącznej licencji na okres co najmniej okresu gwarancji, a w razie wymogów programu – trwałości inwestycji (5 lat), z prawem do aktualizacji; zapewnia również możliwość zmiany platformy operatorskiej bez wymiany urządzeń.</w:t>
      </w:r>
    </w:p>
    <w:p w14:paraId="60D42479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4. </w:t>
      </w:r>
      <w:r>
        <w:rPr>
          <w:b/>
          <w:bCs/>
        </w:rPr>
        <w:t xml:space="preserve">Dokumenty rozliczeniowe.</w:t>
      </w:r>
      <w:r>
        <w:t xml:space="preserve"> Wykonawca dostarczy dokumenty niezbędne do rozliczenia dotacji i potwierdzenia efektu rzeczowego (w tym dokumenty z Załącznika nr </w:t>
      </w:r>
      <w:del w:id="5075" w:author="Ewa Retajczyk" w:date="2026-10-20T14:25:53Z">
        <w:r>
          <w:delText xml:space="preserve">5</w:delText>
        </w:r>
      </w:del>
      <w:ins w:id="5076" w:author="Ewa Retajczyk" w:date="2026-10-20T14:26:02Z">
        <w:r>
          <w:t xml:space="preserve">3</w:t>
        </w:r>
      </w:ins>
      <w:r>
        <w:t xml:space="preserve"> oraz zdjęcia tabliczek znamionowych i dokumenty UDT dla każdej ze Stacji ładowania odrębnie) w terminie 14 dni od zakończenia realizacji Inwestycji, a dokumenty UDT niezwłocznie po uzyskaniu dopuszczenia do eksploatacji, tak aby Zamawiający mógł złożyć dokumenty do NFOŚiGW w terminach określonych w Umowie o dofinansowanie.</w:t>
      </w:r>
    </w:p>
    <w:p w14:paraId="45881F02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5. </w:t>
      </w:r>
      <w:r>
        <w:rPr>
          <w:b/>
          <w:bCs/>
        </w:rPr>
        <w:t>Dokumentacja fotograficzna.</w:t>
      </w:r>
      <w:r>
        <w:t xml:space="preserve"> Na żądanie Zamawiającego Wykonawca przekaże dokumentację fotograficzną realizacji (min. 5 zdjęć w formacie jpg, min. 4 megapiksele, w pełnym kolorze, z krótkim opisem i wskazaniem autora, bez wizerunków osób), udzielając nieodpłatnej, bezterminowej, niewyłącznej licencji (bez ograniczeń terytorialnych) na ich wykorzystanie przez Zamawiającego i NFOŚiGW do celów promocyjnych i marketingowych, z prawem do opracowań, oraz przeniesie własność nośników.</w:t>
      </w:r>
    </w:p>
    <w:p w14:paraId="121A5C88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6. </w:t>
      </w:r>
      <w:r>
        <w:rPr>
          <w:b/>
          <w:bCs/>
        </w:rPr>
        <w:t>Dostępność stacji.</w:t>
      </w:r>
      <w:r>
        <w:t xml:space="preserve"> Wykonawca dostarczy urządzenia i systemy umożliwiające ogólnodostępny, niedyskryminacyjny dostęp do stacji, w tym płatność bezpośrednią kartą debetową lub kredytową bez rejestracji oraz prezentację ceny za kWh przed rozpoczęciem sesji.</w:t>
      </w:r>
    </w:p>
    <w:p w14:paraId="185C87DA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7. </w:t>
      </w:r>
      <w:r>
        <w:rPr>
          <w:b/>
          <w:bCs/>
        </w:rPr>
        <w:t>Informowanie.</w:t>
      </w:r>
      <w:r>
        <w:t xml:space="preserve"> Wykonawca informuje Zamawiającego o okolicznościach, o których mowa w § 4 ust. 1 lit. e, w terminie 7 dni od ich powzięcia.</w:t>
      </w:r>
    </w:p>
    <w:p w14:paraId="30D483BF" w14:textId="598B4B4C" w:rsidR="00C00234" w:rsidRDefault="00000000">
      <w:pPr>
        <w:spacing w:after="100" w:line="268" w:lineRule="auto"/>
        <w:ind w:left="420" w:hanging="420"/>
        <w:jc w:val="both"/>
      </w:pPr>
      <w:r>
        <w:t xml:space="preserve">8. </w:t>
      </w:r>
      <w:r>
        <w:rPr>
          <w:b/>
          <w:bCs/>
        </w:rPr>
        <w:t>Odpowiedzialność za dofinansowanie.</w:t>
      </w:r>
      <w:r>
        <w:t xml:space="preserve"> Wykonawca odpowiada wobec Zamawiającego za szkody wynikłe z niewykonania lub nienależytego wykonania Umowy, w tym za kwoty dofinansowania niewypłacone, obniżone lub podlegające zwrotowi na rzecz NFOŚiGW wraz z odsetkami oraz kary umowne naliczone Zamawiającemu przez NFOŚiGW, jeżeli powstały z przyczyn leżących po stronie Wykonawcy</w:t>
      </w:r>
      <w:r w:rsidR="0020703E">
        <w:t>.</w:t>
      </w:r>
    </w:p>
    <w:p w14:paraId="63CF1026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11. Gwarancja i rękojmia</w:t>
      </w:r>
    </w:p>
    <w:p w14:paraId="19AB72E0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1. Wykonawca udziela Zamawiającemu gwarancji jakości na cały Przedmiot Umowy (Stacje ładowania, jednostki przekształtnikowe, przewody i złącza CCS2, systemy sterowania, elementy komunikacyjne, System monitorowania i zarządzania danymi oraz oprogramowanie niezbędne do funkcjonowania systemu) na okres </w:t>
      </w:r>
      <w:r>
        <w:rPr>
          <w:b/>
          <w:bCs/>
        </w:rPr>
        <w:t>[[co najmniej 60]] miesięcy</w:t>
      </w:r>
      <w:r>
        <w:t>, liczony od dnia podpisania protokołu UDT dopuszczającego do eksploatacji ostatniej Stacji ładowania. Okres gwarancji jest zgodny z Ofertą i nie może być krótszy niż 60 miesięcy.</w:t>
      </w:r>
    </w:p>
    <w:p w14:paraId="6162B285" w14:textId="77777777" w:rsidR="00C00234" w:rsidRDefault="00000000">
      <w:pPr>
        <w:spacing w:after="100" w:line="268" w:lineRule="auto"/>
        <w:ind w:left="420" w:hanging="420"/>
        <w:jc w:val="both"/>
      </w:pPr>
      <w:r>
        <w:t>2. Gwarancja nie wyłącza ani nie ogranicza uprawnień Zamawiającego z tytułu rękojmi na podstawie przepisów Kodeksu cywilnego. Gwarancja producenta urządzeń, jeżeli jest dłuższa lub korzystniejsza, stosuje się niezależnie.</w:t>
      </w:r>
    </w:p>
    <w:p w14:paraId="22678C88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3. Wykonawca zapewnia serwis gwarancyjny na zasadach z Oferty, w tym: czas reakcji zdalnej </w:t>
      </w:r>
      <w:r>
        <w:rPr>
          <w:highlight w:val="yellow"/>
        </w:rPr>
        <w:t>[…]</w:t>
      </w:r>
      <w:r>
        <w:t xml:space="preserve"> godz., czas reakcji serwisowej na miejscu </w:t>
      </w:r>
      <w:r>
        <w:rPr>
          <w:highlight w:val="yellow"/>
        </w:rPr>
        <w:t>[…]</w:t>
      </w:r>
      <w:r>
        <w:t xml:space="preserve"> godz., maksymalny czas usunięcia awarii </w:t>
      </w:r>
      <w:r>
        <w:rPr>
          <w:highlight w:val="yellow"/>
        </w:rPr>
        <w:t>[…]</w:t>
      </w:r>
      <w:r>
        <w:t xml:space="preserve"> godz./dni, dostępność części zamiennych przez okres co najmniej </w:t>
      </w:r>
      <w:r>
        <w:rPr>
          <w:highlight w:val="yellow"/>
        </w:rPr>
        <w:t>[…]</w:t>
      </w:r>
      <w:r>
        <w:t xml:space="preserve"> lat, przeglądy okresowe zgodnie z zaleceniami producenta, aktualizacje oprogramowania i warunki utrzymania systemu po zakończeniu gwarancji. W razie niezgodności z Ofertą stosuje się wartości korzystniejsze dla Zamawiającego.</w:t>
      </w:r>
    </w:p>
    <w:p w14:paraId="79870CAD" w14:textId="77777777" w:rsidR="00C00234" w:rsidRDefault="00000000">
      <w:pPr>
        <w:spacing w:after="100" w:line="268" w:lineRule="auto"/>
        <w:ind w:left="420" w:hanging="420"/>
        <w:jc w:val="both"/>
      </w:pPr>
      <w:r>
        <w:lastRenderedPageBreak/>
        <w:t xml:space="preserve">4. Zgłoszenia wad Zamawiający przekazuje e-mailem na adres </w:t>
      </w:r>
      <w:r>
        <w:rPr>
          <w:highlight w:val="yellow"/>
        </w:rPr>
        <w:t>[…]</w:t>
      </w:r>
      <w:r>
        <w:t xml:space="preserve"> lub telefonicznie (</w:t>
      </w:r>
      <w:r>
        <w:rPr>
          <w:highlight w:val="yellow"/>
        </w:rPr>
        <w:t>[…]</w:t>
      </w:r>
      <w:r>
        <w:t xml:space="preserve">). Wykonawca usuwa wady nieodpłatnie w terminach wskazanych w ust. 3; w przypadku awarii uniemożliwiającej działanie punktu ładowania usuwa ją w terminie </w:t>
      </w:r>
      <w:r>
        <w:rPr>
          <w:highlight w:val="yellow"/>
        </w:rPr>
        <w:t>[… godz.]</w:t>
      </w:r>
      <w:r>
        <w:t>, a gdy to niemożliwe – zapewnia rozwiązanie zastępcze. Koszty transportu, demontażu, montażu i testów ponosi Wykonawca.</w:t>
      </w:r>
    </w:p>
    <w:p w14:paraId="4CFE4FCB" w14:textId="77777777" w:rsidR="00C00234" w:rsidRDefault="00000000">
      <w:pPr>
        <w:spacing w:after="100" w:line="268" w:lineRule="auto"/>
        <w:ind w:left="420" w:hanging="420"/>
        <w:jc w:val="both"/>
      </w:pPr>
      <w:r>
        <w:t>5. Okres gwarancji dla elementu, który był przedmiotem naprawy, ulega przedłużeniu o czas, w którym element nie mógł być używany. W razie trzykrotnej naprawy tej samej wady Wykonawca wymieni element na nowy, wolny od wad.</w:t>
      </w:r>
    </w:p>
    <w:p w14:paraId="5347FDD4" w14:textId="77777777" w:rsidR="00C00234" w:rsidRDefault="00000000">
      <w:pPr>
        <w:spacing w:after="100" w:line="268" w:lineRule="auto"/>
        <w:ind w:left="420" w:hanging="420"/>
        <w:jc w:val="both"/>
      </w:pPr>
      <w:r>
        <w:t>6. Wykonawca nie odpowiada za wady powstałe wyłącznie wskutek niewłaściwej eksploatacji niezgodnej z instrukcją, uszkodzeń mechanicznych spowodowanych przez Zamawiającego lub osoby trzecie, ingerencji w urządzenia bez zgody Wykonawcy, siły wyższej lub błędów w dokumentacji i zakresie wykonanym przez wykonawców Zamówień nr 2 i nr 3 (o ile zostały one zgłoszone przez Wykonawcę w trybie § 4 ust. 1 lit. e).</w:t>
      </w:r>
    </w:p>
    <w:p w14:paraId="0BE19B1D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12. Kary umowne i odszkodowania</w:t>
      </w:r>
    </w:p>
    <w:p w14:paraId="69086CFE" w14:textId="0F078F79" w:rsidR="00C00234" w:rsidRDefault="00000000">
      <w:pPr>
        <w:spacing w:after="100" w:line="268" w:lineRule="auto"/>
        <w:ind w:left="420" w:hanging="420"/>
        <w:jc w:val="both"/>
      </w:pPr>
      <w:r>
        <w:t>1. Wykonawca zapłaci Zamawiającemu kary umowne</w:t>
      </w:r>
      <w:r w:rsidR="00E669DB">
        <w:t>:</w:t>
      </w:r>
    </w:p>
    <w:p w14:paraId="034A34BA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a) za zwłokę w dostarczeniu urządzeń w terminie z § 6 ust. 1 – </w:t>
      </w:r>
      <w:r>
        <w:rPr>
          <w:highlight w:val="yellow"/>
        </w:rPr>
        <w:t>[0,2]</w:t>
      </w:r>
      <w:r>
        <w:t>% wynagrodzenia brutto za każdy dzień zwłoki;</w:t>
      </w:r>
    </w:p>
    <w:p w14:paraId="50D57EFD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b) za zwłokę w wykonaniu Przedmiotu Umowy w terminie z § 6 ust. 2 (lub w terminie zmienionym) – </w:t>
      </w:r>
      <w:r>
        <w:rPr>
          <w:highlight w:val="yellow"/>
        </w:rPr>
        <w:t>[0,2]</w:t>
      </w:r>
      <w:r>
        <w:t>% wynagrodzenia brutto za każdy dzień zwłoki;</w:t>
      </w:r>
    </w:p>
    <w:p w14:paraId="29758B54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c) za zwłokę w usunięciu wad stwierdzonych przy odbiorze lub w okresie gwarancji ponad termin określony w Umowie – </w:t>
      </w:r>
      <w:r>
        <w:rPr>
          <w:highlight w:val="yellow"/>
        </w:rPr>
        <w:t>[0,1]</w:t>
      </w:r>
      <w:r>
        <w:t>% wynagrodzenia brutto za każdy dzień zwłoki;</w:t>
      </w:r>
    </w:p>
    <w:p w14:paraId="1D6ED0B6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d) za zwłokę w przekazaniu danych interfejsowych, harmonogramu lub dokumentów z Załącznika nr </w:t>
      </w:r>
      <w:del w:id="5077" w:author="Ewa Retajczyk" w:date="2026-10-20T14:26:33Z">
        <w:r>
          <w:delText xml:space="preserve">5</w:delText>
        </w:r>
      </w:del>
      <w:ins w:id="5078" w:author="Ewa Retajczyk" w:date="2026-10-20T14:26:43Z">
        <w:r>
          <w:t xml:space="preserve">3</w:t>
        </w:r>
      </w:ins>
      <w:r>
        <w:t xml:space="preserve"> – </w:t>
      </w:r>
      <w:r>
        <w:rPr>
          <w:highlight w:val="yellow"/>
        </w:rPr>
        <w:t xml:space="preserve">[0,05]</w:t>
      </w:r>
      <w:r>
        <w:t xml:space="preserve">% wynagrodzenia brutto za każdy dzień zwłoki;</w:t>
      </w:r>
    </w:p>
    <w:p w14:paraId="3F499CA0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e) za odstąpienie od Umowy przez Zamawiającego z przyczyn leżących po stronie Wykonawcy – </w:t>
      </w:r>
      <w:r>
        <w:rPr>
          <w:highlight w:val="yellow"/>
        </w:rPr>
        <w:t>[15]</w:t>
      </w:r>
      <w:r>
        <w:t>% wynagrodzenia brutto;</w:t>
      </w:r>
    </w:p>
    <w:p w14:paraId="060A7D0C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f) za powierzenie prac podwykonawcy bez zgody, cesję bez zgody, naruszenie obowiązków oznakowania lub kontroli (§ 10) – </w:t>
      </w:r>
      <w:r>
        <w:rPr>
          <w:highlight w:val="yellow"/>
        </w:rPr>
        <w:t>[1 000]</w:t>
      </w:r>
      <w:r>
        <w:t xml:space="preserve"> zł za każde naruszenie.</w:t>
      </w:r>
    </w:p>
    <w:p w14:paraId="5B6BDD72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2. Łączna wysokość kar umownych nie może przekroczyć </w:t>
      </w:r>
      <w:r>
        <w:rPr>
          <w:highlight w:val="yellow"/>
        </w:rPr>
        <w:t>[30]</w:t>
      </w:r>
      <w:r>
        <w:t>% wynagrodzenia brutto. Kary z różnych tytułów mogą się kumulować w ramach tego limitu.</w:t>
      </w:r>
    </w:p>
    <w:p w14:paraId="541B3F12" w14:textId="77777777" w:rsidR="00C00234" w:rsidRDefault="00000000">
      <w:pPr>
        <w:spacing w:after="100" w:line="268" w:lineRule="auto"/>
        <w:ind w:left="420" w:hanging="420"/>
        <w:jc w:val="both"/>
      </w:pPr>
      <w:r>
        <w:t>3. Zamawiający może dochodzić odszkodowania przewyższającego kary umowne do wysokości rzeczywistej szkody, w tym szkody opisanej w § 10 ust. 8. Kary nie są należne za opóźnienie spowodowane przez Zamawiającego lub wykonawców Zamówień nr 2 i nr 3, na które Wykonawca nie miał wpływu i o których zgodnie z § 4 ust. 1 lit. e powiadomił Zamawiającego.</w:t>
      </w:r>
    </w:p>
    <w:p w14:paraId="344F7B84" w14:textId="77777777" w:rsidR="00C00234" w:rsidRDefault="00000000">
      <w:pPr>
        <w:spacing w:after="100" w:line="268" w:lineRule="auto"/>
        <w:ind w:left="420" w:hanging="420"/>
        <w:jc w:val="both"/>
      </w:pPr>
      <w:r>
        <w:t>4. Zamawiający może potrącić kary i odszkodowania z wynagrodzenia lub zabezpieczenia (§ 7 ust. 3 lit. d). Zapłata kary umownej nie zwalnia Wykonawcy z obowiązku wykonania Umowy.</w:t>
      </w:r>
    </w:p>
    <w:p w14:paraId="684258F5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13. Odstąpienie i rozwiązanie Umowy</w:t>
      </w:r>
    </w:p>
    <w:p w14:paraId="545B9F52" w14:textId="77777777" w:rsidR="00C00234" w:rsidRDefault="00000000">
      <w:pPr>
        <w:spacing w:after="100" w:line="268" w:lineRule="auto"/>
        <w:ind w:left="420" w:hanging="420"/>
        <w:jc w:val="both"/>
      </w:pPr>
      <w:r>
        <w:t>1. Zamawiający może odstąpić od Umowy w terminie 30 dni od powzięcia wiadomości o podstawie odstąpienia, w szczególności jeżeli:</w:t>
      </w:r>
    </w:p>
    <w:p w14:paraId="59FBF157" w14:textId="77777777" w:rsidR="00C00234" w:rsidRDefault="00000000">
      <w:pPr>
        <w:spacing w:after="60" w:line="268" w:lineRule="auto"/>
        <w:ind w:left="840" w:hanging="420"/>
        <w:jc w:val="both"/>
      </w:pPr>
      <w:r>
        <w:t xml:space="preserve">a) Wykonawca opóźnia się z dostawą lub wykonaniem Przedmiotu Umowy o więcej niż </w:t>
      </w:r>
      <w:r>
        <w:rPr>
          <w:highlight w:val="yellow"/>
        </w:rPr>
        <w:t>[7]</w:t>
      </w:r>
      <w:r>
        <w:t xml:space="preserve"> dni z przyczyn leżących po jego stronie;</w:t>
      </w:r>
    </w:p>
    <w:p w14:paraId="31668DAB" w14:textId="77777777" w:rsidR="00C00234" w:rsidRDefault="00000000">
      <w:pPr>
        <w:spacing w:after="60" w:line="268" w:lineRule="auto"/>
        <w:ind w:left="840" w:hanging="420"/>
        <w:jc w:val="both"/>
      </w:pPr>
      <w:r>
        <w:lastRenderedPageBreak/>
        <w:t>b) Wykonawca wykonuje Umowę w sposób niezgodny z Umową lub Umową o dofinansowanie i nie usuwa naruszeń w terminie wyznaczonym przez Zamawiającego, nie krótszym niż 5 dni;</w:t>
      </w:r>
    </w:p>
    <w:p w14:paraId="4655A4A6" w14:textId="77777777" w:rsidR="00C00234" w:rsidRDefault="00000000">
      <w:pPr>
        <w:spacing w:after="60" w:line="268" w:lineRule="auto"/>
        <w:ind w:left="840" w:hanging="420"/>
        <w:jc w:val="both"/>
      </w:pPr>
      <w:r>
        <w:t>c) okaże się, że oświadczenia Wykonawcy z § 3 ust. 1 lit. c–g były nieprawdziwe;</w:t>
      </w:r>
    </w:p>
    <w:p w14:paraId="5E9A51BD" w14:textId="77777777" w:rsidR="00C00234" w:rsidRDefault="00000000">
      <w:pPr>
        <w:spacing w:after="60" w:line="268" w:lineRule="auto"/>
        <w:ind w:left="840" w:hanging="420"/>
        <w:jc w:val="both"/>
      </w:pPr>
      <w:r>
        <w:t>d) w stosunku do Wykonawcy ogłoszono upadłość lub wszczęto likwidację albo egzekucję z majątku, który uniemożliwia wykonanie Umowy;</w:t>
      </w:r>
    </w:p>
    <w:p w14:paraId="613EACE7" w14:textId="77777777" w:rsidR="00C00234" w:rsidRDefault="00000000">
      <w:pPr>
        <w:spacing w:after="60" w:line="268" w:lineRule="auto"/>
        <w:ind w:left="840" w:hanging="420"/>
        <w:jc w:val="both"/>
      </w:pPr>
      <w:r>
        <w:t>e) NFOŚiGW wypowiedział lub rozwiązał Umowę o dofinansowanie albo ograniczył dofinansowanie z przyczyn leżących po stronie Wykonawcy, albo utracone zostało dofinansowanie Inwestycji z przyczyn niezależnych od Zamawiającego – wówczas Wykonawcy nie przysługują roszczenia poza wynagrodzeniem za faktycznie wykonane i odebrane prace.</w:t>
      </w:r>
    </w:p>
    <w:p w14:paraId="3C7C13AD" w14:textId="77777777" w:rsidR="00C00234" w:rsidRDefault="00000000">
      <w:pPr>
        <w:spacing w:after="100" w:line="268" w:lineRule="auto"/>
        <w:ind w:left="420" w:hanging="420"/>
        <w:jc w:val="both"/>
      </w:pPr>
      <w:r>
        <w:t>2. Wykonawca może odstąpić od Umowy, jeżeli Zamawiający pomimo pisemnego wezwania i wyznaczenia dodatkowego terminu 14 dni nie zapłaci wymagalnego wynagrodzenia, albo uniemożliwia wykonanie Umowy i nie usuwa przeszkód w dodatkowym terminie 14 dni.</w:t>
      </w:r>
    </w:p>
    <w:p w14:paraId="7F0BB40D" w14:textId="77777777" w:rsidR="00C00234" w:rsidRDefault="00000000">
      <w:pPr>
        <w:spacing w:after="100" w:line="268" w:lineRule="auto"/>
        <w:ind w:left="420" w:hanging="420"/>
        <w:jc w:val="both"/>
      </w:pPr>
      <w:r>
        <w:t>3. W razie odstąpienia Strony dokonają rozliczenia według stanu zaawansowania prac na dzień odstąpienia: Zamawiający zapłaci za świadczenia faktycznie wykonane i odebrane, a Wykonawca zwróci niewykorzystane zaliczki w terminie 7 dni; w razie odstąpienia z przyczyn leżących po stronie Wykonawcy – dodatkowo z odsetkami ustawowymi od dnia wypłaty zaliczki.</w:t>
      </w:r>
    </w:p>
    <w:p w14:paraId="7F075F9D" w14:textId="77777777" w:rsidR="00C00234" w:rsidRDefault="00000000">
      <w:pPr>
        <w:spacing w:after="100" w:line="268" w:lineRule="auto"/>
        <w:ind w:left="420" w:hanging="420"/>
        <w:jc w:val="both"/>
      </w:pPr>
      <w:r>
        <w:t>4. Odstąpienie nie wyłącza uprawnień z gwarancji i rękojmi do świadczeń już odebranych ani roszczeń o kary i odszkodowania.</w:t>
      </w:r>
    </w:p>
    <w:p w14:paraId="58EC04D7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14. Siła wyższa</w:t>
      </w:r>
    </w:p>
    <w:p w14:paraId="7182A137" w14:textId="77777777" w:rsidR="00C00234" w:rsidRDefault="00000000">
      <w:pPr>
        <w:spacing w:after="100" w:line="268" w:lineRule="auto"/>
        <w:ind w:left="420" w:hanging="420"/>
        <w:jc w:val="both"/>
      </w:pPr>
      <w:r>
        <w:t>1. Strona dotknięta działaniem siły wyższej (zdarzenia zewnętrznego, nieprzewidywalnego i niemożliwego do zapobieżenia mimo dochowania należytej staranności, np. wojna, klęska żywiołowa, epidemia z ograniczeniami ustawowymi) jest zobowiązana niezwłocznie, nie później niż w ciągu 3 dni, poinformować drugą Stronę na piśmie, wskazując przewidywany czas trwania przeszkody oraz jej wpływ na wykonanie Umowy.</w:t>
      </w:r>
    </w:p>
    <w:p w14:paraId="3B6FB783" w14:textId="77777777" w:rsidR="00C00234" w:rsidRDefault="00000000">
      <w:pPr>
        <w:spacing w:after="100" w:line="268" w:lineRule="auto"/>
        <w:ind w:left="420" w:hanging="420"/>
        <w:jc w:val="both"/>
      </w:pPr>
      <w:r>
        <w:t>2. Strona nie ponosi odpowiedzialności za niewykonanie lub nienależyte wykonanie zobowiązań, jeżeli jedyną przyczyną jest siła wyższa, a termin wykonania ulega przedłużeniu o czas jej trwania.</w:t>
      </w:r>
    </w:p>
    <w:p w14:paraId="47DFF215" w14:textId="77777777" w:rsidR="00C00234" w:rsidRDefault="00000000">
      <w:pPr>
        <w:spacing w:after="100" w:line="268" w:lineRule="auto"/>
        <w:ind w:left="420" w:hanging="420"/>
        <w:jc w:val="both"/>
      </w:pPr>
      <w:r>
        <w:t>3. Jeżeli siła wyższa trwa dłużej niż 3 miesiące lub uniemożliwia osiągnięcie efektu rzeczowego Inwestycji, każda ze Stron może odstąpić od Umowy w trybie § 13 ust. 3, bez kar umownych.</w:t>
      </w:r>
    </w:p>
    <w:p w14:paraId="7556F321" w14:textId="77777777" w:rsidR="00C00234" w:rsidRDefault="00000000">
      <w:pPr>
        <w:spacing w:after="100" w:line="268" w:lineRule="auto"/>
        <w:ind w:left="420" w:hanging="420"/>
        <w:jc w:val="both"/>
      </w:pPr>
      <w:r>
        <w:t>4. Brak dostaw komponentów, opóźnienia dostawców Wykonawcy ani zmiana cen nie stanowią siły wyższej.</w:t>
      </w:r>
    </w:p>
    <w:p w14:paraId="23BA4196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15. Zmiany Umowy</w:t>
      </w:r>
    </w:p>
    <w:p w14:paraId="3B72D010" w14:textId="77777777" w:rsidR="00C00234" w:rsidRDefault="00000000">
      <w:pPr>
        <w:spacing w:after="100" w:line="268" w:lineRule="auto"/>
        <w:ind w:left="420" w:hanging="420"/>
        <w:jc w:val="both"/>
      </w:pPr>
      <w:r>
        <w:t>1. Zmiany i uzupełnienia Umowy wymagają formy pisemnej pod rygorem nieważności.</w:t>
      </w:r>
    </w:p>
    <w:p w14:paraId="3EA4D4F9" w14:textId="77777777" w:rsidR="00C00234" w:rsidRDefault="00000000">
      <w:pPr>
        <w:spacing w:after="100" w:line="268" w:lineRule="auto"/>
        <w:ind w:left="420" w:hanging="420"/>
        <w:jc w:val="both"/>
      </w:pPr>
      <w:r>
        <w:t>2. Zamawiający dopuszcza istotne zmiany Umowy wyłącznie w następujących przypadkach:</w:t>
      </w:r>
    </w:p>
    <w:p w14:paraId="548B2228" w14:textId="77777777" w:rsidR="00C00234" w:rsidRDefault="00000000">
      <w:pPr>
        <w:spacing w:after="60" w:line="268" w:lineRule="auto"/>
        <w:ind w:left="840" w:hanging="420"/>
        <w:jc w:val="both"/>
      </w:pPr>
      <w:r>
        <w:t>a) wydłużenia terminu wykonania (15.12.2026 r.) w związku z uzyskaniem przez Zamawiającego zgody NFOŚiGW na wydłużenie terminu realizacji Inwestycji, potwierdzonej aneksem do Umowy o dofinansowanie – w zakresie nieprzekraczającym terminu wynikającego z aneksu;</w:t>
      </w:r>
    </w:p>
    <w:p w14:paraId="78AA403B" w14:textId="77777777" w:rsidR="00C00234" w:rsidRDefault="00000000">
      <w:pPr>
        <w:spacing w:after="60" w:line="268" w:lineRule="auto"/>
        <w:ind w:left="840" w:hanging="420"/>
        <w:jc w:val="both"/>
      </w:pPr>
      <w:r>
        <w:t>b) przedłużenia terminów wskutek opóźnień niezależnych od Wykonawcy, w szczególności wynikających z realizacji Zamówienia nr 2 lub nr 3, działań operatora sieci dystrybucyjnej, organów administracji lub UDT, oraz siły wyższej – o czas trwania tych okoliczności;</w:t>
      </w:r>
    </w:p>
    <w:p w14:paraId="366F0042" w14:textId="77777777" w:rsidR="00C00234" w:rsidRDefault="00000000">
      <w:pPr>
        <w:spacing w:after="60" w:line="268" w:lineRule="auto"/>
        <w:ind w:left="840" w:hanging="420"/>
        <w:jc w:val="both"/>
      </w:pPr>
      <w:r>
        <w:lastRenderedPageBreak/>
        <w:t>c) zmiany oferowanych urządzeń na urządzenia o parametrach nie gorszych (w szczególności w razie wycofania modelu z produkcji), bez zwiększenia wynagrodzenia, za uprzednią pisemną zgodą Zamawiającego, przy zachowaniu warunku z pkt 12 ppkt 2 Zapytania ofertowego;</w:t>
      </w:r>
    </w:p>
    <w:p w14:paraId="5B69C24F" w14:textId="77777777" w:rsidR="00C00234" w:rsidRDefault="00000000">
      <w:pPr>
        <w:spacing w:after="60" w:line="268" w:lineRule="auto"/>
        <w:ind w:left="840" w:hanging="420"/>
        <w:jc w:val="both"/>
      </w:pPr>
      <w:r>
        <w:t>d) zmian wynikających z wymagań NFOŚiGW lub UDT albo ze zmiany przepisów prawa – w zakresie niezbędnym do ich uwzględnienia;</w:t>
      </w:r>
    </w:p>
    <w:p w14:paraId="035044D8" w14:textId="77777777" w:rsidR="00C00234" w:rsidRDefault="00000000">
      <w:pPr>
        <w:spacing w:after="60" w:line="268" w:lineRule="auto"/>
        <w:ind w:left="840" w:hanging="420"/>
        <w:jc w:val="both"/>
      </w:pPr>
      <w:r>
        <w:t>e) zmiany stawki podatku VAT – w zakresie wynikającym ze zmiany przepisów.</w:t>
      </w:r>
    </w:p>
    <w:p w14:paraId="396DB469" w14:textId="77777777" w:rsidR="00C00234" w:rsidRDefault="00000000">
      <w:pPr>
        <w:spacing w:after="100" w:line="268" w:lineRule="auto"/>
        <w:ind w:left="420" w:hanging="420"/>
        <w:jc w:val="both"/>
      </w:pPr>
      <w:r>
        <w:t>3. Zmiany, o których mowa w ust. 2, nie mogą zmieniać ogólnego charakteru Umowy. Zmiana osób wskazanych w § 5 ust. 2 nie wymaga aneksu.</w:t>
      </w:r>
    </w:p>
    <w:p w14:paraId="40AF04DA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16. Poufność i dane osobowe</w:t>
      </w:r>
    </w:p>
    <w:p w14:paraId="1559EE79" w14:textId="77777777" w:rsidR="00C00234" w:rsidRDefault="00000000">
      <w:pPr>
        <w:spacing w:after="100" w:line="268" w:lineRule="auto"/>
        <w:ind w:left="420" w:hanging="420"/>
        <w:jc w:val="both"/>
      </w:pPr>
      <w:r>
        <w:t>1. Strony zachowają w poufności postanowienia Umowy oraz informacje handlowe, techniczne i organizacyjne uzyskane w związku z jej wykonaniem. Obowiązek poufności nie dotyczy ujawnienia informacji NFOŚiGW, instytucjom kontrolnym i organom władzy publicznej, UDT, operatorowi systemu dystrybucyjnego, bankom finansującym Zamawiającego i doradcom zobowiązanym do poufności, a także informacji podlegających publikacji na podstawie przepisów lub Umowy o dofinansowanie.</w:t>
      </w:r>
    </w:p>
    <w:p w14:paraId="361E522D" w14:textId="77777777" w:rsidR="00C00234" w:rsidRDefault="00000000">
      <w:pPr>
        <w:spacing w:after="100" w:line="268" w:lineRule="auto"/>
        <w:ind w:left="420" w:hanging="420"/>
        <w:jc w:val="both"/>
      </w:pPr>
      <w:r>
        <w:t>2. W zakresie danych osobowych osób wskazanych do realizacji Umowy Strony działają jako odrębni administratorzy w rozumieniu RODO i wzajemnie udostępniają sobie dane reprezentantów, pracowników i współpracowników w zakresie niezbędnym do wykonania Umowy. Każda ze Stron wykona obowiązek informacyjny wobec swoich osób; informacja Zamawiającego stanowi Załącznik nr 6.</w:t>
      </w:r>
    </w:p>
    <w:p w14:paraId="4443675B" w14:textId="77777777" w:rsidR="00C00234" w:rsidRDefault="00000000">
      <w:pPr>
        <w:keepNext/>
        <w:spacing w:before="220" w:after="120" w:line="268" w:lineRule="auto"/>
        <w:jc w:val="center"/>
      </w:pPr>
      <w:r>
        <w:rPr>
          <w:b/>
          <w:bCs/>
          <w:sz w:val="23"/>
          <w:szCs w:val="23"/>
        </w:rPr>
        <w:t>§ 17. Postanowienia końcowe</w:t>
      </w:r>
    </w:p>
    <w:p w14:paraId="68E0F42F" w14:textId="012ADE07" w:rsidR="00C00234" w:rsidRDefault="00000000">
      <w:pPr>
        <w:spacing w:after="100" w:line="268" w:lineRule="auto"/>
        <w:ind w:left="420" w:hanging="420"/>
        <w:jc w:val="both"/>
      </w:pPr>
      <w:r>
        <w:t xml:space="preserve">1. Oświadczenia i informacje związane z wykonaniem Umowy, w tym zgłoszenia gotowości do odbioru i zawiadomienia o przeszkodach, wymagają formy dokumentowej (e-mail na adresy </w:t>
      </w:r>
      <w:r w:rsidR="00E669DB">
        <w:t>osób wyznaczonych do kontaktu</w:t>
      </w:r>
      <w:r>
        <w:t>), chyba że Umowa stanowi inaczej.</w:t>
      </w:r>
    </w:p>
    <w:p w14:paraId="19049F05" w14:textId="77777777" w:rsidR="00C00234" w:rsidRDefault="00000000">
      <w:pPr>
        <w:spacing w:after="100" w:line="268" w:lineRule="auto"/>
        <w:ind w:left="420" w:hanging="420"/>
        <w:jc w:val="both"/>
      </w:pPr>
      <w:r>
        <w:t>2. Strony zobowiązują się niezwłocznie informować o zmianie adresów i danych kontaktowych; w razie zaniechania pismo wysłane na dotychczasowy adres uważa się za doręczone w terminie 7 dni od nadania.</w:t>
      </w:r>
    </w:p>
    <w:p w14:paraId="61554487" w14:textId="77777777" w:rsidR="00C00234" w:rsidRDefault="00000000">
      <w:pPr>
        <w:spacing w:after="100" w:line="268" w:lineRule="auto"/>
        <w:ind w:left="420" w:hanging="420"/>
        <w:jc w:val="both"/>
      </w:pPr>
      <w:r>
        <w:t>3. W sprawach nieuregulowanych Umową stosuje się przepisy prawa polskiego, w szczególności Kodeksu cywilnego.</w:t>
      </w:r>
    </w:p>
    <w:p w14:paraId="1F32D459" w14:textId="77777777" w:rsidR="00C00234" w:rsidRDefault="00000000">
      <w:pPr>
        <w:spacing w:after="100" w:line="268" w:lineRule="auto"/>
        <w:ind w:left="420" w:hanging="420"/>
        <w:jc w:val="both"/>
      </w:pPr>
      <w:r>
        <w:t>4. Spory wynikające z Umowy Strony będą rozwiązywać polubownie w drodze negocjacji, a w razie braku porozumienia w ciągu 30 dni – przed sądem powszechnym właściwym dla siedziby Zamawiającego.</w:t>
      </w:r>
    </w:p>
    <w:p w14:paraId="7C0923FC" w14:textId="77777777" w:rsidR="00C00234" w:rsidRDefault="00000000">
      <w:pPr>
        <w:spacing w:after="100" w:line="268" w:lineRule="auto"/>
        <w:ind w:left="420" w:hanging="420"/>
        <w:jc w:val="both"/>
      </w:pPr>
      <w:r>
        <w:t>5. Gdyby którekolwiek postanowienie Umowy stało się nieważne lub bezskuteczne, nie wpływa to na ważność pozostałych; Strony zastąpią je postanowieniem ważnym o zbliżonym skutku gospodarczym, zgodnym z Umową o dofinansowanie.</w:t>
      </w:r>
    </w:p>
    <w:p w14:paraId="05B66998" w14:textId="77777777" w:rsidR="00C00234" w:rsidRDefault="00000000">
      <w:pPr>
        <w:spacing w:after="100" w:line="268" w:lineRule="auto"/>
        <w:ind w:left="420" w:hanging="420"/>
        <w:jc w:val="both"/>
      </w:pPr>
      <w:r>
        <w:t>6. Załączniki stanowią integralną część Umowy.</w:t>
      </w:r>
    </w:p>
    <w:p w14:paraId="41FDA70A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7. Umowę sporządzono w </w:t>
      </w:r>
      <w:r>
        <w:rPr>
          <w:highlight w:val="yellow"/>
        </w:rPr>
        <w:t>[dwóch jednobrzmiących egzemplarzach, po jednym dla każdej ze Stron / formie elektronicznej opatrzonej kwalifikowanymi podpisami elektronicznymi]</w:t>
      </w:r>
      <w:r>
        <w:t>. Za dzień zawarcia Umowy uważa się datę złożenia ostatniego podpisu.</w:t>
      </w:r>
    </w:p>
    <w:p w14:paraId="3AFDF4AA" w14:textId="77777777" w:rsidR="00C00234" w:rsidRDefault="00C00234">
      <w:pPr>
        <w:spacing w:after="200" w:line="268" w:lineRule="auto"/>
        <w:jc w:val="both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C00234" w14:paraId="5708ABC2" w14:textId="77777777">
        <w:tc>
          <w:tcPr>
            <w:tcW w:w="4819" w:type="dxa"/>
          </w:tcPr>
          <w:p w14:paraId="3B9FE2EB" w14:textId="77777777" w:rsidR="00C00234" w:rsidRDefault="00C00234">
            <w:pPr>
              <w:spacing w:after="360" w:line="268" w:lineRule="auto"/>
              <w:jc w:val="both"/>
            </w:pPr>
          </w:p>
          <w:p w14:paraId="7FD11DF2" w14:textId="77777777" w:rsidR="00C00234" w:rsidRDefault="00000000">
            <w:pPr>
              <w:spacing w:line="268" w:lineRule="auto"/>
              <w:jc w:val="center"/>
            </w:pPr>
            <w:r>
              <w:t>___________________________</w:t>
            </w:r>
          </w:p>
          <w:p w14:paraId="1476BF2F" w14:textId="77777777" w:rsidR="00C00234" w:rsidRDefault="00000000">
            <w:pPr>
              <w:spacing w:after="100" w:line="268" w:lineRule="auto"/>
              <w:jc w:val="center"/>
            </w:pPr>
            <w:r>
              <w:rPr>
                <w:sz w:val="20"/>
                <w:szCs w:val="20"/>
              </w:rPr>
              <w:lastRenderedPageBreak/>
              <w:t>Wykonawca</w:t>
            </w:r>
          </w:p>
        </w:tc>
        <w:tc>
          <w:tcPr>
            <w:tcW w:w="4819" w:type="dxa"/>
          </w:tcPr>
          <w:p w14:paraId="2A9121B4" w14:textId="77777777" w:rsidR="00C00234" w:rsidRDefault="00C00234">
            <w:pPr>
              <w:spacing w:after="360" w:line="268" w:lineRule="auto"/>
              <w:jc w:val="both"/>
            </w:pPr>
          </w:p>
          <w:p w14:paraId="1CC6AFA3" w14:textId="77777777" w:rsidR="00C00234" w:rsidRDefault="00000000">
            <w:pPr>
              <w:spacing w:line="268" w:lineRule="auto"/>
              <w:jc w:val="center"/>
            </w:pPr>
            <w:r>
              <w:t>___________________________</w:t>
            </w:r>
          </w:p>
          <w:p w14:paraId="0D4CD15E" w14:textId="77777777" w:rsidR="00C00234" w:rsidRDefault="00000000">
            <w:pPr>
              <w:spacing w:after="100" w:line="268" w:lineRule="auto"/>
              <w:jc w:val="center"/>
            </w:pPr>
            <w:r>
              <w:rPr>
                <w:sz w:val="20"/>
                <w:szCs w:val="20"/>
              </w:rPr>
              <w:lastRenderedPageBreak/>
              <w:t>Zamawiający</w:t>
            </w:r>
          </w:p>
        </w:tc>
      </w:tr>
    </w:tbl>
    <w:p w14:paraId="02B21C8E" w14:textId="77777777" w:rsidR="00C00234" w:rsidRDefault="00000000">
      <w:pPr>
        <w:spacing w:before="200" w:after="100" w:line="268" w:lineRule="auto"/>
        <w:jc w:val="both"/>
      </w:pPr>
      <w:r>
        <w:rPr>
          <w:b/>
          <w:bCs/>
        </w:rPr>
        <w:lastRenderedPageBreak/>
        <w:t>Załączniki:</w:t>
      </w:r>
    </w:p>
    <w:p w14:paraId="12D1E1D2" w14:textId="081DD820" w:rsidR="00C00234" w:rsidRDefault="00E669DB" w:rsidP="00E669DB">
      <w:pPr>
        <w:pStyle w:val="Akapitzlist"/>
        <w:numPr>
          <w:ilvl w:val="0"/>
          <w:numId w:val="2"/>
        </w:numPr>
        <w:spacing w:after="40" w:line="268" w:lineRule="auto"/>
        <w:jc w:val="both"/>
      </w:pPr>
      <w:r>
        <w:t>Oferta Wykonawcy (Formularz ofertowy i Specyfikacja).</w:t>
      </w:r>
    </w:p>
    <w:p w14:paraId="18D0EC10" w14:textId="24132C72" w:rsidR="00C00234" w:rsidRDefault="00E669DB">
      <w:pPr>
        <w:spacing w:after="40" w:line="268" w:lineRule="auto"/>
        <w:ind w:left="420" w:hanging="420"/>
        <w:jc w:val="both"/>
      </w:pPr>
      <w:r>
        <w:t>2. Wzór protokołu odbioru,</w:t>
      </w:r>
    </w:p>
    <w:p w14:paraId="21FCF330" w14:textId="31EC1177" w:rsidR="00C00234" w:rsidRDefault="00E669DB">
      <w:pPr>
        <w:spacing w:after="40" w:line="268" w:lineRule="auto"/>
        <w:ind w:left="420" w:hanging="420"/>
        <w:jc w:val="both"/>
      </w:pPr>
      <w:r>
        <w:t>3. Wykaz dokumentów przekazywanych przez Wykonawcę,</w:t>
      </w:r>
    </w:p>
    <w:p w14:paraId="000A35F5" w14:textId="288664B8" w:rsidR="00C00234" w:rsidRDefault="00E669DB">
      <w:pPr>
        <w:spacing w:after="40" w:line="268" w:lineRule="auto"/>
        <w:ind w:left="420" w:hanging="420"/>
        <w:jc w:val="both"/>
      </w:pPr>
      <w:r>
        <w:t>4. Informacja o przetwarzaniu danych osobowych,</w:t>
      </w:r>
    </w:p>
    <w:p w14:paraId="22C4B05A" w14:textId="5703A794" w:rsidR="00C00234" w:rsidRDefault="00C00234" w:rsidP="00E669DB">
      <w:pPr>
        <w:spacing w:after="40" w:line="268" w:lineRule="auto"/>
        <w:jc w:val="both"/>
      </w:pPr>
    </w:p>
    <w:p>
      <w:pPr>
        <w:pageBreakBefore/>
        <w:spacing w:after="100" w:line="268" w:lineRule="auto"/>
        <w:jc w:val="right"/>
        <w:rPr>
          <w:ins w:id="5089" w:author="Ewa Retajczyk" w:date="2026-10-20T14:26:44Z"/>
        </w:rPr>
      </w:pPr>
      <w:ins w:id="5090" w:author="Ewa Retajczyk" w:date="2026-10-20T14:27:12Z">
        <w:r>
          <w:rPr>
            <w:b/>
            <w:bCs/>
            <w:i/>
            <w:iCs/>
            <w:sz w:val="20"/>
            <w:szCs w:val="20"/>
          </w:rPr>
          <w:t xml:space="preserve">Załącznik nr 1 do Umowy nr [__/2026]</w:t>
        </w:r>
      </w:ins>
    </w:p>
    <w:p>
      <w:pPr>
        <w:spacing w:before="120" w:after="160" w:line="268" w:lineRule="auto"/>
        <w:jc w:val="center"/>
        <w:rPr>
          <w:ins w:id="5091" w:author="Ewa Retajczyk" w:date="2026-10-20T14:27:48Z"/>
        </w:rPr>
      </w:pPr>
      <w:ins w:id="5092" w:author="Ewa Retajczyk" w:date="2026-10-20T14:27:57Z">
        <w:r>
          <w:rPr>
            <w:b/>
            <w:bCs/>
            <w:sz w:val="25"/>
            <w:szCs w:val="25"/>
          </w:rPr>
          <w:t xml:space="preserve">Oferta Wykonawcy</w:t>
        </w:r>
      </w:ins>
    </w:p>
    <w:p>
      <w:pPr>
        <w:spacing w:after="100" w:line="268" w:lineRule="auto"/>
        <w:jc w:val="both"/>
        <w:rPr>
          <w:ins w:id="5093" w:author="Ewa Retajczyk" w:date="2026-10-20T14:28:03Z"/>
        </w:rPr>
      </w:pPr>
      <w:ins w:id="5094" w:author="Ewa Retajczyk" w:date="2026-10-20T14:29:10Z">
        <w:r>
          <w:t xml:space="preserve">Oferta Wykonawcy z dnia […… 2026 r.] w postępowaniu – Zapytanie ofertowe – Zamówienie nr 1, obejmująca: Formularz ofertowy (załącznik nr 1 do Zapytania ofertowego), Specyfikację (załącznik nr 2), Oświadczenie Wykonawcy (załącznik nr 3), Oświadczenie o braku powiązań (załącznik nr 4), dokumenty potwierdzające warunki udziału oraz pozostałe dokumenty złożone wraz z ofertą – do dołączenia w dniu zawarcia Umowy.</w:t>
        </w:r>
      </w:ins>
    </w:p>
    <w:p w14:paraId="07BD63FE" w14:textId="77777777" w:rsidR="00C00234" w:rsidRDefault="00000000">
      <w:pPr>
        <w:pageBreakBefore/>
        <w:spacing w:after="100" w:line="268" w:lineRule="auto"/>
        <w:jc w:val="right"/>
      </w:pPr>
      <w:r>
        <w:rPr>
          <w:b/>
          <w:bCs/>
          <w:i/>
          <w:iCs/>
          <w:sz w:val="20"/>
          <w:szCs w:val="20"/>
        </w:rPr>
        <w:t xml:space="preserve">Załącznik nr </w:t>
      </w:r>
      <w:del w:id="5079" w:author="Ewa Retajczyk" w:date="2026-10-20T14:30:17Z">
        <w:r>
          <w:rPr>
            <w:b/>
            <w:bCs/>
            <w:i/>
            <w:iCs/>
            <w:sz w:val="20"/>
            <w:szCs w:val="20"/>
          </w:rPr>
          <w:delText xml:space="preserve">4</w:delText>
        </w:r>
      </w:del>
      <w:ins w:id="5080" w:author="Ewa Retajczyk" w:date="2026-10-20T14:30:34Z">
        <w:r>
          <w:rPr>
            <w:b/>
            <w:bCs/>
            <w:i/>
            <w:iCs/>
            <w:sz w:val="20"/>
            <w:szCs w:val="20"/>
          </w:rPr>
          <w:t xml:space="preserve">2</w:t>
        </w:r>
      </w:ins>
      <w:r>
        <w:rPr>
          <w:b/>
          <w:bCs/>
          <w:i/>
          <w:iCs/>
          <w:sz w:val="20"/>
          <w:szCs w:val="20"/>
        </w:rPr>
        <w:t xml:space="preserve"> do Umowy nr </w:t>
      </w:r>
      <w:r>
        <w:rPr>
          <w:i/>
          <w:iCs/>
          <w:sz w:val="20"/>
          <w:szCs w:val="20"/>
          <w:highlight w:val="yellow"/>
        </w:rPr>
        <w:t xml:space="preserve">[__/2026]</w:t>
      </w:r>
    </w:p>
    <w:p w14:paraId="07B1C4F1" w14:textId="77777777" w:rsidR="00C00234" w:rsidRDefault="00000000">
      <w:pPr>
        <w:spacing w:before="120" w:after="160" w:line="268" w:lineRule="auto"/>
        <w:jc w:val="center"/>
      </w:pPr>
      <w:r>
        <w:rPr>
          <w:b/>
          <w:bCs/>
          <w:sz w:val="25"/>
          <w:szCs w:val="25"/>
        </w:rPr>
        <w:t>Wzór protokołu odbioru</w:t>
      </w:r>
    </w:p>
    <w:p w14:paraId="49DD17D5" w14:textId="77777777" w:rsidR="00C00234" w:rsidRDefault="00000000">
      <w:pPr>
        <w:spacing w:after="100" w:line="268" w:lineRule="auto"/>
        <w:jc w:val="center"/>
      </w:pPr>
      <w:r>
        <w:rPr>
          <w:b/>
          <w:bCs/>
        </w:rPr>
        <w:t>PROTOKÓŁ ODBIORU</w:t>
      </w:r>
      <w:r>
        <w:t xml:space="preserve"> ☐ DOSTAWY  ☐ TECHNOLOGII (MONTAŻU, URUCHOMIENIA I TESTÓW)  ☐ KOŃCOWEGO</w:t>
      </w:r>
    </w:p>
    <w:p w14:paraId="41E82EC1" w14:textId="77777777" w:rsidR="00C00234" w:rsidRDefault="00000000">
      <w:pPr>
        <w:spacing w:before="100" w:after="100" w:line="268" w:lineRule="auto"/>
        <w:jc w:val="both"/>
      </w:pPr>
      <w:r>
        <w:t xml:space="preserve">sporządzony dnia </w:t>
      </w:r>
      <w:r>
        <w:rPr>
          <w:highlight w:val="yellow"/>
        </w:rPr>
        <w:t>[…………]</w:t>
      </w:r>
      <w:r>
        <w:t xml:space="preserve"> w </w:t>
      </w:r>
      <w:r>
        <w:rPr>
          <w:highlight w:val="yellow"/>
        </w:rPr>
        <w:t>[…………]</w:t>
      </w:r>
      <w:r>
        <w:t xml:space="preserve"> pomiędzy:</w:t>
      </w:r>
    </w:p>
    <w:p w14:paraId="03567CEE" w14:textId="77777777" w:rsidR="00C00234" w:rsidRDefault="00000000">
      <w:pPr>
        <w:spacing w:after="100" w:line="268" w:lineRule="auto"/>
        <w:jc w:val="both"/>
      </w:pPr>
      <w:r>
        <w:rPr>
          <w:b/>
          <w:bCs/>
        </w:rPr>
        <w:t>MEGALOG sp. z o.o.</w:t>
      </w:r>
      <w:r>
        <w:t xml:space="preserve"> z siedzibą w Ciechanowie, ul. Tysiąclecia 1 (KRS 0000887792, NIP 5662027377), reprezentowaną przez </w:t>
      </w:r>
      <w:r>
        <w:rPr>
          <w:highlight w:val="yellow"/>
        </w:rPr>
        <w:t>[…………]</w:t>
      </w:r>
      <w:r>
        <w:t xml:space="preserve"> – zwaną „Zamawiającym", a</w:t>
      </w:r>
    </w:p>
    <w:p w14:paraId="28036FA2" w14:textId="77777777" w:rsidR="00C00234" w:rsidRDefault="00000000">
      <w:pPr>
        <w:spacing w:after="100" w:line="268" w:lineRule="auto"/>
        <w:jc w:val="both"/>
      </w:pPr>
      <w:r>
        <w:rPr>
          <w:highlight w:val="yellow"/>
        </w:rPr>
        <w:t>[nazwa Wykonawcy]</w:t>
      </w:r>
      <w:r>
        <w:t xml:space="preserve">, reprezentowaną przez </w:t>
      </w:r>
      <w:r>
        <w:rPr>
          <w:highlight w:val="yellow"/>
        </w:rPr>
        <w:t>[…………]</w:t>
      </w:r>
      <w:r>
        <w:t xml:space="preserve"> – zwanym „Wykonawcą".</w:t>
      </w:r>
    </w:p>
    <w:p w14:paraId="26DE6408" w14:textId="77777777" w:rsidR="00C00234" w:rsidRDefault="00000000">
      <w:pPr>
        <w:spacing w:after="100" w:line="268" w:lineRule="auto"/>
        <w:jc w:val="both"/>
      </w:pPr>
      <w:r>
        <w:t>o następującej treści:</w:t>
      </w:r>
    </w:p>
    <w:p w14:paraId="3CB05A01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1. Zamawiający odbiera od Wykonawcy realizację Umowy nr </w:t>
      </w:r>
      <w:r>
        <w:rPr>
          <w:highlight w:val="yellow"/>
        </w:rPr>
        <w:t>[…]</w:t>
      </w:r>
      <w:r>
        <w:t xml:space="preserve"> z dnia </w:t>
      </w:r>
      <w:r>
        <w:rPr>
          <w:highlight w:val="yellow"/>
        </w:rPr>
        <w:t>[…]</w:t>
      </w:r>
      <w:r>
        <w:t xml:space="preserve"> (dalej „Umowa") w zakresie: </w:t>
      </w:r>
      <w:r>
        <w:rPr>
          <w:highlight w:val="yellow"/>
        </w:rPr>
        <w:t>[dostawa Stacji ładowania nr … / montaż, konfiguracja, uruchomienie i testy / całość Przedmiotu Umowy]</w:t>
      </w:r>
      <w:r>
        <w:t>.</w:t>
      </w:r>
    </w:p>
    <w:p w14:paraId="54799CB2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2. Zakres sprawdzenia: ☐ kompletność i numery seryjne ☐ dokumentacja (wg Załącznika nr </w:t>
      </w:r>
      <w:del w:id="5085" w:author="Ewa Retajczyk" w:date="2026-10-20T14:30:43Z">
        <w:r>
          <w:delText xml:space="preserve">5</w:delText>
        </w:r>
      </w:del>
      <w:ins w:id="5086" w:author="Ewa Retajczyk" w:date="2026-10-20T14:31:46Z">
        <w:r>
          <w:t xml:space="preserve">3</w:t>
        </w:r>
      </w:ins>
      <w:r>
        <w:t xml:space="preserve">) ☐ testy (bezpieczeństwo, wyłączenie awaryjne, ładowanie każdego punktu, komunikacja, OCPP, płatności, prezentacja ceny, przekazywanie danych, monitoring, praca równoczesna) ☐ dopuszczenie UDT (nr protokołu: </w:t>
      </w:r>
      <w:r>
        <w:rPr>
          <w:highlight w:val="yellow"/>
        </w:rPr>
        <w:t xml:space="preserve">[…]</w:t>
      </w:r>
      <w:r>
        <w:t xml:space="preserve">) dla Stacji: </w:t>
      </w:r>
      <w:r>
        <w:rPr>
          <w:highlight w:val="yellow"/>
        </w:rPr>
        <w:t xml:space="preserve">[…]</w:t>
      </w:r>
      <w:r>
        <w:t xml:space="preserve"> ☐ oznakowanie zgodnie z Instrukcją NFOŚiGW ☐ zdjęcia tabliczek znamionowych.</w:t>
      </w:r>
    </w:p>
    <w:p w14:paraId="587D4BAE" w14:textId="77777777" w:rsidR="00C00234" w:rsidRDefault="00000000">
      <w:pPr>
        <w:spacing w:after="100" w:line="268" w:lineRule="auto"/>
        <w:ind w:left="420" w:hanging="420"/>
        <w:jc w:val="both"/>
      </w:pPr>
      <w:r>
        <w:t>3. Zamawiający nie zgłasza zastrzeżeń do wykonanych prac, gdyż prace wykonano zgodnie z Umową,</w:t>
      </w:r>
    </w:p>
    <w:p w14:paraId="59CD2515" w14:textId="77777777" w:rsidR="00C00234" w:rsidRDefault="00000000">
      <w:pPr>
        <w:spacing w:after="40" w:line="268" w:lineRule="auto"/>
        <w:jc w:val="center"/>
      </w:pPr>
      <w:r>
        <w:t>albo</w:t>
      </w:r>
    </w:p>
    <w:p w14:paraId="2E146C6C" w14:textId="77777777" w:rsidR="00C00234" w:rsidRDefault="00000000">
      <w:pPr>
        <w:spacing w:after="100" w:line="268" w:lineRule="auto"/>
        <w:ind w:left="420"/>
        <w:jc w:val="both"/>
      </w:pPr>
      <w:r>
        <w:t>Zamawiający zgłasza następujące zastrzeżenia*: ………………………………………………………………………………………………………………………</w:t>
      </w:r>
    </w:p>
    <w:p w14:paraId="6090443F" w14:textId="77777777" w:rsidR="00C00234" w:rsidRDefault="00000000">
      <w:pPr>
        <w:spacing w:after="100" w:line="268" w:lineRule="auto"/>
        <w:ind w:left="420"/>
        <w:jc w:val="both"/>
      </w:pPr>
      <w:r>
        <w:t>Charakter wad: ☐ istotne (odmowa odbioru) ☐ nieistotne. Termin usunięcia wad: ……………………………</w:t>
      </w:r>
    </w:p>
    <w:p w14:paraId="19971D00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4. Protokół odbioru końcowego stanowi podstawę płatności końcowej (</w:t>
      </w:r>
      <w:del w:id="5087" w:author="Ewa Retajczyk" w:date="2026-10-20T14:32:38Z">
        <w:r>
          <w:delText xml:space="preserve">5</w:delText>
        </w:r>
      </w:del>
      <w:ins w:id="5088" w:author="Ewa Retajczyk" w:date="2026-10-20T14:32:46Z">
        <w:r>
          <w:t xml:space="preserve">3</w:t>
        </w:r>
      </w:ins>
      <w:r>
        <w:t xml:space="preserve">%) i potwierdzenie osiągnięcia efektu rzeczowego w zakresie Zamówienia nr 1.</w:t>
      </w:r>
    </w:p>
    <w:p w14:paraId="554042FE" w14:textId="77777777" w:rsidR="00C00234" w:rsidRDefault="00000000">
      <w:pPr>
        <w:spacing w:after="100" w:line="268" w:lineRule="auto"/>
        <w:ind w:left="420" w:hanging="420"/>
        <w:jc w:val="both"/>
      </w:pPr>
      <w:r>
        <w:t>5. Protokół sporządzono w dwóch jednobrzmiących egzemplarzach, po jednym dla każdej ze Stron. *niepotrzebne skreślić</w:t>
      </w:r>
    </w:p>
    <w:p w14:paraId="1D56FABE" w14:textId="77777777" w:rsidR="00C00234" w:rsidRDefault="00000000">
      <w:pPr>
        <w:spacing w:before="300" w:after="100" w:line="268" w:lineRule="auto"/>
      </w:pPr>
      <w:r>
        <w:t>W imieniu Zamawiającego: ______________________        W imieniu Wykonawcy: ______________________</w:t>
      </w:r>
    </w:p>
    <w:p w14:paraId="2CDE1727" w14:textId="77777777" w:rsidR="00C00234" w:rsidRDefault="00000000">
      <w:pPr>
        <w:pageBreakBefore/>
        <w:spacing w:after="100" w:line="268" w:lineRule="auto"/>
        <w:jc w:val="right"/>
      </w:pPr>
      <w:r>
        <w:rPr>
          <w:b/>
          <w:bCs/>
          <w:i/>
          <w:iCs/>
          <w:sz w:val="20"/>
          <w:szCs w:val="20"/>
        </w:rPr>
        <w:t xml:space="preserve">Załącznik nr </w:t>
      </w:r>
      <w:del w:id="5081" w:author="Ewa Retajczyk" w:date="2026-10-20T14:32:52Z">
        <w:r>
          <w:rPr>
            <w:b/>
            <w:bCs/>
            <w:i/>
            <w:iCs/>
            <w:sz w:val="20"/>
            <w:szCs w:val="20"/>
          </w:rPr>
          <w:delText xml:space="preserve">5</w:delText>
        </w:r>
      </w:del>
      <w:ins w:id="5082" w:author="Ewa Retajczyk" w:date="2026-10-20T14:33:04Z">
        <w:r>
          <w:rPr>
            <w:b/>
            <w:bCs/>
            <w:i/>
            <w:iCs/>
            <w:sz w:val="20"/>
            <w:szCs w:val="20"/>
          </w:rPr>
          <w:t xml:space="preserve">3</w:t>
        </w:r>
      </w:ins>
      <w:r>
        <w:rPr>
          <w:b/>
          <w:bCs/>
          <w:i/>
          <w:iCs/>
          <w:sz w:val="20"/>
          <w:szCs w:val="20"/>
        </w:rPr>
        <w:t xml:space="preserve"> do Umowy nr </w:t>
      </w:r>
      <w:r>
        <w:rPr>
          <w:i/>
          <w:iCs/>
          <w:sz w:val="20"/>
          <w:szCs w:val="20"/>
          <w:highlight w:val="yellow"/>
        </w:rPr>
        <w:t xml:space="preserve">[__/2026]</w:t>
      </w:r>
    </w:p>
    <w:p w14:paraId="5F2AFB9F" w14:textId="77777777" w:rsidR="00C00234" w:rsidRDefault="00000000">
      <w:pPr>
        <w:spacing w:before="120" w:after="160" w:line="268" w:lineRule="auto"/>
        <w:jc w:val="center"/>
      </w:pPr>
      <w:r>
        <w:rPr>
          <w:b/>
          <w:bCs/>
          <w:sz w:val="25"/>
          <w:szCs w:val="25"/>
        </w:rPr>
        <w:t>Wykaz dokumentów przekazywanych przez Wykonawcę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338"/>
        <w:gridCol w:w="3700"/>
      </w:tblGrid>
      <w:tr w:rsidR="00C00234" w14:paraId="74328DB9" w14:textId="77777777"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03F568" w14:textId="77777777" w:rsidR="00C00234" w:rsidRDefault="00000000">
            <w:pPr>
              <w:spacing w:after="40"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EA46D0" w14:textId="77777777" w:rsidR="00C00234" w:rsidRDefault="00000000">
            <w:pPr>
              <w:spacing w:after="40"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Dokument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AB5D99" w14:textId="77777777" w:rsidR="00C00234" w:rsidRDefault="00000000">
            <w:pPr>
              <w:spacing w:after="40"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Termin</w:t>
            </w:r>
          </w:p>
        </w:tc>
      </w:tr>
      <w:tr w:rsidR="00C00234" w14:paraId="4A996196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73D590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D4C99B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Deklaracje zgodności UE oraz certyfikaty urządzeń; wykaz zastosowanych norm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472669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z dostawą</w:t>
            </w:r>
          </w:p>
        </w:tc>
      </w:tr>
      <w:tr w:rsidR="00C00234" w14:paraId="08314780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41905B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BDD3B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Dokument potwierdzający zgodność złączy z normą EN 62196-3:2014 (Combo 2)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73091B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z dostawą</w:t>
            </w:r>
          </w:p>
        </w:tc>
      </w:tr>
      <w:tr w:rsidR="00C00234" w14:paraId="4844CF5C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90A22F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AAD71D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Oświadczenie producenta o stanie fabrycznym i dacie produkcji (nie wcześniej niż 24 miesiące przed montażem) wraz z numerami seryjnymi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0B5EE8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z dostawą</w:t>
            </w:r>
          </w:p>
        </w:tc>
      </w:tr>
      <w:tr w:rsidR="00C00234" w14:paraId="28FF165C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D3D78A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0077D0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Instrukcje obsługi w języku polskim, dokumentacja techniczno-ruchowa, dokumentacja instalacyjna i serwisowa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0146A0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z dostawą</w:t>
            </w:r>
          </w:p>
        </w:tc>
      </w:tr>
      <w:tr w:rsidR="00C00234" w14:paraId="3C33D7BF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097DAB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2701F1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Schematy elektryczne i technologiczne; dokumentacja parametrów urządzeń; bilans mocy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82639B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w terminie przekazania danych interfejsowych</w:t>
            </w:r>
          </w:p>
        </w:tc>
      </w:tr>
      <w:tr w:rsidR="00C00234" w14:paraId="7C0C9396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E89B32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969AB8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Dokumentacja komunikacyjna i integracyjna (OCPP, API, płatności)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BA383E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przed testami integracyjnymi</w:t>
            </w:r>
          </w:p>
        </w:tc>
      </w:tr>
      <w:tr w:rsidR="00C00234" w14:paraId="65740E03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86E55F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1A1500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Dokumentacja Systemu monitorowania i zarządzania danymi (tory pomiarowe, komunikacja, konfiguracja, alarmy, rejestracja danych, integracja z systemem centralnym)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A47046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przed odbiorem technologii</w:t>
            </w:r>
          </w:p>
        </w:tc>
      </w:tr>
      <w:tr w:rsidR="00C00234" w14:paraId="7AA6B83C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A681A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886D36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Dokumentacja techniczna dla UDT – dla każdej Stacji ładowania odrębnie (3 komplety + wersja elektroniczna) oraz zdjęcia tabliczek znamionowych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D27A32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przed badaniem UDT</w:t>
            </w:r>
          </w:p>
        </w:tc>
      </w:tr>
      <w:tr w:rsidR="00C00234" w14:paraId="14CB58A0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F6E176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345BE2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Wyniki testów (FAT i na miejscu) oraz protokoły z uruchomienia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B5DC26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przy odbiorze technologii</w:t>
            </w:r>
          </w:p>
        </w:tc>
      </w:tr>
      <w:tr w:rsidR="00C00234" w14:paraId="7E9814A3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3BC27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260FB2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Dokumenty i oświadczenia potwierdzające zgodność z zasadą DNSH (m.in. instrukcje użytkowania, instrukcje i standardy zagospodarowania odpadów i likwidacji urządzeń zgodnie z hierarchią postępowania z odpadami)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4C5E1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z dostawą / przed odbiorem końcowym</w:t>
            </w:r>
          </w:p>
        </w:tc>
      </w:tr>
      <w:tr w:rsidR="00C00234" w14:paraId="5C159AE4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5CB17E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12076A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Dokumentacja fotograficzna realizacji (§ 10 ust. 5)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B342C7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na żądanie</w:t>
            </w:r>
          </w:p>
        </w:tc>
      </w:tr>
      <w:tr w:rsidR="00C00234" w14:paraId="26DA6D1C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40B6C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970BF9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Oznakowanie zgodne z Instrukcją NFOŚiGW – potwierdzenie wykonania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B30BDA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przed odbiorem końcowym</w:t>
            </w:r>
          </w:p>
        </w:tc>
      </w:tr>
      <w:tr w:rsidR="00C00234" w14:paraId="35384A22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88684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6D4A67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Karty gwarancyjne, wykaz serwisu, procedura zgłaszania awarii, polisy ubezpieczeniowe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BF9BB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przy odbiorze końcowym</w:t>
            </w:r>
          </w:p>
        </w:tc>
      </w:tr>
      <w:tr w:rsidR="00C00234" w14:paraId="1BF5B7F4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80D3F7" w14:textId="77777777" w:rsidR="00C00234" w:rsidRDefault="00000000">
            <w:pPr>
              <w:spacing w:after="40" w:line="250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508DDD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Dokumenty rozliczeniowe niezbędne dla NFOŚiGW (w tym protokoły UDT każdej Stacji ładowania)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5F16AD" w14:textId="77777777" w:rsidR="00C00234" w:rsidRDefault="00000000">
            <w:pPr>
              <w:spacing w:after="40" w:line="250" w:lineRule="auto"/>
            </w:pPr>
            <w:r>
              <w:rPr>
                <w:sz w:val="20"/>
                <w:szCs w:val="20"/>
              </w:rPr>
              <w:t>w terminie 14 dni od zakończenia realizacji Inwestycji; dokumenty UDT – niezwłocznie po uzyskaniu dopuszczenia</w:t>
            </w:r>
          </w:p>
        </w:tc>
      </w:tr>
    </w:tbl>
    <w:p w14:paraId="3C9EBB98" w14:textId="77777777" w:rsidR="00C00234" w:rsidRDefault="00C00234">
      <w:pPr>
        <w:spacing w:after="200" w:line="268" w:lineRule="auto"/>
        <w:jc w:val="both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C00234" w14:paraId="650F5D7B" w14:textId="77777777">
        <w:tc>
          <w:tcPr>
            <w:tcW w:w="4819" w:type="dxa"/>
          </w:tcPr>
          <w:p w14:paraId="308F99A6" w14:textId="77777777" w:rsidR="00C00234" w:rsidRDefault="00C00234">
            <w:pPr>
              <w:spacing w:after="360" w:line="268" w:lineRule="auto"/>
              <w:jc w:val="both"/>
            </w:pPr>
          </w:p>
          <w:p w14:paraId="10065092" w14:textId="77777777" w:rsidR="00C00234" w:rsidRDefault="00000000">
            <w:pPr>
              <w:spacing w:line="268" w:lineRule="auto"/>
              <w:jc w:val="center"/>
            </w:pPr>
            <w:r>
              <w:t>___________________________</w:t>
            </w:r>
          </w:p>
          <w:p w14:paraId="5D4DADA8" w14:textId="77777777" w:rsidR="00C00234" w:rsidRDefault="00000000">
            <w:pPr>
              <w:spacing w:after="100" w:line="268" w:lineRule="auto"/>
              <w:jc w:val="center"/>
            </w:pPr>
            <w:r>
              <w:rPr>
                <w:sz w:val="20"/>
                <w:szCs w:val="20"/>
              </w:rPr>
              <w:lastRenderedPageBreak/>
              <w:t>Wykonawca</w:t>
            </w:r>
          </w:p>
        </w:tc>
        <w:tc>
          <w:tcPr>
            <w:tcW w:w="4819" w:type="dxa"/>
          </w:tcPr>
          <w:p w14:paraId="080BDDDA" w14:textId="77777777" w:rsidR="00C00234" w:rsidRDefault="00C00234">
            <w:pPr>
              <w:spacing w:after="360" w:line="268" w:lineRule="auto"/>
              <w:jc w:val="both"/>
            </w:pPr>
          </w:p>
          <w:p w14:paraId="4A4AA32D" w14:textId="77777777" w:rsidR="00C00234" w:rsidRDefault="00000000">
            <w:pPr>
              <w:spacing w:line="268" w:lineRule="auto"/>
              <w:jc w:val="center"/>
            </w:pPr>
            <w:r>
              <w:t>___________________________</w:t>
            </w:r>
          </w:p>
          <w:p w14:paraId="2C62CAEB" w14:textId="77777777" w:rsidR="00C00234" w:rsidRDefault="00000000">
            <w:pPr>
              <w:spacing w:after="100" w:line="268" w:lineRule="auto"/>
              <w:jc w:val="center"/>
            </w:pPr>
            <w:r>
              <w:rPr>
                <w:sz w:val="20"/>
                <w:szCs w:val="20"/>
              </w:rPr>
              <w:lastRenderedPageBreak/>
              <w:t>Zamawiający</w:t>
            </w:r>
          </w:p>
        </w:tc>
      </w:tr>
    </w:tbl>
    <w:p w14:paraId="198215CC" w14:textId="77777777" w:rsidR="00C00234" w:rsidRDefault="00000000">
      <w:pPr>
        <w:pageBreakBefore/>
        <w:spacing w:after="100" w:line="268" w:lineRule="auto"/>
        <w:jc w:val="right"/>
      </w:pPr>
      <w:r>
        <w:rPr>
          <w:b/>
          <w:bCs/>
          <w:i/>
          <w:iCs/>
          <w:sz w:val="20"/>
          <w:szCs w:val="20"/>
        </w:rPr>
        <w:t xml:space="preserve">Załącznik nr </w:t>
      </w:r>
      <w:del w:id="5083" w:author="Ewa Retajczyk" w:date="2026-10-20T14:33:35Z">
        <w:r>
          <w:rPr>
            <w:b/>
            <w:bCs/>
            <w:i/>
            <w:iCs/>
            <w:sz w:val="20"/>
            <w:szCs w:val="20"/>
          </w:rPr>
          <w:delText xml:space="preserve">6</w:delText>
        </w:r>
      </w:del>
      <w:ins w:id="5084" w:author="Ewa Retajczyk" w:date="2026-10-20T14:34:20Z">
        <w:r>
          <w:rPr>
            <w:b/>
            <w:bCs/>
            <w:i/>
            <w:iCs/>
            <w:sz w:val="20"/>
            <w:szCs w:val="20"/>
          </w:rPr>
          <w:t xml:space="preserve">4</w:t>
        </w:r>
      </w:ins>
      <w:r>
        <w:rPr>
          <w:b/>
          <w:bCs/>
          <w:i/>
          <w:iCs/>
          <w:sz w:val="20"/>
          <w:szCs w:val="20"/>
        </w:rPr>
        <w:t xml:space="preserve"> do Umowy nr </w:t>
      </w:r>
      <w:r>
        <w:rPr>
          <w:i/>
          <w:iCs/>
          <w:sz w:val="20"/>
          <w:szCs w:val="20"/>
          <w:highlight w:val="yellow"/>
        </w:rPr>
        <w:t xml:space="preserve">[__/2026]</w:t>
      </w:r>
    </w:p>
    <w:p w14:paraId="2E8AEBFB" w14:textId="77777777" w:rsidR="00C00234" w:rsidRDefault="00000000">
      <w:pPr>
        <w:spacing w:before="120" w:after="160" w:line="268" w:lineRule="auto"/>
        <w:jc w:val="center"/>
      </w:pPr>
      <w:r>
        <w:rPr>
          <w:b/>
          <w:bCs/>
          <w:sz w:val="25"/>
          <w:szCs w:val="25"/>
        </w:rPr>
        <w:t>Informacja o przetwarzaniu danych osobowych</w:t>
      </w:r>
    </w:p>
    <w:p w14:paraId="228BD0DB" w14:textId="77777777" w:rsidR="00C00234" w:rsidRDefault="00000000">
      <w:pPr>
        <w:spacing w:after="100" w:line="268" w:lineRule="auto"/>
        <w:jc w:val="both"/>
      </w:pPr>
      <w:r>
        <w:t>Zgodnie z art. 13 i 14 rozporządzenia Parlamentu Europejskiego i Rady (UE) 2016/679 z dnia 27 kwietnia 2016 r. (RODO) informujemy o zasadach przetwarzania danych osobowych reprezentantów, pracowników i współpracowników Wykonawcy:</w:t>
      </w:r>
    </w:p>
    <w:p w14:paraId="68D81EC6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1) Administratorem danych jest MEGALOG sp. z o.o. z siedzibą w Ciechanowie (06-400), ul. Tysiąclecia 1, KRS 0000887792, NIP 5662027377, REGON 388383405. Kontakt: listownie na adres siedziby lub e-mail </w:t>
      </w:r>
      <w:r>
        <w:rPr>
          <w:highlight w:val="yellow"/>
        </w:rPr>
        <w:t>[adres e-mail]</w:t>
      </w:r>
      <w:r>
        <w:t>.</w:t>
      </w:r>
    </w:p>
    <w:p w14:paraId="46217B21" w14:textId="77777777" w:rsidR="00C00234" w:rsidRDefault="00000000">
      <w:pPr>
        <w:spacing w:after="100" w:line="268" w:lineRule="auto"/>
        <w:ind w:left="420" w:hanging="420"/>
        <w:jc w:val="both"/>
      </w:pPr>
      <w:r>
        <w:t>2) Dane przetwarzane są w celu zawarcia i wykonania Umowy oraz rozliczenia Inwestycji (art. 6 ust. 1 lit. b i f RODO), wystawiania i przechowywania dokumentów księgowych (art. 6 ust. 1 lit. c), dochodzenia roszczeń (art. 6 ust. 1 lit. f) oraz w celach archiwalnych.</w:t>
      </w:r>
    </w:p>
    <w:p w14:paraId="0D7D7BBB" w14:textId="77777777" w:rsidR="00C00234" w:rsidRDefault="00000000">
      <w:pPr>
        <w:spacing w:after="100" w:line="268" w:lineRule="auto"/>
        <w:ind w:left="420" w:hanging="420"/>
        <w:jc w:val="both"/>
      </w:pPr>
      <w:r>
        <w:t>3) Dane mogą być udostępniane podmiotom przetwarzającym na zlecenie (dostawcy usług IT, obsługa księgowa i prawna), organom uprawnionym na podstawie przepisów oraz NFOŚiGW i instytucjom kontrolnym w związku z dofinansowaniem Inwestycji.</w:t>
      </w:r>
    </w:p>
    <w:p w14:paraId="22006723" w14:textId="77777777" w:rsidR="00C00234" w:rsidRDefault="00000000">
      <w:pPr>
        <w:spacing w:after="100" w:line="268" w:lineRule="auto"/>
        <w:ind w:left="420" w:hanging="420"/>
        <w:jc w:val="both"/>
      </w:pPr>
      <w:r>
        <w:t>4) Dane będą przechowywane przez okres wykonywania Umowy, a następnie przez okres przedawnienia roszczeń oraz okres wymagany przepisami prawa i Umową o dofinansowanie.</w:t>
      </w:r>
    </w:p>
    <w:p w14:paraId="04817805" w14:textId="77777777" w:rsidR="00C00234" w:rsidRDefault="00000000">
      <w:pPr>
        <w:spacing w:after="100" w:line="268" w:lineRule="auto"/>
        <w:ind w:left="420" w:hanging="420"/>
        <w:jc w:val="both"/>
      </w:pPr>
      <w:r>
        <w:t>5) Przysługuje prawo dostępu do danych, sprostowania, usunięcia, ograniczenia przetwarzania, sprzeciwu (w przypadku przetwarzania na podstawie art. 6 ust. 1 lit. f), a także prawo wniesienia skargi do Prezesa Urzędu Ochrony Danych Osobowych.</w:t>
      </w:r>
    </w:p>
    <w:p w14:paraId="75E6042C" w14:textId="77777777" w:rsidR="00C00234" w:rsidRDefault="00000000">
      <w:pPr>
        <w:spacing w:after="100" w:line="268" w:lineRule="auto"/>
        <w:ind w:left="420" w:hanging="420"/>
        <w:jc w:val="both"/>
      </w:pPr>
      <w:r>
        <w:t xml:space="preserve">6) Podanie danych jest dobrowolne, ale niezbędne do zawarcia i wykonania Umowy. Dane nie podlegają zautomatyzowanemu podejmowaniu decyzji ani profilowaniu i nie są przekazywane poza Europejski Obszar Gospodarczy </w:t>
      </w:r>
      <w:r>
        <w:rPr>
          <w:highlight w:val="yellow"/>
        </w:rPr>
        <w:t>[zweryfikować z klauzulą Zamawiającego]</w:t>
      </w:r>
      <w:r>
        <w:t>.</w:t>
      </w:r>
    </w:p>
    <w:p w14:paraId="143AFA35" w14:textId="77777777" w:rsidR="00C00234" w:rsidRDefault="00000000">
      <w:pPr>
        <w:spacing w:before="120" w:after="100" w:line="268" w:lineRule="auto"/>
        <w:jc w:val="both"/>
      </w:pPr>
      <w:r>
        <w:t>Wykonawca zobowiązuje się przekazać niniejszą informację osobom fizycznym, których dane przekazuje Zamawiającemu.</w:t>
      </w:r>
    </w:p>
    <w:p w14:paraId="359D7E39" w14:textId="77777777" w:rsidR="00C00234" w:rsidRDefault="00C00234">
      <w:pPr>
        <w:spacing w:after="160" w:line="268" w:lineRule="auto"/>
        <w:jc w:val="both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C00234" w14:paraId="040B53A2" w14:textId="77777777">
        <w:tc>
          <w:tcPr>
            <w:tcW w:w="4819" w:type="dxa"/>
          </w:tcPr>
          <w:p w14:paraId="760028AB" w14:textId="77777777" w:rsidR="00C00234" w:rsidRDefault="00C00234">
            <w:pPr>
              <w:spacing w:after="360" w:line="268" w:lineRule="auto"/>
              <w:jc w:val="both"/>
            </w:pPr>
          </w:p>
          <w:p w14:paraId="7F2531C3" w14:textId="77777777" w:rsidR="00C00234" w:rsidRDefault="00000000">
            <w:pPr>
              <w:spacing w:line="268" w:lineRule="auto"/>
              <w:jc w:val="center"/>
            </w:pPr>
            <w:r>
              <w:t>___________________________</w:t>
            </w:r>
          </w:p>
          <w:p w14:paraId="50F2F99A" w14:textId="77777777" w:rsidR="00C00234" w:rsidRDefault="00000000">
            <w:pPr>
              <w:spacing w:after="100" w:line="268" w:lineRule="auto"/>
              <w:jc w:val="center"/>
            </w:pPr>
            <w:r>
              <w:rPr>
                <w:sz w:val="20"/>
                <w:szCs w:val="20"/>
              </w:rPr>
              <w:t>Wykonawca</w:t>
            </w:r>
          </w:p>
        </w:tc>
        <w:tc>
          <w:tcPr>
            <w:tcW w:w="4819" w:type="dxa"/>
          </w:tcPr>
          <w:p w14:paraId="145E7B37" w14:textId="77777777" w:rsidR="00C00234" w:rsidRDefault="00C00234">
            <w:pPr>
              <w:spacing w:after="360" w:line="268" w:lineRule="auto"/>
              <w:jc w:val="both"/>
            </w:pPr>
          </w:p>
          <w:p w14:paraId="07A9A089" w14:textId="77777777" w:rsidR="00C00234" w:rsidRDefault="00000000">
            <w:pPr>
              <w:spacing w:line="268" w:lineRule="auto"/>
              <w:jc w:val="center"/>
            </w:pPr>
            <w:r>
              <w:t>___________________________</w:t>
            </w:r>
          </w:p>
          <w:p w14:paraId="11805A0D" w14:textId="77777777" w:rsidR="00C00234" w:rsidRDefault="00000000">
            <w:pPr>
              <w:spacing w:after="100" w:line="268" w:lineRule="auto"/>
              <w:jc w:val="center"/>
            </w:pPr>
            <w:r>
              <w:rPr>
                <w:sz w:val="20"/>
                <w:szCs w:val="20"/>
              </w:rPr>
              <w:t>Zamawiający</w:t>
            </w:r>
          </w:p>
        </w:tc>
      </w:tr>
    </w:tbl>
    <w:p w14:paraId="41941617" w14:textId="2D7CE10A" w:rsidR="00C00234" w:rsidRDefault="00000000">
      <w:pPr>
        <w:pageBreakBefore/>
        <w:spacing w:after="100" w:line="268" w:lineRule="auto"/>
        <w:jc w:val="right"/>
        <w:rPr>
          <w:del w:id="5099" w:author="Ewa Retajczyk" w:date="2026-10-20T14:34:33Z"/>
        </w:rPr>
      </w:pPr>
      <w:del w:id="5095" w:author="Ewa Retajczyk" w:date="2026-10-20T14:34:51Z">
        <w:r>
          <w:rPr>
            <w:b/>
            <w:bCs/>
            <w:i/>
            <w:iCs/>
            <w:sz w:val="20"/>
            <w:szCs w:val="20"/>
          </w:rPr>
          <w:lastRenderedPageBreak/>
          <w:delText xml:space="preserve">Załącznik nr </w:delText>
        </w:r>
      </w:del>
      <w:del w:id="5096" w:author="Ewa Retajczyk" w:date="2026-10-20T14:35:00Z">
        <w:r w:rsidR="00E669DB">
          <w:rPr>
            <w:b/>
            <w:bCs/>
            <w:i/>
            <w:iCs/>
            <w:sz w:val="20"/>
            <w:szCs w:val="20"/>
          </w:rPr>
          <w:delText xml:space="preserve">1</w:delText>
        </w:r>
      </w:del>
      <w:del w:id="5097" w:author="Ewa Retajczyk" w:date="2026-10-20T14:35:01Z">
        <w:r>
          <w:rPr>
            <w:b/>
            <w:bCs/>
            <w:i/>
            <w:iCs/>
            <w:sz w:val="20"/>
            <w:szCs w:val="20"/>
          </w:rPr>
          <w:delText xml:space="preserve"> do Umowy nr </w:delText>
        </w:r>
      </w:del>
      <w:del w:id="5098" w:author="Ewa Retajczyk" w:date="2026-10-20T14:35:20Z">
        <w:r>
          <w:rPr>
            <w:i/>
            <w:iCs/>
            <w:sz w:val="20"/>
            <w:szCs w:val="20"/>
            <w:highlight w:val="yellow"/>
          </w:rPr>
          <w:delText xml:space="preserve">[__/2026]</w:delText>
        </w:r>
      </w:del>
    </w:p>
    <w:p w14:paraId="69203896" w14:textId="77777777" w:rsidR="00C00234" w:rsidRDefault="00000000">
      <w:pPr>
        <w:spacing w:before="120" w:after="160" w:line="268" w:lineRule="auto"/>
        <w:jc w:val="center"/>
        <w:rPr>
          <w:del w:id="5101" w:author="Ewa Retajczyk" w:date="2026-10-20T14:35:22Z"/>
        </w:rPr>
      </w:pPr>
      <w:del w:id="5100" w:author="Ewa Retajczyk" w:date="2026-10-20T14:37:47Z">
        <w:r>
          <w:rPr>
            <w:b/>
            <w:bCs/>
            <w:sz w:val="25"/>
            <w:szCs w:val="25"/>
          </w:rPr>
          <w:delText xml:space="preserve">Oferta Wykonawcy</w:delText>
        </w:r>
      </w:del>
    </w:p>
    <w:p w14:paraId="1427B03B" w14:textId="77777777" w:rsidR="00C00234" w:rsidRDefault="00000000">
      <w:pPr>
        <w:spacing w:after="100" w:line="268" w:lineRule="auto"/>
        <w:jc w:val="both"/>
      </w:pPr>
      <w:del w:id="5102" w:author="Ewa Retajczyk" w:date="2026-10-20T14:37:54Z">
        <w:r>
          <w:delText xml:space="preserve">Oferta Wykonawcy z dnia </w:delText>
        </w:r>
      </w:del>
      <w:del w:id="5103" w:author="Ewa Retajczyk" w:date="2026-10-20T14:38:18Z">
        <w:r>
          <w:rPr>
            <w:highlight w:val="yellow"/>
          </w:rPr>
          <w:delText xml:space="preserve">[…… 2026 r.]</w:delText>
        </w:r>
      </w:del>
      <w:del w:id="5104" w:author="Ewa Retajczyk" w:date="2026-10-20T14:39:03Z">
        <w:r>
          <w:delText xml:space="preserve"> w postępowaniu – Zapytanie ofertowe – Zamówienie nr 1, obejmująca: Formularz ofertowy (załącznik nr 1 do Zapytania ofertowego), Specyfikację (załącznik nr 2), Oświadczenie Wykonawcy (załącznik nr 3), Oświadczenie o braku powiązań (załącznik nr 4), dokumenty potwierdzające warunki udziału oraz pozostałe dokumenty złożone wraz z ofertą – </w:delText>
        </w:r>
      </w:del>
      <w:del w:id="5105" w:author="Ewa Retajczyk" w:date="2026-10-20T14:39:12Z">
        <w:r>
          <w:rPr>
            <w:b/>
            <w:bCs/>
          </w:rPr>
          <w:delText xml:space="preserve">do dołączenia w dniu zawarcia Umowy</w:delText>
        </w:r>
      </w:del>
      <w:del w:id="5106" w:author="Ewa Retajczyk" w:date="2026-10-20T14:39:43Z">
        <w:r>
          <w:delText xml:space="preserve">.</w:delText>
        </w:r>
      </w:del>
    </w:p>
    <w:sectPr w:rsidR="00C00234">
      <w:headerReference w:type="default" r:id="rId11"/>
      <w:footerReference w:type="default" r:id="rId12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Ewa Retajczyk" w:date="2026-10-20T18:09:00Z" w:initials="ER">
    <w:p w14:paraId="47092C9C" w14:textId="77777777" w:rsidR="0020703E" w:rsidRDefault="0020703E" w:rsidP="0020703E">
      <w:r>
        <w:rPr>
          <w:rStyle w:val="Odwoaniedokomentarza"/>
        </w:rPr>
        <w:annotationRef/>
      </w:r>
      <w:r>
        <w:rPr>
          <w:sz w:val="20"/>
          <w:szCs w:val="20"/>
        </w:rPr>
        <w:t>do zmiany numeracja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7092C9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E30BADC" w16cex:dateUtc="2026-10-20T16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7092C9C" w16cid:durableId="7E30BAD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E1E72B" w14:textId="77777777" w:rsidR="00262CF5" w:rsidRDefault="00262CF5">
      <w:r>
        <w:separator/>
      </w:r>
    </w:p>
  </w:endnote>
  <w:endnote w:type="continuationSeparator" w:id="0">
    <w:p w14:paraId="61C29CDF" w14:textId="77777777" w:rsidR="00262CF5" w:rsidRDefault="00262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C9FFEE" w14:textId="77777777" w:rsidR="00C00234" w:rsidRDefault="00000000">
    <w:pPr>
      <w:jc w:val="center"/>
    </w:pPr>
    <w:r>
      <w:rPr>
        <w:sz w:val="16"/>
        <w:szCs w:val="16"/>
      </w:rPr>
      <w:t xml:space="preserve">Wzór umowy – Zamówienie nr 1 – strona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A4E9F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z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DA4E9F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462CE8" w14:textId="77777777" w:rsidR="00262CF5" w:rsidRDefault="00262CF5">
      <w:r>
        <w:separator/>
      </w:r>
    </w:p>
  </w:footnote>
  <w:footnote w:type="continuationSeparator" w:id="0">
    <w:p w14:paraId="11011F6C" w14:textId="77777777" w:rsidR="00262CF5" w:rsidRDefault="00262C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83FE25" w14:textId="05774FC5" w:rsidR="00DA4E9F" w:rsidRDefault="00DA4E9F">
    <w:pPr>
      <w:pStyle w:val="Nagwek"/>
    </w:pPr>
    <w:r w:rsidRPr="00E46F91">
      <w:rPr>
        <w:noProof/>
      </w:rPr>
      <w:drawing>
        <wp:inline distT="0" distB="0" distL="0" distR="0" wp14:anchorId="4D3BFE66" wp14:editId="6BDCEF70">
          <wp:extent cx="6120130" cy="659765"/>
          <wp:effectExtent l="0" t="0" r="1270" b="635"/>
          <wp:docPr id="1422414457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24144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6597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C1F3784" w14:textId="77777777" w:rsidR="00DA4E9F" w:rsidRDefault="00DA4E9F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FB7A99"/>
    <w:multiLevelType w:val="hybridMultilevel"/>
    <w:tmpl w:val="1B5039B2"/>
    <w:lvl w:ilvl="0" w:tplc="B77461E4">
      <w:start w:val="1"/>
      <w:numFmt w:val="bullet"/>
      <w:lvlText w:val="●"/>
      <w:lvlJc w:val="left"/>
      <w:pPr>
        <w:ind w:left="720" w:hanging="360"/>
      </w:pPr>
    </w:lvl>
    <w:lvl w:ilvl="1" w:tplc="0414F3C8">
      <w:start w:val="1"/>
      <w:numFmt w:val="bullet"/>
      <w:lvlText w:val="○"/>
      <w:lvlJc w:val="left"/>
      <w:pPr>
        <w:ind w:left="1440" w:hanging="360"/>
      </w:pPr>
    </w:lvl>
    <w:lvl w:ilvl="2" w:tplc="E314FCC6">
      <w:start w:val="1"/>
      <w:numFmt w:val="bullet"/>
      <w:lvlText w:val="■"/>
      <w:lvlJc w:val="left"/>
      <w:pPr>
        <w:ind w:left="2160" w:hanging="360"/>
      </w:pPr>
    </w:lvl>
    <w:lvl w:ilvl="3" w:tplc="EDD810DA">
      <w:start w:val="1"/>
      <w:numFmt w:val="bullet"/>
      <w:lvlText w:val="●"/>
      <w:lvlJc w:val="left"/>
      <w:pPr>
        <w:ind w:left="2880" w:hanging="360"/>
      </w:pPr>
    </w:lvl>
    <w:lvl w:ilvl="4" w:tplc="B8B0BAA0">
      <w:start w:val="1"/>
      <w:numFmt w:val="bullet"/>
      <w:lvlText w:val="○"/>
      <w:lvlJc w:val="left"/>
      <w:pPr>
        <w:ind w:left="3600" w:hanging="360"/>
      </w:pPr>
    </w:lvl>
    <w:lvl w:ilvl="5" w:tplc="167E3556">
      <w:start w:val="1"/>
      <w:numFmt w:val="bullet"/>
      <w:lvlText w:val="■"/>
      <w:lvlJc w:val="left"/>
      <w:pPr>
        <w:ind w:left="4320" w:hanging="360"/>
      </w:pPr>
    </w:lvl>
    <w:lvl w:ilvl="6" w:tplc="AC642606">
      <w:start w:val="1"/>
      <w:numFmt w:val="bullet"/>
      <w:lvlText w:val="●"/>
      <w:lvlJc w:val="left"/>
      <w:pPr>
        <w:ind w:left="5040" w:hanging="360"/>
      </w:pPr>
    </w:lvl>
    <w:lvl w:ilvl="7" w:tplc="38822B38">
      <w:start w:val="1"/>
      <w:numFmt w:val="bullet"/>
      <w:lvlText w:val="●"/>
      <w:lvlJc w:val="left"/>
      <w:pPr>
        <w:ind w:left="5760" w:hanging="360"/>
      </w:pPr>
    </w:lvl>
    <w:lvl w:ilvl="8" w:tplc="6FDCC5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9A7225"/>
    <w:multiLevelType w:val="hybridMultilevel"/>
    <w:tmpl w:val="849A8E2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798587">
    <w:abstractNumId w:val="0"/>
    <w:lvlOverride w:ilvl="0">
      <w:startOverride w:val="1"/>
    </w:lvlOverride>
  </w:num>
  <w:num w:numId="2" w16cid:durableId="151126050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Ewa Retajczyk">
    <w15:presenceInfo w15:providerId="Windows Live" w15:userId="2a851bb2ddc2212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234"/>
    <w:rsid w:val="0020703E"/>
    <w:rsid w:val="00262CF5"/>
    <w:rsid w:val="009F1260"/>
    <w:rsid w:val="00C00234"/>
    <w:rsid w:val="00C649CD"/>
    <w:rsid w:val="00DA4E9F"/>
    <w:rsid w:val="00E669DB"/>
    <w:rsid w:val="00F5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A5BD26"/>
  <w15:docId w15:val="{1077C1CD-E73C-AD48-88CB-1E2621E9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DA4E9F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DA4E9F"/>
  </w:style>
  <w:style w:type="paragraph" w:styleId="Stopka">
    <w:name w:val="footer"/>
    <w:basedOn w:val="Normalny"/>
    <w:link w:val="StopkaZnak"/>
    <w:uiPriority w:val="99"/>
    <w:unhideWhenUsed/>
    <w:rsid w:val="00DA4E9F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DA4E9F"/>
  </w:style>
  <w:style w:type="character" w:styleId="Odwoaniedokomentarza">
    <w:name w:val="annotation reference"/>
    <w:basedOn w:val="Domylnaczcionkaakapitu"/>
    <w:uiPriority w:val="99"/>
    <w:semiHidden/>
    <w:unhideWhenUsed/>
    <w:rsid w:val="0020703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0703E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0703E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0703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0703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17</Pages>
  <Words>5453</Words>
  <Characters>34954</Characters>
  <Application>Microsoft Office Word</Application>
  <DocSecurity>0</DocSecurity>
  <Lines>592</Lines>
  <Paragraphs>299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MEGALOG sp. z o.o.</dc:creator>
  <cp:lastModifiedBy>Ewa Retajczyk</cp:lastModifiedBy>
  <cp:revision>3</cp:revision>
  <dcterms:created xsi:type="dcterms:W3CDTF">2026-10-20T15:14:00Z</dcterms:created>
  <dcterms:modified xsi:type="dcterms:W3CDTF">2026-10-20T16:29:00Z</dcterms:modified>
</cp:coreProperties>
</file>